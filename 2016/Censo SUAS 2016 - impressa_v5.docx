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62.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63.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64.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65.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66.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67.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68.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69.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70.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71.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72.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73.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74.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75.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76.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77.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78.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79.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80.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81.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82.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83.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84.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85.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86.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87.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88.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89.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90.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91.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92.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93.xml" ContentType="application/vnd.openxmlformats-officedocument.drawingml.chart+xml"/>
  <Override PartName="/word/charts/style93.xml" ContentType="application/vnd.ms-office.chartstyle+xml"/>
  <Override PartName="/word/charts/colors93.xml" ContentType="application/vnd.ms-office.chartcolorstyle+xml"/>
  <Override PartName="/word/charts/chart94.xml" ContentType="application/vnd.openxmlformats-officedocument.drawingml.chart+xml"/>
  <Override PartName="/word/charts/style94.xml" ContentType="application/vnd.ms-office.chartstyle+xml"/>
  <Override PartName="/word/charts/colors94.xml" ContentType="application/vnd.ms-office.chartcolorstyle+xml"/>
  <Override PartName="/word/charts/chart95.xml" ContentType="application/vnd.openxmlformats-officedocument.drawingml.chart+xml"/>
  <Override PartName="/word/charts/style95.xml" ContentType="application/vnd.ms-office.chartstyle+xml"/>
  <Override PartName="/word/charts/colors95.xml" ContentType="application/vnd.ms-office.chartcolorstyle+xml"/>
  <Override PartName="/word/charts/chart96.xml" ContentType="application/vnd.openxmlformats-officedocument.drawingml.chart+xml"/>
  <Override PartName="/word/charts/style96.xml" ContentType="application/vnd.ms-office.chartstyle+xml"/>
  <Override PartName="/word/charts/colors96.xml" ContentType="application/vnd.ms-office.chartcolorstyle+xml"/>
  <Override PartName="/word/charts/chart97.xml" ContentType="application/vnd.openxmlformats-officedocument.drawingml.chart+xml"/>
  <Override PartName="/word/charts/style97.xml" ContentType="application/vnd.ms-office.chartstyle+xml"/>
  <Override PartName="/word/charts/colors97.xml" ContentType="application/vnd.ms-office.chartcolorstyle+xml"/>
  <Override PartName="/word/charts/chart98.xml" ContentType="application/vnd.openxmlformats-officedocument.drawingml.chart+xml"/>
  <Override PartName="/word/charts/style98.xml" ContentType="application/vnd.ms-office.chartstyle+xml"/>
  <Override PartName="/word/charts/colors98.xml" ContentType="application/vnd.ms-office.chartcolorstyle+xml"/>
  <Override PartName="/word/charts/chart99.xml" ContentType="application/vnd.openxmlformats-officedocument.drawingml.chart+xml"/>
  <Override PartName="/word/charts/style99.xml" ContentType="application/vnd.ms-office.chartstyle+xml"/>
  <Override PartName="/word/charts/colors99.xml" ContentType="application/vnd.ms-office.chartcolorstyle+xml"/>
  <Override PartName="/word/charts/chart100.xml" ContentType="application/vnd.openxmlformats-officedocument.drawingml.chart+xml"/>
  <Override PartName="/word/charts/style100.xml" ContentType="application/vnd.ms-office.chartstyle+xml"/>
  <Override PartName="/word/charts/colors100.xml" ContentType="application/vnd.ms-office.chartcolorstyle+xml"/>
  <Override PartName="/word/charts/chart101.xml" ContentType="application/vnd.openxmlformats-officedocument.drawingml.chart+xml"/>
  <Override PartName="/word/charts/style101.xml" ContentType="application/vnd.ms-office.chartstyle+xml"/>
  <Override PartName="/word/charts/colors101.xml" ContentType="application/vnd.ms-office.chartcolorstyle+xml"/>
  <Override PartName="/word/charts/chart102.xml" ContentType="application/vnd.openxmlformats-officedocument.drawingml.chart+xml"/>
  <Override PartName="/word/charts/style102.xml" ContentType="application/vnd.ms-office.chartstyle+xml"/>
  <Override PartName="/word/charts/colors102.xml" ContentType="application/vnd.ms-office.chartcolorstyle+xml"/>
  <Override PartName="/word/charts/chart103.xml" ContentType="application/vnd.openxmlformats-officedocument.drawingml.chart+xml"/>
  <Override PartName="/word/charts/style103.xml" ContentType="application/vnd.ms-office.chartstyle+xml"/>
  <Override PartName="/word/charts/colors103.xml" ContentType="application/vnd.ms-office.chartcolorstyle+xml"/>
  <Override PartName="/word/charts/chart104.xml" ContentType="application/vnd.openxmlformats-officedocument.drawingml.chart+xml"/>
  <Override PartName="/word/charts/style104.xml" ContentType="application/vnd.ms-office.chartstyle+xml"/>
  <Override PartName="/word/charts/colors104.xml" ContentType="application/vnd.ms-office.chartcolorstyle+xml"/>
  <Override PartName="/word/charts/chart105.xml" ContentType="application/vnd.openxmlformats-officedocument.drawingml.chart+xml"/>
  <Override PartName="/word/charts/style105.xml" ContentType="application/vnd.ms-office.chartstyle+xml"/>
  <Override PartName="/word/charts/colors105.xml" ContentType="application/vnd.ms-office.chartcolorstyle+xml"/>
  <Override PartName="/word/charts/chart106.xml" ContentType="application/vnd.openxmlformats-officedocument.drawingml.chart+xml"/>
  <Override PartName="/word/charts/style106.xml" ContentType="application/vnd.ms-office.chartstyle+xml"/>
  <Override PartName="/word/charts/colors106.xml" ContentType="application/vnd.ms-office.chartcolorstyle+xml"/>
  <Override PartName="/word/charts/chart107.xml" ContentType="application/vnd.openxmlformats-officedocument.drawingml.chart+xml"/>
  <Override PartName="/word/charts/style107.xml" ContentType="application/vnd.ms-office.chartstyle+xml"/>
  <Override PartName="/word/charts/colors107.xml" ContentType="application/vnd.ms-office.chartcolorstyle+xml"/>
  <Override PartName="/word/charts/chart108.xml" ContentType="application/vnd.openxmlformats-officedocument.drawingml.chart+xml"/>
  <Override PartName="/word/charts/style108.xml" ContentType="application/vnd.ms-office.chartstyle+xml"/>
  <Override PartName="/word/charts/colors108.xml" ContentType="application/vnd.ms-office.chartcolorstyle+xml"/>
  <Override PartName="/word/charts/chart109.xml" ContentType="application/vnd.openxmlformats-officedocument.drawingml.chart+xml"/>
  <Override PartName="/word/charts/style109.xml" ContentType="application/vnd.ms-office.chartstyle+xml"/>
  <Override PartName="/word/charts/colors109.xml" ContentType="application/vnd.ms-office.chartcolorstyle+xml"/>
  <Override PartName="/word/charts/chart110.xml" ContentType="application/vnd.openxmlformats-officedocument.drawingml.chart+xml"/>
  <Override PartName="/word/charts/style110.xml" ContentType="application/vnd.ms-office.chartstyle+xml"/>
  <Override PartName="/word/charts/colors110.xml" ContentType="application/vnd.ms-office.chartcolorstyle+xml"/>
  <Override PartName="/word/charts/chart111.xml" ContentType="application/vnd.openxmlformats-officedocument.drawingml.chart+xml"/>
  <Override PartName="/word/charts/style111.xml" ContentType="application/vnd.ms-office.chartstyle+xml"/>
  <Override PartName="/word/charts/colors111.xml" ContentType="application/vnd.ms-office.chartcolorstyle+xml"/>
  <Override PartName="/word/charts/chart112.xml" ContentType="application/vnd.openxmlformats-officedocument.drawingml.chart+xml"/>
  <Override PartName="/word/charts/style112.xml" ContentType="application/vnd.ms-office.chartstyle+xml"/>
  <Override PartName="/word/charts/colors112.xml" ContentType="application/vnd.ms-office.chartcolorstyle+xml"/>
  <Override PartName="/word/charts/chart113.xml" ContentType="application/vnd.openxmlformats-officedocument.drawingml.chart+xml"/>
  <Override PartName="/word/charts/style113.xml" ContentType="application/vnd.ms-office.chartstyle+xml"/>
  <Override PartName="/word/charts/colors113.xml" ContentType="application/vnd.ms-office.chartcolorstyle+xml"/>
  <Override PartName="/word/charts/chart114.xml" ContentType="application/vnd.openxmlformats-officedocument.drawingml.chart+xml"/>
  <Override PartName="/word/charts/style114.xml" ContentType="application/vnd.ms-office.chartstyle+xml"/>
  <Override PartName="/word/charts/colors114.xml" ContentType="application/vnd.ms-office.chartcolorstyle+xml"/>
  <Override PartName="/word/charts/chart115.xml" ContentType="application/vnd.openxmlformats-officedocument.drawingml.chart+xml"/>
  <Override PartName="/word/charts/style115.xml" ContentType="application/vnd.ms-office.chartstyle+xml"/>
  <Override PartName="/word/charts/colors115.xml" ContentType="application/vnd.ms-office.chartcolorstyle+xml"/>
  <Override PartName="/word/charts/chart116.xml" ContentType="application/vnd.openxmlformats-officedocument.drawingml.chart+xml"/>
  <Override PartName="/word/charts/style116.xml" ContentType="application/vnd.ms-office.chartstyle+xml"/>
  <Override PartName="/word/charts/colors116.xml" ContentType="application/vnd.ms-office.chartcolorstyle+xml"/>
  <Override PartName="/word/charts/chart117.xml" ContentType="application/vnd.openxmlformats-officedocument.drawingml.chart+xml"/>
  <Override PartName="/word/charts/style117.xml" ContentType="application/vnd.ms-office.chartstyle+xml"/>
  <Override PartName="/word/charts/colors117.xml" ContentType="application/vnd.ms-office.chartcolorstyle+xml"/>
  <Override PartName="/word/charts/chart118.xml" ContentType="application/vnd.openxmlformats-officedocument.drawingml.chart+xml"/>
  <Override PartName="/word/charts/style118.xml" ContentType="application/vnd.ms-office.chartstyle+xml"/>
  <Override PartName="/word/charts/colors118.xml" ContentType="application/vnd.ms-office.chartcolorstyle+xml"/>
  <Override PartName="/word/charts/chart119.xml" ContentType="application/vnd.openxmlformats-officedocument.drawingml.chart+xml"/>
  <Override PartName="/word/charts/style119.xml" ContentType="application/vnd.ms-office.chartstyle+xml"/>
  <Override PartName="/word/charts/colors119.xml" ContentType="application/vnd.ms-office.chartcolorstyle+xml"/>
  <Override PartName="/word/charts/chart120.xml" ContentType="application/vnd.openxmlformats-officedocument.drawingml.chart+xml"/>
  <Override PartName="/word/charts/style120.xml" ContentType="application/vnd.ms-office.chartstyle+xml"/>
  <Override PartName="/word/charts/colors120.xml" ContentType="application/vnd.ms-office.chartcolorstyle+xml"/>
  <Override PartName="/word/charts/chart121.xml" ContentType="application/vnd.openxmlformats-officedocument.drawingml.chart+xml"/>
  <Override PartName="/word/charts/style121.xml" ContentType="application/vnd.ms-office.chartstyle+xml"/>
  <Override PartName="/word/charts/colors121.xml" ContentType="application/vnd.ms-office.chartcolorstyle+xml"/>
  <Override PartName="/word/charts/chart122.xml" ContentType="application/vnd.openxmlformats-officedocument.drawingml.chart+xml"/>
  <Override PartName="/word/charts/style122.xml" ContentType="application/vnd.ms-office.chartstyle+xml"/>
  <Override PartName="/word/charts/colors122.xml" ContentType="application/vnd.ms-office.chartcolorstyle+xml"/>
  <Override PartName="/word/charts/chart123.xml" ContentType="application/vnd.openxmlformats-officedocument.drawingml.chart+xml"/>
  <Override PartName="/word/charts/style123.xml" ContentType="application/vnd.ms-office.chartstyle+xml"/>
  <Override PartName="/word/charts/colors123.xml" ContentType="application/vnd.ms-office.chartcolorstyle+xml"/>
  <Override PartName="/word/charts/chart124.xml" ContentType="application/vnd.openxmlformats-officedocument.drawingml.chart+xml"/>
  <Override PartName="/word/charts/style124.xml" ContentType="application/vnd.ms-office.chartstyle+xml"/>
  <Override PartName="/word/charts/colors124.xml" ContentType="application/vnd.ms-office.chartcolorstyle+xml"/>
  <Override PartName="/word/charts/chart125.xml" ContentType="application/vnd.openxmlformats-officedocument.drawingml.chart+xml"/>
  <Override PartName="/word/charts/style125.xml" ContentType="application/vnd.ms-office.chartstyle+xml"/>
  <Override PartName="/word/charts/colors125.xml" ContentType="application/vnd.ms-office.chartcolorstyle+xml"/>
  <Override PartName="/word/charts/chart126.xml" ContentType="application/vnd.openxmlformats-officedocument.drawingml.chart+xml"/>
  <Override PartName="/word/charts/style126.xml" ContentType="application/vnd.ms-office.chartstyle+xml"/>
  <Override PartName="/word/charts/colors126.xml" ContentType="application/vnd.ms-office.chartcolorstyle+xml"/>
  <Override PartName="/word/charts/chart127.xml" ContentType="application/vnd.openxmlformats-officedocument.drawingml.chart+xml"/>
  <Override PartName="/word/charts/style127.xml" ContentType="application/vnd.ms-office.chartstyle+xml"/>
  <Override PartName="/word/charts/colors127.xml" ContentType="application/vnd.ms-office.chartcolorstyle+xml"/>
  <Override PartName="/word/charts/chart128.xml" ContentType="application/vnd.openxmlformats-officedocument.drawingml.chart+xml"/>
  <Override PartName="/word/charts/style128.xml" ContentType="application/vnd.ms-office.chartstyle+xml"/>
  <Override PartName="/word/charts/colors128.xml" ContentType="application/vnd.ms-office.chartcolorstyle+xml"/>
  <Override PartName="/word/charts/chart129.xml" ContentType="application/vnd.openxmlformats-officedocument.drawingml.chart+xml"/>
  <Override PartName="/word/charts/chart130.xml" ContentType="application/vnd.openxmlformats-officedocument.drawingml.chart+xml"/>
  <Override PartName="/word/charts/style129.xml" ContentType="application/vnd.ms-office.chartstyle+xml"/>
  <Override PartName="/word/charts/colors129.xml" ContentType="application/vnd.ms-office.chartcolorstyle+xml"/>
  <Override PartName="/word/charts/chart131.xml" ContentType="application/vnd.openxmlformats-officedocument.drawingml.chart+xml"/>
  <Override PartName="/word/charts/style130.xml" ContentType="application/vnd.ms-office.chartstyle+xml"/>
  <Override PartName="/word/charts/colors130.xml" ContentType="application/vnd.ms-office.chartcolorstyle+xml"/>
  <Override PartName="/word/charts/chart132.xml" ContentType="application/vnd.openxmlformats-officedocument.drawingml.chart+xml"/>
  <Override PartName="/word/charts/style131.xml" ContentType="application/vnd.ms-office.chartstyle+xml"/>
  <Override PartName="/word/charts/colors131.xml" ContentType="application/vnd.ms-office.chartcolorstyle+xml"/>
  <Override PartName="/word/charts/chart133.xml" ContentType="application/vnd.openxmlformats-officedocument.drawingml.chart+xml"/>
  <Override PartName="/word/charts/style132.xml" ContentType="application/vnd.ms-office.chartstyle+xml"/>
  <Override PartName="/word/charts/colors132.xml" ContentType="application/vnd.ms-office.chartcolorstyle+xml"/>
  <Override PartName="/word/charts/chart134.xml" ContentType="application/vnd.openxmlformats-officedocument.drawingml.chart+xml"/>
  <Override PartName="/word/charts/style133.xml" ContentType="application/vnd.ms-office.chartstyle+xml"/>
  <Override PartName="/word/charts/colors133.xml" ContentType="application/vnd.ms-office.chartcolorstyle+xml"/>
  <Override PartName="/word/charts/chart135.xml" ContentType="application/vnd.openxmlformats-officedocument.drawingml.chart+xml"/>
  <Override PartName="/word/charts/style134.xml" ContentType="application/vnd.ms-office.chartstyle+xml"/>
  <Override PartName="/word/charts/colors134.xml" ContentType="application/vnd.ms-office.chartcolorstyle+xml"/>
  <Override PartName="/word/charts/chart136.xml" ContentType="application/vnd.openxmlformats-officedocument.drawingml.chart+xml"/>
  <Override PartName="/word/charts/style135.xml" ContentType="application/vnd.ms-office.chartstyle+xml"/>
  <Override PartName="/word/charts/colors135.xml" ContentType="application/vnd.ms-office.chartcolorstyle+xml"/>
  <Override PartName="/word/charts/chart137.xml" ContentType="application/vnd.openxmlformats-officedocument.drawingml.chart+xml"/>
  <Override PartName="/word/charts/style136.xml" ContentType="application/vnd.ms-office.chartstyle+xml"/>
  <Override PartName="/word/charts/colors136.xml" ContentType="application/vnd.ms-office.chartcolorstyle+xml"/>
  <Override PartName="/word/charts/chart138.xml" ContentType="application/vnd.openxmlformats-officedocument.drawingml.chart+xml"/>
  <Override PartName="/word/charts/style137.xml" ContentType="application/vnd.ms-office.chartstyle+xml"/>
  <Override PartName="/word/charts/colors137.xml" ContentType="application/vnd.ms-office.chartcolorstyle+xml"/>
  <Override PartName="/word/charts/chart139.xml" ContentType="application/vnd.openxmlformats-officedocument.drawingml.chart+xml"/>
  <Override PartName="/word/charts/style138.xml" ContentType="application/vnd.ms-office.chartstyle+xml"/>
  <Override PartName="/word/charts/colors138.xml" ContentType="application/vnd.ms-office.chartcolorstyle+xml"/>
  <Override PartName="/word/charts/chart140.xml" ContentType="application/vnd.openxmlformats-officedocument.drawingml.chart+xml"/>
  <Override PartName="/word/charts/style139.xml" ContentType="application/vnd.ms-office.chartstyle+xml"/>
  <Override PartName="/word/charts/colors139.xml" ContentType="application/vnd.ms-office.chartcolorstyle+xml"/>
  <Override PartName="/word/charts/chart141.xml" ContentType="application/vnd.openxmlformats-officedocument.drawingml.chart+xml"/>
  <Override PartName="/word/charts/chart142.xml" ContentType="application/vnd.openxmlformats-officedocument.drawingml.chart+xml"/>
  <Override PartName="/word/charts/style140.xml" ContentType="application/vnd.ms-office.chartstyle+xml"/>
  <Override PartName="/word/charts/colors140.xml" ContentType="application/vnd.ms-office.chartcolorstyle+xml"/>
  <Override PartName="/word/charts/chart143.xml" ContentType="application/vnd.openxmlformats-officedocument.drawingml.chart+xml"/>
  <Override PartName="/word/charts/style141.xml" ContentType="application/vnd.ms-office.chartstyle+xml"/>
  <Override PartName="/word/charts/colors141.xml" ContentType="application/vnd.ms-office.chartcolorstyle+xml"/>
  <Override PartName="/word/charts/chart144.xml" ContentType="application/vnd.openxmlformats-officedocument.drawingml.chart+xml"/>
  <Override PartName="/word/charts/style142.xml" ContentType="application/vnd.ms-office.chartstyle+xml"/>
  <Override PartName="/word/charts/colors142.xml" ContentType="application/vnd.ms-office.chartcolorstyle+xml"/>
  <Override PartName="/word/charts/chart145.xml" ContentType="application/vnd.openxmlformats-officedocument.drawingml.chart+xml"/>
  <Override PartName="/word/charts/style143.xml" ContentType="application/vnd.ms-office.chartstyle+xml"/>
  <Override PartName="/word/charts/colors143.xml" ContentType="application/vnd.ms-office.chartcolorstyle+xml"/>
  <Override PartName="/word/charts/chart146.xml" ContentType="application/vnd.openxmlformats-officedocument.drawingml.chart+xml"/>
  <Override PartName="/word/charts/style144.xml" ContentType="application/vnd.ms-office.chartstyle+xml"/>
  <Override PartName="/word/charts/colors144.xml" ContentType="application/vnd.ms-office.chartcolorstyle+xml"/>
  <Override PartName="/word/charts/chart147.xml" ContentType="application/vnd.openxmlformats-officedocument.drawingml.chart+xml"/>
  <Override PartName="/word/charts/style145.xml" ContentType="application/vnd.ms-office.chartstyle+xml"/>
  <Override PartName="/word/charts/colors145.xml" ContentType="application/vnd.ms-office.chartcolorstyle+xml"/>
  <Override PartName="/word/charts/chart148.xml" ContentType="application/vnd.openxmlformats-officedocument.drawingml.chart+xml"/>
  <Override PartName="/word/charts/style146.xml" ContentType="application/vnd.ms-office.chartstyle+xml"/>
  <Override PartName="/word/charts/colors146.xml" ContentType="application/vnd.ms-office.chartcolorstyle+xml"/>
  <Override PartName="/word/charts/chart149.xml" ContentType="application/vnd.openxmlformats-officedocument.drawingml.chart+xml"/>
  <Override PartName="/word/charts/style147.xml" ContentType="application/vnd.ms-office.chartstyle+xml"/>
  <Override PartName="/word/charts/colors147.xml" ContentType="application/vnd.ms-office.chartcolorstyle+xml"/>
  <Override PartName="/word/charts/chart150.xml" ContentType="application/vnd.openxmlformats-officedocument.drawingml.chart+xml"/>
  <Override PartName="/word/charts/style148.xml" ContentType="application/vnd.ms-office.chartstyle+xml"/>
  <Override PartName="/word/charts/colors148.xml" ContentType="application/vnd.ms-office.chartcolorstyle+xml"/>
  <Override PartName="/word/charts/chart151.xml" ContentType="application/vnd.openxmlformats-officedocument.drawingml.chart+xml"/>
  <Override PartName="/word/charts/style149.xml" ContentType="application/vnd.ms-office.chartstyle+xml"/>
  <Override PartName="/word/charts/colors149.xml" ContentType="application/vnd.ms-office.chartcolorstyle+xml"/>
  <Override PartName="/word/charts/chart152.xml" ContentType="application/vnd.openxmlformats-officedocument.drawingml.chart+xml"/>
  <Override PartName="/word/charts/style150.xml" ContentType="application/vnd.ms-office.chartstyle+xml"/>
  <Override PartName="/word/charts/colors150.xml" ContentType="application/vnd.ms-office.chartcolorstyle+xml"/>
  <Override PartName="/word/charts/chart153.xml" ContentType="application/vnd.openxmlformats-officedocument.drawingml.chart+xml"/>
  <Override PartName="/word/charts/style151.xml" ContentType="application/vnd.ms-office.chartstyle+xml"/>
  <Override PartName="/word/charts/colors151.xml" ContentType="application/vnd.ms-office.chartcolorstyle+xml"/>
  <Override PartName="/word/charts/chart154.xml" ContentType="application/vnd.openxmlformats-officedocument.drawingml.chart+xml"/>
  <Override PartName="/word/charts/style152.xml" ContentType="application/vnd.ms-office.chartstyle+xml"/>
  <Override PartName="/word/charts/colors152.xml" ContentType="application/vnd.ms-office.chartcolorstyle+xml"/>
  <Override PartName="/word/charts/chart155.xml" ContentType="application/vnd.openxmlformats-officedocument.drawingml.chart+xml"/>
  <Override PartName="/word/charts/style153.xml" ContentType="application/vnd.ms-office.chartstyle+xml"/>
  <Override PartName="/word/charts/colors153.xml" ContentType="application/vnd.ms-office.chartcolorstyle+xml"/>
  <Override PartName="/word/charts/chart156.xml" ContentType="application/vnd.openxmlformats-officedocument.drawingml.chart+xml"/>
  <Override PartName="/word/charts/style154.xml" ContentType="application/vnd.ms-office.chartstyle+xml"/>
  <Override PartName="/word/charts/colors154.xml" ContentType="application/vnd.ms-office.chartcolorstyle+xml"/>
  <Override PartName="/word/charts/chart157.xml" ContentType="application/vnd.openxmlformats-officedocument.drawingml.chart+xml"/>
  <Override PartName="/word/charts/style155.xml" ContentType="application/vnd.ms-office.chartstyle+xml"/>
  <Override PartName="/word/charts/colors155.xml" ContentType="application/vnd.ms-office.chartcolorstyle+xml"/>
  <Override PartName="/word/charts/chart158.xml" ContentType="application/vnd.openxmlformats-officedocument.drawingml.chart+xml"/>
  <Override PartName="/word/charts/style156.xml" ContentType="application/vnd.ms-office.chartstyle+xml"/>
  <Override PartName="/word/charts/colors156.xml" ContentType="application/vnd.ms-office.chartcolorstyle+xml"/>
  <Override PartName="/word/charts/chart159.xml" ContentType="application/vnd.openxmlformats-officedocument.drawingml.chart+xml"/>
  <Override PartName="/word/charts/style157.xml" ContentType="application/vnd.ms-office.chartstyle+xml"/>
  <Override PartName="/word/charts/colors157.xml" ContentType="application/vnd.ms-office.chartcolorstyle+xml"/>
  <Override PartName="/word/charts/chart160.xml" ContentType="application/vnd.openxmlformats-officedocument.drawingml.chart+xml"/>
  <Override PartName="/word/charts/style158.xml" ContentType="application/vnd.ms-office.chartstyle+xml"/>
  <Override PartName="/word/charts/colors158.xml" ContentType="application/vnd.ms-office.chartcolorstyle+xml"/>
  <Override PartName="/word/charts/chart161.xml" ContentType="application/vnd.openxmlformats-officedocument.drawingml.chart+xml"/>
  <Override PartName="/word/charts/style159.xml" ContentType="application/vnd.ms-office.chartstyle+xml"/>
  <Override PartName="/word/charts/colors159.xml" ContentType="application/vnd.ms-office.chartcolorstyle+xml"/>
  <Override PartName="/word/charts/chart162.xml" ContentType="application/vnd.openxmlformats-officedocument.drawingml.chart+xml"/>
  <Override PartName="/word/charts/style160.xml" ContentType="application/vnd.ms-office.chartstyle+xml"/>
  <Override PartName="/word/charts/colors160.xml" ContentType="application/vnd.ms-office.chartcolorstyle+xml"/>
  <Override PartName="/word/charts/chart163.xml" ContentType="application/vnd.openxmlformats-officedocument.drawingml.chart+xml"/>
  <Override PartName="/word/charts/style161.xml" ContentType="application/vnd.ms-office.chartstyle+xml"/>
  <Override PartName="/word/charts/colors161.xml" ContentType="application/vnd.ms-office.chartcolorstyle+xml"/>
  <Override PartName="/word/charts/chart164.xml" ContentType="application/vnd.openxmlformats-officedocument.drawingml.chart+xml"/>
  <Override PartName="/word/charts/style162.xml" ContentType="application/vnd.ms-office.chartstyle+xml"/>
  <Override PartName="/word/charts/colors162.xml" ContentType="application/vnd.ms-office.chartcolorstyle+xml"/>
  <Override PartName="/word/charts/chart165.xml" ContentType="application/vnd.openxmlformats-officedocument.drawingml.chart+xml"/>
  <Override PartName="/word/charts/style163.xml" ContentType="application/vnd.ms-office.chartstyle+xml"/>
  <Override PartName="/word/charts/colors163.xml" ContentType="application/vnd.ms-office.chartcolorstyle+xml"/>
  <Override PartName="/word/charts/chart166.xml" ContentType="application/vnd.openxmlformats-officedocument.drawingml.chart+xml"/>
  <Override PartName="/word/charts/style164.xml" ContentType="application/vnd.ms-office.chartstyle+xml"/>
  <Override PartName="/word/charts/colors164.xml" ContentType="application/vnd.ms-office.chartcolorstyle+xml"/>
  <Override PartName="/word/charts/chart167.xml" ContentType="application/vnd.openxmlformats-officedocument.drawingml.chart+xml"/>
  <Override PartName="/word/charts/style165.xml" ContentType="application/vnd.ms-office.chartstyle+xml"/>
  <Override PartName="/word/charts/colors165.xml" ContentType="application/vnd.ms-office.chartcolorstyle+xml"/>
  <Override PartName="/word/charts/chart168.xml" ContentType="application/vnd.openxmlformats-officedocument.drawingml.chart+xml"/>
  <Override PartName="/word/charts/style166.xml" ContentType="application/vnd.ms-office.chartstyle+xml"/>
  <Override PartName="/word/charts/colors166.xml" ContentType="application/vnd.ms-office.chartcolorstyle+xml"/>
  <Override PartName="/word/charts/chart169.xml" ContentType="application/vnd.openxmlformats-officedocument.drawingml.chart+xml"/>
  <Override PartName="/word/charts/style167.xml" ContentType="application/vnd.ms-office.chartstyle+xml"/>
  <Override PartName="/word/charts/colors167.xml" ContentType="application/vnd.ms-office.chartcolorstyle+xml"/>
  <Override PartName="/word/charts/chart170.xml" ContentType="application/vnd.openxmlformats-officedocument.drawingml.chart+xml"/>
  <Override PartName="/word/charts/style168.xml" ContentType="application/vnd.ms-office.chartstyle+xml"/>
  <Override PartName="/word/charts/colors168.xml" ContentType="application/vnd.ms-office.chartcolorstyle+xml"/>
  <Override PartName="/word/charts/chart171.xml" ContentType="application/vnd.openxmlformats-officedocument.drawingml.chart+xml"/>
  <Override PartName="/word/charts/style169.xml" ContentType="application/vnd.ms-office.chartstyle+xml"/>
  <Override PartName="/word/charts/colors169.xml" ContentType="application/vnd.ms-office.chartcolorstyle+xml"/>
  <Override PartName="/word/charts/chart172.xml" ContentType="application/vnd.openxmlformats-officedocument.drawingml.chart+xml"/>
  <Override PartName="/word/charts/style170.xml" ContentType="application/vnd.ms-office.chartstyle+xml"/>
  <Override PartName="/word/charts/colors170.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F24F" w14:textId="77777777" w:rsidR="00802B24" w:rsidRDefault="000671F0" w:rsidP="00802B24">
      <w:pPr>
        <w:contextualSpacing/>
        <w:jc w:val="center"/>
        <w:rPr>
          <w:rFonts w:ascii="Arial" w:hAnsi="Arial" w:cs="Arial"/>
          <w:b/>
          <w:sz w:val="28"/>
          <w:szCs w:val="28"/>
        </w:rPr>
      </w:pPr>
      <w:r w:rsidRPr="00802B24">
        <w:rPr>
          <w:rFonts w:ascii="Arial" w:hAnsi="Arial" w:cs="Arial"/>
          <w:b/>
          <w:sz w:val="28"/>
          <w:szCs w:val="28"/>
        </w:rPr>
        <w:t>CENSO SUAS 201</w:t>
      </w:r>
      <w:r w:rsidR="005254CC">
        <w:rPr>
          <w:rFonts w:ascii="Arial" w:hAnsi="Arial" w:cs="Arial"/>
          <w:b/>
          <w:sz w:val="28"/>
          <w:szCs w:val="28"/>
        </w:rPr>
        <w:t>6</w:t>
      </w:r>
      <w:r w:rsidR="00A975DC">
        <w:rPr>
          <w:rFonts w:ascii="Arial" w:hAnsi="Arial" w:cs="Arial"/>
          <w:b/>
          <w:sz w:val="28"/>
          <w:szCs w:val="28"/>
        </w:rPr>
        <w:t>,</w:t>
      </w:r>
    </w:p>
    <w:p w14:paraId="22386E08" w14:textId="77777777" w:rsidR="00B147DA" w:rsidRPr="00802B24" w:rsidRDefault="000671F0" w:rsidP="00802B24">
      <w:pPr>
        <w:contextualSpacing/>
        <w:jc w:val="center"/>
        <w:rPr>
          <w:rFonts w:ascii="Arial" w:hAnsi="Arial" w:cs="Arial"/>
          <w:b/>
          <w:sz w:val="28"/>
          <w:szCs w:val="28"/>
        </w:rPr>
      </w:pPr>
      <w:r w:rsidRPr="00802B24">
        <w:rPr>
          <w:rFonts w:ascii="Arial" w:hAnsi="Arial" w:cs="Arial"/>
          <w:b/>
          <w:sz w:val="28"/>
          <w:szCs w:val="28"/>
        </w:rPr>
        <w:t xml:space="preserve">ANÁLISE </w:t>
      </w:r>
      <w:r w:rsidR="005C09DC" w:rsidRPr="00802B24">
        <w:rPr>
          <w:rFonts w:ascii="Arial" w:hAnsi="Arial" w:cs="Arial"/>
          <w:b/>
          <w:sz w:val="28"/>
          <w:szCs w:val="28"/>
        </w:rPr>
        <w:t>DOS COMPONENTES SISTÊMICOS DA POLÍTICA NACIONAL DE ASSISTÊNCIA SOCIAL</w:t>
      </w:r>
    </w:p>
    <w:p w14:paraId="69E1FE9F" w14:textId="77777777" w:rsidR="003C74E1" w:rsidRPr="00802B24" w:rsidRDefault="003C74E1" w:rsidP="003C74E1">
      <w:pPr>
        <w:spacing w:line="240" w:lineRule="auto"/>
        <w:rPr>
          <w:rFonts w:ascii="Arial" w:hAnsi="Arial" w:cs="Arial"/>
          <w:b/>
          <w:sz w:val="28"/>
          <w:szCs w:val="28"/>
        </w:rPr>
      </w:pPr>
    </w:p>
    <w:p w14:paraId="1DF2122D" w14:textId="77777777" w:rsidR="00802B24" w:rsidRDefault="00802B24" w:rsidP="003C74E1">
      <w:pPr>
        <w:spacing w:line="240" w:lineRule="auto"/>
        <w:rPr>
          <w:rFonts w:ascii="Arial" w:hAnsi="Arial" w:cs="Arial"/>
          <w:b/>
          <w:sz w:val="28"/>
          <w:szCs w:val="28"/>
        </w:rPr>
      </w:pPr>
    </w:p>
    <w:p w14:paraId="6AAFF7DA" w14:textId="77777777" w:rsidR="00802B24" w:rsidRDefault="00802B24" w:rsidP="003C74E1">
      <w:pPr>
        <w:spacing w:line="240" w:lineRule="auto"/>
        <w:rPr>
          <w:rFonts w:ascii="Arial" w:hAnsi="Arial" w:cs="Arial"/>
          <w:b/>
          <w:sz w:val="28"/>
          <w:szCs w:val="28"/>
        </w:rPr>
      </w:pPr>
    </w:p>
    <w:p w14:paraId="7BC4462D" w14:textId="77777777" w:rsidR="00802B24" w:rsidRDefault="00802B24" w:rsidP="003C74E1">
      <w:pPr>
        <w:spacing w:line="240" w:lineRule="auto"/>
        <w:rPr>
          <w:rFonts w:ascii="Arial" w:hAnsi="Arial" w:cs="Arial"/>
          <w:b/>
          <w:sz w:val="28"/>
          <w:szCs w:val="28"/>
        </w:rPr>
      </w:pPr>
    </w:p>
    <w:p w14:paraId="33C52056" w14:textId="77777777" w:rsidR="003C74E1" w:rsidRPr="00802B24" w:rsidRDefault="003C74E1" w:rsidP="003C74E1">
      <w:pPr>
        <w:spacing w:line="240" w:lineRule="auto"/>
        <w:rPr>
          <w:rFonts w:ascii="Arial" w:hAnsi="Arial" w:cs="Arial"/>
          <w:b/>
          <w:sz w:val="28"/>
          <w:szCs w:val="28"/>
        </w:rPr>
      </w:pPr>
      <w:r w:rsidRPr="00802B24">
        <w:rPr>
          <w:rFonts w:ascii="Arial" w:hAnsi="Arial" w:cs="Arial"/>
          <w:b/>
          <w:sz w:val="28"/>
          <w:szCs w:val="28"/>
        </w:rPr>
        <w:t>Prefácio</w:t>
      </w:r>
    </w:p>
    <w:p w14:paraId="2C7663FA" w14:textId="77777777" w:rsidR="003C74E1" w:rsidRPr="00802B24" w:rsidRDefault="003C74E1" w:rsidP="00E60014">
      <w:pPr>
        <w:spacing w:line="360" w:lineRule="auto"/>
        <w:jc w:val="both"/>
        <w:rPr>
          <w:rFonts w:ascii="Arial" w:hAnsi="Arial" w:cs="Arial"/>
          <w:sz w:val="24"/>
          <w:szCs w:val="24"/>
        </w:rPr>
      </w:pPr>
      <w:r w:rsidRPr="00802B24">
        <w:rPr>
          <w:rFonts w:ascii="Arial" w:hAnsi="Arial" w:cs="Arial"/>
          <w:sz w:val="24"/>
          <w:szCs w:val="24"/>
        </w:rPr>
        <w:t>O Censo do Sistema Único d</w:t>
      </w:r>
      <w:r w:rsidR="00240468">
        <w:rPr>
          <w:rFonts w:ascii="Arial" w:hAnsi="Arial" w:cs="Arial"/>
          <w:sz w:val="24"/>
          <w:szCs w:val="24"/>
        </w:rPr>
        <w:t>e</w:t>
      </w:r>
      <w:r w:rsidRPr="00802B24">
        <w:rPr>
          <w:rFonts w:ascii="Arial" w:hAnsi="Arial" w:cs="Arial"/>
          <w:sz w:val="24"/>
          <w:szCs w:val="24"/>
        </w:rPr>
        <w:t xml:space="preserve"> Assistência Social (Censo SUAS), realizado anualmente desde 2007, coleta informações sobre serviços, programas e projetos de assistência social realizados</w:t>
      </w:r>
      <w:r w:rsidR="001A1486" w:rsidRPr="00802B24">
        <w:rPr>
          <w:rFonts w:ascii="Arial" w:hAnsi="Arial" w:cs="Arial"/>
          <w:sz w:val="24"/>
          <w:szCs w:val="24"/>
        </w:rPr>
        <w:t xml:space="preserve"> pelas</w:t>
      </w:r>
      <w:r w:rsidRPr="00802B24">
        <w:rPr>
          <w:rFonts w:ascii="Arial" w:hAnsi="Arial" w:cs="Arial"/>
          <w:sz w:val="24"/>
          <w:szCs w:val="24"/>
        </w:rPr>
        <w:t xml:space="preserve"> unidades públicas e </w:t>
      </w:r>
      <w:r w:rsidR="001A1486" w:rsidRPr="00802B24">
        <w:rPr>
          <w:rFonts w:ascii="Arial" w:hAnsi="Arial" w:cs="Arial"/>
          <w:sz w:val="24"/>
          <w:szCs w:val="24"/>
        </w:rPr>
        <w:t>pel</w:t>
      </w:r>
      <w:r w:rsidRPr="00802B24">
        <w:rPr>
          <w:rFonts w:ascii="Arial" w:hAnsi="Arial" w:cs="Arial"/>
          <w:sz w:val="24"/>
          <w:szCs w:val="24"/>
        </w:rPr>
        <w:t xml:space="preserve">a </w:t>
      </w:r>
      <w:r w:rsidR="001A1486" w:rsidRPr="00802B24">
        <w:rPr>
          <w:rFonts w:ascii="Arial" w:hAnsi="Arial" w:cs="Arial"/>
          <w:sz w:val="24"/>
          <w:szCs w:val="24"/>
        </w:rPr>
        <w:t>R</w:t>
      </w:r>
      <w:r w:rsidRPr="00802B24">
        <w:rPr>
          <w:rFonts w:ascii="Arial" w:hAnsi="Arial" w:cs="Arial"/>
          <w:sz w:val="24"/>
          <w:szCs w:val="24"/>
        </w:rPr>
        <w:t xml:space="preserve">ede </w:t>
      </w:r>
      <w:r w:rsidR="001A1486" w:rsidRPr="00802B24">
        <w:rPr>
          <w:rFonts w:ascii="Arial" w:hAnsi="Arial" w:cs="Arial"/>
          <w:sz w:val="24"/>
          <w:szCs w:val="24"/>
        </w:rPr>
        <w:t>S</w:t>
      </w:r>
      <w:r w:rsidRPr="00802B24">
        <w:rPr>
          <w:rFonts w:ascii="Arial" w:hAnsi="Arial" w:cs="Arial"/>
          <w:sz w:val="24"/>
          <w:szCs w:val="24"/>
        </w:rPr>
        <w:t xml:space="preserve">ocioassistencial </w:t>
      </w:r>
      <w:r w:rsidR="001A1486" w:rsidRPr="00802B24">
        <w:rPr>
          <w:rFonts w:ascii="Arial" w:hAnsi="Arial" w:cs="Arial"/>
          <w:sz w:val="24"/>
          <w:szCs w:val="24"/>
        </w:rPr>
        <w:t>P</w:t>
      </w:r>
      <w:r w:rsidRPr="00802B24">
        <w:rPr>
          <w:rFonts w:ascii="Arial" w:hAnsi="Arial" w:cs="Arial"/>
          <w:sz w:val="24"/>
          <w:szCs w:val="24"/>
        </w:rPr>
        <w:t>rivada do SUAS.</w:t>
      </w:r>
    </w:p>
    <w:p w14:paraId="54E63467" w14:textId="77777777" w:rsidR="003C74E1" w:rsidRPr="00802B24" w:rsidRDefault="003C74E1" w:rsidP="00E60014">
      <w:pPr>
        <w:spacing w:line="360" w:lineRule="auto"/>
        <w:jc w:val="both"/>
        <w:rPr>
          <w:rFonts w:ascii="Arial" w:hAnsi="Arial" w:cs="Arial"/>
          <w:sz w:val="24"/>
          <w:szCs w:val="24"/>
        </w:rPr>
      </w:pPr>
      <w:r w:rsidRPr="00802B24">
        <w:rPr>
          <w:rFonts w:ascii="Arial" w:hAnsi="Arial" w:cs="Arial"/>
          <w:sz w:val="24"/>
          <w:szCs w:val="24"/>
        </w:rPr>
        <w:t>Ao longo dessa trajetória, o Censo SUAS tem apurado e evidenciado uma série de dados e de informações sobre infraestrutura, recursos humanos, serviços, benefícios, gestão e participação social</w:t>
      </w:r>
      <w:r w:rsidR="001A1486" w:rsidRPr="00802B24">
        <w:rPr>
          <w:rFonts w:ascii="Arial" w:hAnsi="Arial" w:cs="Arial"/>
          <w:sz w:val="24"/>
          <w:szCs w:val="24"/>
        </w:rPr>
        <w:t xml:space="preserve"> no âmbito da assistência social. Esses dados e informações subsidiam</w:t>
      </w:r>
      <w:r w:rsidRPr="00802B24">
        <w:rPr>
          <w:rFonts w:ascii="Arial" w:hAnsi="Arial" w:cs="Arial"/>
          <w:sz w:val="24"/>
          <w:szCs w:val="24"/>
        </w:rPr>
        <w:t xml:space="preserve"> gestores, técnicos e envolvidos no SUAS </w:t>
      </w:r>
      <w:r w:rsidR="001A1486" w:rsidRPr="00802B24">
        <w:rPr>
          <w:rFonts w:ascii="Arial" w:hAnsi="Arial" w:cs="Arial"/>
          <w:sz w:val="24"/>
          <w:szCs w:val="24"/>
        </w:rPr>
        <w:t xml:space="preserve">a </w:t>
      </w:r>
      <w:r w:rsidRPr="00802B24">
        <w:rPr>
          <w:rFonts w:ascii="Arial" w:hAnsi="Arial" w:cs="Arial"/>
          <w:sz w:val="24"/>
          <w:szCs w:val="24"/>
        </w:rPr>
        <w:t>aprimorar ações, identificar êxitos e reestruturar pontos que não tenham atingido os resultados planejados.</w:t>
      </w:r>
    </w:p>
    <w:p w14:paraId="1E75314E" w14:textId="77777777" w:rsidR="001A1486" w:rsidRPr="00802B24" w:rsidRDefault="001A1486" w:rsidP="00E60014">
      <w:pPr>
        <w:spacing w:line="360" w:lineRule="auto"/>
        <w:jc w:val="both"/>
        <w:rPr>
          <w:rFonts w:ascii="Arial" w:hAnsi="Arial" w:cs="Arial"/>
          <w:sz w:val="24"/>
          <w:szCs w:val="24"/>
        </w:rPr>
      </w:pPr>
      <w:r w:rsidRPr="00802B24">
        <w:rPr>
          <w:rFonts w:ascii="Arial" w:hAnsi="Arial" w:cs="Arial"/>
          <w:sz w:val="24"/>
          <w:szCs w:val="24"/>
        </w:rPr>
        <w:t>Esta publicação apresenta os principais resultados do Censo SUAS 201</w:t>
      </w:r>
      <w:r w:rsidR="006A18DB">
        <w:rPr>
          <w:rFonts w:ascii="Arial" w:hAnsi="Arial" w:cs="Arial"/>
          <w:sz w:val="24"/>
          <w:szCs w:val="24"/>
        </w:rPr>
        <w:t>6</w:t>
      </w:r>
      <w:r w:rsidRPr="00802B24">
        <w:rPr>
          <w:rFonts w:ascii="Arial" w:hAnsi="Arial" w:cs="Arial"/>
          <w:sz w:val="24"/>
          <w:szCs w:val="24"/>
        </w:rPr>
        <w:t>, organizados de forma a facilitar a leitura e a utilização do amplo conjunto de dados levantados. As informações estão organizadas segundo as temáticas: Gestão e Financiamento, Equipamentos, Recursos Humanos, Serviços</w:t>
      </w:r>
      <w:r w:rsidR="006A18DB">
        <w:rPr>
          <w:rFonts w:ascii="Arial" w:hAnsi="Arial" w:cs="Arial"/>
          <w:sz w:val="24"/>
          <w:szCs w:val="24"/>
        </w:rPr>
        <w:t>,</w:t>
      </w:r>
      <w:r w:rsidRPr="00802B24">
        <w:rPr>
          <w:rFonts w:ascii="Arial" w:hAnsi="Arial" w:cs="Arial"/>
          <w:sz w:val="24"/>
          <w:szCs w:val="24"/>
        </w:rPr>
        <w:t xml:space="preserve"> Participação Social</w:t>
      </w:r>
      <w:r w:rsidR="006A18DB">
        <w:rPr>
          <w:rFonts w:ascii="Arial" w:hAnsi="Arial" w:cs="Arial"/>
          <w:sz w:val="24"/>
          <w:szCs w:val="24"/>
        </w:rPr>
        <w:t xml:space="preserve"> e Indicadores de Desenvolvimento</w:t>
      </w:r>
      <w:r w:rsidR="004C0100">
        <w:rPr>
          <w:rFonts w:ascii="Arial" w:hAnsi="Arial" w:cs="Arial"/>
          <w:sz w:val="24"/>
          <w:szCs w:val="24"/>
        </w:rPr>
        <w:t xml:space="preserve"> (IDs)</w:t>
      </w:r>
      <w:r w:rsidRPr="00802B24">
        <w:rPr>
          <w:rFonts w:ascii="Arial" w:hAnsi="Arial" w:cs="Arial"/>
          <w:sz w:val="24"/>
          <w:szCs w:val="24"/>
        </w:rPr>
        <w:t>. Além disso, ela apresenta os dados das séries históricas do Censo SUAS, possibilitando tanto uma análise do quadro do SUAS para o ano de 201</w:t>
      </w:r>
      <w:r w:rsidR="004C0100">
        <w:rPr>
          <w:rFonts w:ascii="Arial" w:hAnsi="Arial" w:cs="Arial"/>
          <w:sz w:val="24"/>
          <w:szCs w:val="24"/>
        </w:rPr>
        <w:t>6</w:t>
      </w:r>
      <w:r w:rsidRPr="00802B24">
        <w:rPr>
          <w:rFonts w:ascii="Arial" w:hAnsi="Arial" w:cs="Arial"/>
          <w:sz w:val="24"/>
          <w:szCs w:val="24"/>
        </w:rPr>
        <w:t>, quanto da sua evolução ao longo dos últimos anos.</w:t>
      </w:r>
    </w:p>
    <w:p w14:paraId="10F147AB" w14:textId="77777777" w:rsidR="003C74E1" w:rsidRPr="00802B24" w:rsidRDefault="003C74E1" w:rsidP="00E60014">
      <w:pPr>
        <w:spacing w:line="360" w:lineRule="auto"/>
        <w:jc w:val="both"/>
        <w:rPr>
          <w:rFonts w:ascii="Arial" w:hAnsi="Arial" w:cs="Arial"/>
          <w:sz w:val="24"/>
          <w:szCs w:val="24"/>
        </w:rPr>
      </w:pPr>
      <w:r w:rsidRPr="00802B24">
        <w:rPr>
          <w:rFonts w:ascii="Arial" w:hAnsi="Arial" w:cs="Arial"/>
          <w:sz w:val="24"/>
          <w:szCs w:val="24"/>
        </w:rPr>
        <w:t>N</w:t>
      </w:r>
      <w:r w:rsidR="001A1486" w:rsidRPr="00802B24">
        <w:rPr>
          <w:rFonts w:ascii="Arial" w:hAnsi="Arial" w:cs="Arial"/>
          <w:sz w:val="24"/>
          <w:szCs w:val="24"/>
        </w:rPr>
        <w:t>esta edição</w:t>
      </w:r>
      <w:r w:rsidRPr="00802B24">
        <w:rPr>
          <w:rFonts w:ascii="Arial" w:hAnsi="Arial" w:cs="Arial"/>
          <w:sz w:val="24"/>
          <w:szCs w:val="24"/>
        </w:rPr>
        <w:t>, o Censo levantou dados de Centros de Referência de Assistência Social (CRAS), Centros de Referência Especializados de Assistência Social (CREAS), Centros de Referência Especializado para População em Situação de Rua (Centro POP), Conselhos Estaduais de Assistência Social (CEAS), Conselhos Municipais</w:t>
      </w:r>
      <w:r w:rsidR="004B1B72" w:rsidRPr="00802B24">
        <w:rPr>
          <w:rFonts w:ascii="Arial" w:hAnsi="Arial" w:cs="Arial"/>
          <w:sz w:val="24"/>
          <w:szCs w:val="24"/>
        </w:rPr>
        <w:t xml:space="preserve"> de Assistência Social (CMAS) e</w:t>
      </w:r>
      <w:r w:rsidRPr="00802B24">
        <w:rPr>
          <w:rFonts w:ascii="Arial" w:hAnsi="Arial" w:cs="Arial"/>
          <w:sz w:val="24"/>
          <w:szCs w:val="24"/>
        </w:rPr>
        <w:t xml:space="preserve"> Conselho de Assistência </w:t>
      </w:r>
      <w:r w:rsidRPr="00802B24">
        <w:rPr>
          <w:rFonts w:ascii="Arial" w:hAnsi="Arial" w:cs="Arial"/>
          <w:sz w:val="24"/>
          <w:szCs w:val="24"/>
        </w:rPr>
        <w:lastRenderedPageBreak/>
        <w:t>Social do Distrito Federal (CAS/DF), Gestão Estadual, Gestão Municipal, Unidades de Acolhimento, Centro</w:t>
      </w:r>
      <w:r w:rsidR="004B1B72" w:rsidRPr="00802B24">
        <w:rPr>
          <w:rFonts w:ascii="Arial" w:hAnsi="Arial" w:cs="Arial"/>
          <w:sz w:val="24"/>
          <w:szCs w:val="24"/>
        </w:rPr>
        <w:t>s de Convivência e Centros Dia.</w:t>
      </w:r>
    </w:p>
    <w:p w14:paraId="135725CB" w14:textId="77777777" w:rsidR="003C74E1" w:rsidRPr="00802B24" w:rsidRDefault="003C74E1" w:rsidP="00E60014">
      <w:pPr>
        <w:spacing w:line="360" w:lineRule="auto"/>
        <w:jc w:val="both"/>
        <w:rPr>
          <w:rFonts w:ascii="Arial" w:hAnsi="Arial" w:cs="Arial"/>
          <w:sz w:val="24"/>
          <w:szCs w:val="24"/>
        </w:rPr>
      </w:pPr>
      <w:r w:rsidRPr="00802B24">
        <w:rPr>
          <w:rFonts w:ascii="Arial" w:hAnsi="Arial" w:cs="Arial"/>
          <w:sz w:val="24"/>
          <w:szCs w:val="24"/>
        </w:rPr>
        <w:t xml:space="preserve">A consolidação das análises disponibilizadas nessa </w:t>
      </w:r>
      <w:r w:rsidR="004139D7" w:rsidRPr="00802B24">
        <w:rPr>
          <w:rFonts w:ascii="Arial" w:hAnsi="Arial" w:cs="Arial"/>
          <w:sz w:val="24"/>
          <w:szCs w:val="24"/>
        </w:rPr>
        <w:t>publicação</w:t>
      </w:r>
      <w:r w:rsidRPr="00802B24">
        <w:rPr>
          <w:rFonts w:ascii="Arial" w:hAnsi="Arial" w:cs="Arial"/>
          <w:sz w:val="24"/>
          <w:szCs w:val="24"/>
        </w:rPr>
        <w:t xml:space="preserve"> reflete o esforço contínuo de aperfeiçoamento da cobertura do levantamento das informações, realizado conjuntamente pela Secretaria Nacional de Assistência Social (SNAS) e pela Secretaria de Avaliação e Gestão da Informação (SAGI). Esperamos que os resultados apresentados possam continuar contribuindo para subsidiar o debate qualificado e construtivo a respeito do SUAS e resulte em seu ap</w:t>
      </w:r>
      <w:r w:rsidR="004139D7" w:rsidRPr="00802B24">
        <w:rPr>
          <w:rFonts w:ascii="Arial" w:hAnsi="Arial" w:cs="Arial"/>
          <w:sz w:val="24"/>
          <w:szCs w:val="24"/>
        </w:rPr>
        <w:t>rimoramento</w:t>
      </w:r>
      <w:r w:rsidRPr="00802B24">
        <w:rPr>
          <w:rFonts w:ascii="Arial" w:hAnsi="Arial" w:cs="Arial"/>
          <w:sz w:val="24"/>
          <w:szCs w:val="24"/>
        </w:rPr>
        <w:t>.</w:t>
      </w:r>
    </w:p>
    <w:p w14:paraId="115198D7" w14:textId="77777777" w:rsidR="00802B24" w:rsidRDefault="00802B24" w:rsidP="00E60014">
      <w:pPr>
        <w:spacing w:line="360" w:lineRule="auto"/>
        <w:jc w:val="both"/>
        <w:rPr>
          <w:rFonts w:ascii="Arial" w:hAnsi="Arial" w:cs="Arial"/>
          <w:sz w:val="24"/>
          <w:szCs w:val="24"/>
        </w:rPr>
      </w:pPr>
    </w:p>
    <w:p w14:paraId="02613D83" w14:textId="77777777" w:rsidR="00802B24" w:rsidRDefault="00802B24" w:rsidP="00E60014">
      <w:pPr>
        <w:spacing w:line="360" w:lineRule="auto"/>
        <w:jc w:val="both"/>
        <w:rPr>
          <w:rFonts w:ascii="Arial" w:hAnsi="Arial" w:cs="Arial"/>
          <w:sz w:val="24"/>
          <w:szCs w:val="24"/>
        </w:rPr>
      </w:pPr>
    </w:p>
    <w:p w14:paraId="6781700D" w14:textId="77777777" w:rsidR="00802B24" w:rsidRDefault="00802B24" w:rsidP="00E60014">
      <w:pPr>
        <w:spacing w:line="360" w:lineRule="auto"/>
        <w:jc w:val="both"/>
        <w:rPr>
          <w:rFonts w:ascii="Arial" w:hAnsi="Arial" w:cs="Arial"/>
          <w:sz w:val="24"/>
          <w:szCs w:val="24"/>
        </w:rPr>
        <w:sectPr w:rsidR="00802B24">
          <w:footerReference w:type="default" r:id="rId8"/>
          <w:pgSz w:w="11906" w:h="16838"/>
          <w:pgMar w:top="1417" w:right="1701" w:bottom="1417" w:left="1701" w:header="708" w:footer="708" w:gutter="0"/>
          <w:cols w:space="708"/>
          <w:docGrid w:linePitch="360"/>
        </w:sectPr>
      </w:pPr>
    </w:p>
    <w:p w14:paraId="6BB49C08" w14:textId="77777777" w:rsidR="003C74E1" w:rsidRPr="00802B24" w:rsidRDefault="003C74E1" w:rsidP="00802B24">
      <w:pPr>
        <w:spacing w:after="0" w:line="360" w:lineRule="auto"/>
        <w:jc w:val="both"/>
        <w:rPr>
          <w:rFonts w:ascii="Arial" w:hAnsi="Arial" w:cs="Arial"/>
          <w:sz w:val="24"/>
          <w:szCs w:val="24"/>
        </w:rPr>
      </w:pPr>
      <w:r w:rsidRPr="00802B24">
        <w:rPr>
          <w:rFonts w:ascii="Arial" w:hAnsi="Arial" w:cs="Arial"/>
          <w:sz w:val="24"/>
          <w:szCs w:val="24"/>
        </w:rPr>
        <w:t>Maria do Carmo Brant de Carvalho</w:t>
      </w:r>
    </w:p>
    <w:p w14:paraId="0AD2D2AD" w14:textId="77777777" w:rsidR="003C74E1" w:rsidRPr="00802B24" w:rsidRDefault="003C74E1" w:rsidP="00802B24">
      <w:pPr>
        <w:spacing w:after="0" w:line="360" w:lineRule="auto"/>
        <w:jc w:val="both"/>
        <w:rPr>
          <w:rFonts w:ascii="Arial" w:hAnsi="Arial" w:cs="Arial"/>
          <w:sz w:val="24"/>
          <w:szCs w:val="24"/>
        </w:rPr>
      </w:pPr>
      <w:proofErr w:type="gramStart"/>
      <w:r w:rsidRPr="00802B24">
        <w:rPr>
          <w:rFonts w:ascii="Arial" w:hAnsi="Arial" w:cs="Arial"/>
          <w:sz w:val="24"/>
          <w:szCs w:val="24"/>
        </w:rPr>
        <w:t>Secretária Nacional</w:t>
      </w:r>
      <w:proofErr w:type="gramEnd"/>
      <w:r w:rsidRPr="00802B24">
        <w:rPr>
          <w:rFonts w:ascii="Arial" w:hAnsi="Arial" w:cs="Arial"/>
          <w:sz w:val="24"/>
          <w:szCs w:val="24"/>
        </w:rPr>
        <w:t xml:space="preserve"> de Assistência Social</w:t>
      </w:r>
    </w:p>
    <w:p w14:paraId="54E8DC63" w14:textId="77777777" w:rsidR="003C74E1" w:rsidRPr="00802B24" w:rsidRDefault="003C74E1" w:rsidP="00802B24">
      <w:pPr>
        <w:spacing w:after="0" w:line="360" w:lineRule="auto"/>
        <w:jc w:val="both"/>
        <w:rPr>
          <w:rFonts w:ascii="Arial" w:hAnsi="Arial" w:cs="Arial"/>
          <w:sz w:val="24"/>
          <w:szCs w:val="24"/>
        </w:rPr>
      </w:pPr>
      <w:r w:rsidRPr="00802B24">
        <w:rPr>
          <w:rFonts w:ascii="Arial" w:hAnsi="Arial" w:cs="Arial"/>
          <w:sz w:val="24"/>
          <w:szCs w:val="24"/>
        </w:rPr>
        <w:t>Vinícius Botelho</w:t>
      </w:r>
    </w:p>
    <w:p w14:paraId="045B9BE2" w14:textId="77777777" w:rsidR="003C74E1" w:rsidRPr="00802B24" w:rsidRDefault="003C74E1" w:rsidP="00802B24">
      <w:pPr>
        <w:spacing w:after="0" w:line="360" w:lineRule="auto"/>
        <w:jc w:val="both"/>
        <w:rPr>
          <w:rFonts w:ascii="Arial" w:hAnsi="Arial" w:cs="Arial"/>
          <w:sz w:val="24"/>
          <w:szCs w:val="24"/>
        </w:rPr>
      </w:pPr>
      <w:r w:rsidRPr="00802B24">
        <w:rPr>
          <w:rFonts w:ascii="Arial" w:hAnsi="Arial" w:cs="Arial"/>
          <w:sz w:val="24"/>
          <w:szCs w:val="24"/>
        </w:rPr>
        <w:t>Secretário de Avaliação e Gestão da Informação</w:t>
      </w:r>
    </w:p>
    <w:p w14:paraId="4977DF61" w14:textId="77777777" w:rsidR="00802B24" w:rsidRDefault="00802B24">
      <w:pPr>
        <w:rPr>
          <w:rFonts w:ascii="Arial" w:hAnsi="Arial" w:cs="Arial"/>
          <w:b/>
          <w:sz w:val="28"/>
          <w:szCs w:val="28"/>
        </w:rPr>
        <w:sectPr w:rsidR="00802B24" w:rsidSect="00802B24">
          <w:type w:val="continuous"/>
          <w:pgSz w:w="11906" w:h="16838"/>
          <w:pgMar w:top="1417" w:right="1701" w:bottom="1417" w:left="1701" w:header="708" w:footer="708" w:gutter="0"/>
          <w:cols w:num="2" w:space="708"/>
          <w:docGrid w:linePitch="360"/>
        </w:sectPr>
      </w:pPr>
    </w:p>
    <w:p w14:paraId="16C16182" w14:textId="77777777" w:rsidR="00E403C7" w:rsidRPr="00802B24" w:rsidRDefault="00E403C7">
      <w:pPr>
        <w:rPr>
          <w:rFonts w:ascii="Arial" w:hAnsi="Arial" w:cs="Arial"/>
          <w:b/>
          <w:sz w:val="28"/>
          <w:szCs w:val="28"/>
        </w:rPr>
      </w:pPr>
      <w:r w:rsidRPr="00802B24">
        <w:rPr>
          <w:rFonts w:ascii="Arial" w:hAnsi="Arial" w:cs="Arial"/>
          <w:b/>
          <w:sz w:val="28"/>
          <w:szCs w:val="28"/>
        </w:rPr>
        <w:br w:type="page"/>
      </w:r>
    </w:p>
    <w:p w14:paraId="13C686D4" w14:textId="77777777" w:rsidR="00802B24" w:rsidRDefault="00802B24" w:rsidP="00A7717C">
      <w:pPr>
        <w:spacing w:line="240" w:lineRule="auto"/>
        <w:rPr>
          <w:rFonts w:ascii="Arial" w:hAnsi="Arial" w:cs="Arial"/>
          <w:b/>
          <w:sz w:val="28"/>
          <w:szCs w:val="28"/>
        </w:rPr>
      </w:pPr>
    </w:p>
    <w:p w14:paraId="422F3B3F" w14:textId="77777777" w:rsidR="0071753D" w:rsidRPr="00802B24" w:rsidRDefault="005C09DC" w:rsidP="00A7717C">
      <w:pPr>
        <w:spacing w:line="240" w:lineRule="auto"/>
        <w:rPr>
          <w:rFonts w:ascii="Arial" w:hAnsi="Arial" w:cs="Arial"/>
          <w:b/>
          <w:sz w:val="28"/>
          <w:szCs w:val="28"/>
        </w:rPr>
      </w:pPr>
      <w:r w:rsidRPr="00802B24">
        <w:rPr>
          <w:rFonts w:ascii="Arial" w:hAnsi="Arial" w:cs="Arial"/>
          <w:b/>
          <w:sz w:val="28"/>
          <w:szCs w:val="28"/>
        </w:rPr>
        <w:t>Apresentação</w:t>
      </w:r>
    </w:p>
    <w:p w14:paraId="2900BDA0" w14:textId="77777777" w:rsidR="00802B24" w:rsidRDefault="00802B24" w:rsidP="00C47BA2">
      <w:pPr>
        <w:spacing w:line="240" w:lineRule="auto"/>
        <w:rPr>
          <w:rFonts w:ascii="Arial" w:hAnsi="Arial" w:cs="Arial"/>
          <w:b/>
          <w:color w:val="000000"/>
          <w:sz w:val="28"/>
          <w:szCs w:val="28"/>
        </w:rPr>
      </w:pPr>
    </w:p>
    <w:p w14:paraId="1C775F85" w14:textId="77777777" w:rsidR="00C47BA2" w:rsidRPr="00802B24" w:rsidRDefault="00832E70" w:rsidP="00C47BA2">
      <w:pPr>
        <w:spacing w:line="240" w:lineRule="auto"/>
        <w:rPr>
          <w:rFonts w:ascii="Arial" w:hAnsi="Arial" w:cs="Arial"/>
          <w:b/>
          <w:color w:val="000000"/>
          <w:sz w:val="28"/>
          <w:szCs w:val="28"/>
        </w:rPr>
      </w:pPr>
      <w:r>
        <w:rPr>
          <w:rFonts w:ascii="Arial" w:hAnsi="Arial" w:cs="Arial"/>
          <w:b/>
          <w:color w:val="000000"/>
          <w:sz w:val="28"/>
          <w:szCs w:val="28"/>
        </w:rPr>
        <w:t>A</w:t>
      </w:r>
      <w:r w:rsidR="00C47BA2" w:rsidRPr="00802B24">
        <w:rPr>
          <w:rFonts w:ascii="Arial" w:hAnsi="Arial" w:cs="Arial"/>
          <w:b/>
          <w:color w:val="000000"/>
          <w:sz w:val="28"/>
          <w:szCs w:val="28"/>
        </w:rPr>
        <w:t xml:space="preserve"> Assistência Social no Brasil</w:t>
      </w:r>
    </w:p>
    <w:p w14:paraId="2A98343B" w14:textId="77777777" w:rsidR="001D6E6B" w:rsidRPr="00802B24" w:rsidRDefault="001646E5" w:rsidP="009F73F5">
      <w:pPr>
        <w:spacing w:line="360" w:lineRule="auto"/>
        <w:jc w:val="both"/>
        <w:rPr>
          <w:rFonts w:ascii="Arial" w:hAnsi="Arial" w:cs="Arial"/>
          <w:sz w:val="24"/>
          <w:szCs w:val="24"/>
        </w:rPr>
      </w:pPr>
      <w:r>
        <w:rPr>
          <w:rFonts w:ascii="Arial" w:hAnsi="Arial" w:cs="Arial"/>
          <w:sz w:val="24"/>
          <w:szCs w:val="24"/>
        </w:rPr>
        <w:t>O início da</w:t>
      </w:r>
      <w:r w:rsidR="00832E70">
        <w:rPr>
          <w:rFonts w:ascii="Arial" w:hAnsi="Arial" w:cs="Arial"/>
          <w:sz w:val="24"/>
          <w:szCs w:val="24"/>
        </w:rPr>
        <w:t xml:space="preserve"> estruturação da </w:t>
      </w:r>
      <w:r w:rsidR="00345209">
        <w:rPr>
          <w:rFonts w:ascii="Arial" w:hAnsi="Arial" w:cs="Arial"/>
          <w:sz w:val="24"/>
          <w:szCs w:val="24"/>
        </w:rPr>
        <w:t>A</w:t>
      </w:r>
      <w:r w:rsidR="00832E70">
        <w:rPr>
          <w:rFonts w:ascii="Arial" w:hAnsi="Arial" w:cs="Arial"/>
          <w:sz w:val="24"/>
          <w:szCs w:val="24"/>
        </w:rPr>
        <w:t xml:space="preserve">ssistência </w:t>
      </w:r>
      <w:r w:rsidR="00345209">
        <w:rPr>
          <w:rFonts w:ascii="Arial" w:hAnsi="Arial" w:cs="Arial"/>
          <w:sz w:val="24"/>
          <w:szCs w:val="24"/>
        </w:rPr>
        <w:t>S</w:t>
      </w:r>
      <w:r w:rsidR="00832E70">
        <w:rPr>
          <w:rFonts w:ascii="Arial" w:hAnsi="Arial" w:cs="Arial"/>
          <w:sz w:val="24"/>
          <w:szCs w:val="24"/>
        </w:rPr>
        <w:t xml:space="preserve">ocial nos moldes atuais se deu a partir da </w:t>
      </w:r>
      <w:r w:rsidR="00832E70" w:rsidRPr="00802B24">
        <w:rPr>
          <w:rFonts w:ascii="Arial" w:hAnsi="Arial" w:cs="Arial"/>
          <w:sz w:val="24"/>
          <w:szCs w:val="24"/>
        </w:rPr>
        <w:t>promulgação</w:t>
      </w:r>
      <w:r w:rsidR="00C47BA2" w:rsidRPr="00802B24">
        <w:rPr>
          <w:rFonts w:ascii="Arial" w:hAnsi="Arial" w:cs="Arial"/>
          <w:sz w:val="24"/>
          <w:szCs w:val="24"/>
        </w:rPr>
        <w:t xml:space="preserve"> da Constituição Federal de 1988</w:t>
      </w:r>
      <w:r w:rsidR="00832E70">
        <w:rPr>
          <w:rFonts w:ascii="Arial" w:hAnsi="Arial" w:cs="Arial"/>
          <w:sz w:val="24"/>
          <w:szCs w:val="24"/>
        </w:rPr>
        <w:t xml:space="preserve">, </w:t>
      </w:r>
      <w:r>
        <w:rPr>
          <w:rFonts w:ascii="Arial" w:hAnsi="Arial" w:cs="Arial"/>
          <w:sz w:val="24"/>
          <w:szCs w:val="24"/>
        </w:rPr>
        <w:t>quando</w:t>
      </w:r>
      <w:r w:rsidR="003A063D" w:rsidRPr="00802B24">
        <w:rPr>
          <w:rFonts w:ascii="Arial" w:hAnsi="Arial" w:cs="Arial"/>
          <w:sz w:val="24"/>
          <w:szCs w:val="24"/>
        </w:rPr>
        <w:t xml:space="preserve"> a assistência social passou a ser</w:t>
      </w:r>
      <w:r w:rsidR="00C47BA2" w:rsidRPr="00802B24">
        <w:rPr>
          <w:rFonts w:ascii="Arial" w:hAnsi="Arial" w:cs="Arial"/>
          <w:sz w:val="24"/>
          <w:szCs w:val="24"/>
        </w:rPr>
        <w:t xml:space="preserve"> compreendida como direito do cidadão brasileiro e, portanto, como uma política pública de responsabilidade do Estado</w:t>
      </w:r>
      <w:r w:rsidR="003A063D" w:rsidRPr="00802B24">
        <w:rPr>
          <w:rFonts w:ascii="Arial" w:hAnsi="Arial" w:cs="Arial"/>
          <w:sz w:val="24"/>
          <w:szCs w:val="24"/>
        </w:rPr>
        <w:t>. É uma política de Seguridade Social não contributiva, que visa, em conjunto com outras políticas setoriais, a universalização dos direitos sociais.</w:t>
      </w:r>
    </w:p>
    <w:p w14:paraId="2C1876C7" w14:textId="77777777" w:rsidR="003A063D" w:rsidRPr="00802B24" w:rsidRDefault="003A063D" w:rsidP="003A063D">
      <w:pPr>
        <w:spacing w:line="360" w:lineRule="auto"/>
        <w:jc w:val="both"/>
        <w:rPr>
          <w:rFonts w:ascii="Arial" w:hAnsi="Arial" w:cs="Arial"/>
          <w:sz w:val="24"/>
          <w:szCs w:val="24"/>
        </w:rPr>
      </w:pPr>
      <w:r w:rsidRPr="00802B24">
        <w:rPr>
          <w:rFonts w:ascii="Arial" w:hAnsi="Arial" w:cs="Arial"/>
          <w:sz w:val="24"/>
          <w:szCs w:val="24"/>
        </w:rPr>
        <w:t xml:space="preserve">Atualmente as ações da </w:t>
      </w:r>
      <w:r w:rsidR="00345209">
        <w:rPr>
          <w:rFonts w:ascii="Arial" w:hAnsi="Arial" w:cs="Arial"/>
          <w:sz w:val="24"/>
          <w:szCs w:val="24"/>
        </w:rPr>
        <w:t>A</w:t>
      </w:r>
      <w:r w:rsidRPr="00802B24">
        <w:rPr>
          <w:rFonts w:ascii="Arial" w:hAnsi="Arial" w:cs="Arial"/>
          <w:sz w:val="24"/>
          <w:szCs w:val="24"/>
        </w:rPr>
        <w:t xml:space="preserve">ssistência </w:t>
      </w:r>
      <w:r w:rsidR="00345209">
        <w:rPr>
          <w:rFonts w:ascii="Arial" w:hAnsi="Arial" w:cs="Arial"/>
          <w:sz w:val="24"/>
          <w:szCs w:val="24"/>
        </w:rPr>
        <w:t>S</w:t>
      </w:r>
      <w:r w:rsidRPr="00802B24">
        <w:rPr>
          <w:rFonts w:ascii="Arial" w:hAnsi="Arial" w:cs="Arial"/>
          <w:sz w:val="24"/>
          <w:szCs w:val="24"/>
        </w:rPr>
        <w:t xml:space="preserve">ocial são organizadas sob a forma do Sistema Único de Assistência Social (SUAS), que está fundado na gestão descentralizada e participativa, com gestão compartilhada, cofinanciamento e cooperação técnica entre os três entes federados. Além da União, estados e municípios, o SUAS é integrado pelos Conselhos de Assistência Social e pelas entidades e organizações de assistência social. A organização da </w:t>
      </w:r>
      <w:r w:rsidR="00345209">
        <w:rPr>
          <w:rFonts w:ascii="Arial" w:hAnsi="Arial" w:cs="Arial"/>
          <w:sz w:val="24"/>
          <w:szCs w:val="24"/>
        </w:rPr>
        <w:t>A</w:t>
      </w:r>
      <w:r w:rsidRPr="00802B24">
        <w:rPr>
          <w:rFonts w:ascii="Arial" w:hAnsi="Arial" w:cs="Arial"/>
          <w:sz w:val="24"/>
          <w:szCs w:val="24"/>
        </w:rPr>
        <w:t xml:space="preserve">ssistência </w:t>
      </w:r>
      <w:r w:rsidR="00345209">
        <w:rPr>
          <w:rFonts w:ascii="Arial" w:hAnsi="Arial" w:cs="Arial"/>
          <w:sz w:val="24"/>
          <w:szCs w:val="24"/>
        </w:rPr>
        <w:t>S</w:t>
      </w:r>
      <w:r w:rsidRPr="00802B24">
        <w:rPr>
          <w:rFonts w:ascii="Arial" w:hAnsi="Arial" w:cs="Arial"/>
          <w:sz w:val="24"/>
          <w:szCs w:val="24"/>
        </w:rPr>
        <w:t>ocial está disposta na Lei Orgânica da Assistência Social (LOAS), de 7 de dezembro de 1993, em conformidade com a Política Nacional d</w:t>
      </w:r>
      <w:r w:rsidR="00CF5217">
        <w:rPr>
          <w:rFonts w:ascii="Arial" w:hAnsi="Arial" w:cs="Arial"/>
          <w:sz w:val="24"/>
          <w:szCs w:val="24"/>
        </w:rPr>
        <w:t>e</w:t>
      </w:r>
      <w:r w:rsidRPr="00802B24">
        <w:rPr>
          <w:rFonts w:ascii="Arial" w:hAnsi="Arial" w:cs="Arial"/>
          <w:sz w:val="24"/>
          <w:szCs w:val="24"/>
        </w:rPr>
        <w:t xml:space="preserve"> Assistência Social (PNAS).</w:t>
      </w:r>
    </w:p>
    <w:p w14:paraId="419184BD" w14:textId="77777777" w:rsidR="003A063D" w:rsidRPr="00802B24" w:rsidRDefault="003A063D" w:rsidP="003A063D">
      <w:pPr>
        <w:spacing w:line="360" w:lineRule="auto"/>
        <w:jc w:val="both"/>
        <w:rPr>
          <w:rFonts w:ascii="Arial" w:hAnsi="Arial" w:cs="Arial"/>
          <w:sz w:val="24"/>
          <w:szCs w:val="24"/>
        </w:rPr>
      </w:pPr>
      <w:r w:rsidRPr="00802B24">
        <w:rPr>
          <w:rFonts w:ascii="Arial" w:hAnsi="Arial" w:cs="Arial"/>
          <w:sz w:val="24"/>
          <w:szCs w:val="24"/>
        </w:rPr>
        <w:t>No SUAS estão previstos dois tipos de proteção social: a básica e a especial, para prevenção de situações de vulnerabilidade e enfrentamento de situações de violações de direitos, respectivamente. Também no âmbito do SUAS são ofertados os benefícios assistenciais. As ações são empreendidas tanto pelas unidades públicas quanto pela rede socioassistencial privada do SUAS.</w:t>
      </w:r>
    </w:p>
    <w:p w14:paraId="069E1557" w14:textId="77777777" w:rsidR="003A063D" w:rsidRPr="00802B24" w:rsidRDefault="003A063D" w:rsidP="003A063D">
      <w:pPr>
        <w:spacing w:line="360" w:lineRule="auto"/>
        <w:jc w:val="both"/>
        <w:rPr>
          <w:rFonts w:ascii="Arial" w:hAnsi="Arial" w:cs="Arial"/>
          <w:sz w:val="24"/>
          <w:szCs w:val="24"/>
        </w:rPr>
      </w:pPr>
      <w:r w:rsidRPr="00802B24">
        <w:rPr>
          <w:rFonts w:ascii="Arial" w:hAnsi="Arial" w:cs="Arial"/>
          <w:sz w:val="24"/>
          <w:szCs w:val="24"/>
        </w:rPr>
        <w:t xml:space="preserve">Até atingir a forma </w:t>
      </w:r>
      <w:r w:rsidR="00B225DA">
        <w:rPr>
          <w:rFonts w:ascii="Arial" w:hAnsi="Arial" w:cs="Arial"/>
          <w:sz w:val="24"/>
          <w:szCs w:val="24"/>
        </w:rPr>
        <w:t>atual de organização</w:t>
      </w:r>
      <w:r w:rsidRPr="00802B24">
        <w:rPr>
          <w:rFonts w:ascii="Arial" w:hAnsi="Arial" w:cs="Arial"/>
          <w:sz w:val="24"/>
          <w:szCs w:val="24"/>
        </w:rPr>
        <w:t xml:space="preserve">, a </w:t>
      </w:r>
      <w:r w:rsidR="00345209">
        <w:rPr>
          <w:rFonts w:ascii="Arial" w:hAnsi="Arial" w:cs="Arial"/>
          <w:sz w:val="24"/>
          <w:szCs w:val="24"/>
        </w:rPr>
        <w:t>A</w:t>
      </w:r>
      <w:r w:rsidRPr="00802B24">
        <w:rPr>
          <w:rFonts w:ascii="Arial" w:hAnsi="Arial" w:cs="Arial"/>
          <w:sz w:val="24"/>
          <w:szCs w:val="24"/>
        </w:rPr>
        <w:t xml:space="preserve">ssistência </w:t>
      </w:r>
      <w:r w:rsidR="00345209">
        <w:rPr>
          <w:rFonts w:ascii="Arial" w:hAnsi="Arial" w:cs="Arial"/>
          <w:sz w:val="24"/>
          <w:szCs w:val="24"/>
        </w:rPr>
        <w:t>S</w:t>
      </w:r>
      <w:r w:rsidRPr="00802B24">
        <w:rPr>
          <w:rFonts w:ascii="Arial" w:hAnsi="Arial" w:cs="Arial"/>
          <w:sz w:val="24"/>
          <w:szCs w:val="24"/>
        </w:rPr>
        <w:t xml:space="preserve">ocial passou por mudanças </w:t>
      </w:r>
      <w:r w:rsidRPr="007165A3">
        <w:rPr>
          <w:rFonts w:ascii="Arial" w:hAnsi="Arial" w:cs="Arial"/>
          <w:sz w:val="24"/>
          <w:szCs w:val="24"/>
        </w:rPr>
        <w:t>significativas, consequência de inúmeros esforços que possibilitaram a ampliação de recursos, programas, benefícios e serviços voltados à população em situação de vulnerabilidade e risco social e/ou violação de direitos.</w:t>
      </w:r>
    </w:p>
    <w:p w14:paraId="79A55370" w14:textId="77777777" w:rsidR="00C47BA2" w:rsidRPr="00802B24" w:rsidRDefault="00C47BA2" w:rsidP="009F73F5">
      <w:pPr>
        <w:spacing w:line="360" w:lineRule="auto"/>
        <w:jc w:val="both"/>
        <w:rPr>
          <w:rFonts w:ascii="Arial" w:hAnsi="Arial" w:cs="Arial"/>
          <w:sz w:val="24"/>
          <w:szCs w:val="24"/>
        </w:rPr>
      </w:pPr>
    </w:p>
    <w:p w14:paraId="567EEFAA" w14:textId="77777777" w:rsidR="007165A3" w:rsidRDefault="003A063D" w:rsidP="009F73F5">
      <w:pPr>
        <w:spacing w:line="360" w:lineRule="auto"/>
        <w:jc w:val="both"/>
        <w:rPr>
          <w:rFonts w:ascii="Arial" w:hAnsi="Arial" w:cs="Arial"/>
          <w:sz w:val="24"/>
          <w:szCs w:val="24"/>
        </w:rPr>
      </w:pPr>
      <w:r w:rsidRPr="00802B24">
        <w:rPr>
          <w:rFonts w:ascii="Arial" w:hAnsi="Arial" w:cs="Arial"/>
          <w:sz w:val="24"/>
          <w:szCs w:val="24"/>
        </w:rPr>
        <w:lastRenderedPageBreak/>
        <w:t>Ao longo do século XX, ainda que tenham sido instituídos alguns programas e elaboradas leis voltadas à proteção social, o acesso a direitos sociais era baseado na capacidade contributiva do trabalhador, excluindo uma grande parcela da população</w:t>
      </w:r>
      <w:r w:rsidR="00832E70">
        <w:rPr>
          <w:rFonts w:ascii="Arial" w:hAnsi="Arial" w:cs="Arial"/>
          <w:sz w:val="24"/>
          <w:szCs w:val="24"/>
        </w:rPr>
        <w:t>, incluindo a parcela</w:t>
      </w:r>
      <w:r w:rsidRPr="00802B24">
        <w:rPr>
          <w:rFonts w:ascii="Arial" w:hAnsi="Arial" w:cs="Arial"/>
          <w:sz w:val="24"/>
          <w:szCs w:val="24"/>
        </w:rPr>
        <w:t xml:space="preserve"> que trabalhava no mercado informal. </w:t>
      </w:r>
    </w:p>
    <w:p w14:paraId="5EBD2FE3" w14:textId="77777777" w:rsidR="003A063D" w:rsidRPr="00802B24" w:rsidRDefault="003A063D" w:rsidP="009F73F5">
      <w:pPr>
        <w:spacing w:line="360" w:lineRule="auto"/>
        <w:jc w:val="both"/>
        <w:rPr>
          <w:rFonts w:ascii="Arial" w:hAnsi="Arial" w:cs="Arial"/>
          <w:sz w:val="24"/>
          <w:szCs w:val="24"/>
        </w:rPr>
      </w:pPr>
      <w:r w:rsidRPr="00802B24">
        <w:rPr>
          <w:rFonts w:ascii="Arial" w:hAnsi="Arial" w:cs="Arial"/>
          <w:sz w:val="24"/>
          <w:szCs w:val="24"/>
        </w:rPr>
        <w:t xml:space="preserve">A partir de 1988, a </w:t>
      </w:r>
      <w:r w:rsidR="00C47BA2" w:rsidRPr="00802B24">
        <w:rPr>
          <w:rFonts w:ascii="Arial" w:hAnsi="Arial" w:cs="Arial"/>
          <w:sz w:val="24"/>
          <w:szCs w:val="24"/>
        </w:rPr>
        <w:t>Constituição Brasileira trouxe uma nova perspectiva para a proteção social, apresentando, pela primeira vez no Brasil, um modelo amplo de Seguridade Social</w:t>
      </w:r>
      <w:r w:rsidR="004A1056" w:rsidRPr="00802B24">
        <w:rPr>
          <w:rFonts w:ascii="Arial" w:hAnsi="Arial" w:cs="Arial"/>
          <w:sz w:val="24"/>
          <w:szCs w:val="24"/>
        </w:rPr>
        <w:t>,</w:t>
      </w:r>
      <w:r w:rsidRPr="00802B24">
        <w:rPr>
          <w:rFonts w:ascii="Arial" w:hAnsi="Arial" w:cs="Arial"/>
          <w:sz w:val="24"/>
          <w:szCs w:val="24"/>
        </w:rPr>
        <w:t xml:space="preserve"> compost</w:t>
      </w:r>
      <w:r w:rsidR="0029485C">
        <w:rPr>
          <w:rFonts w:ascii="Arial" w:hAnsi="Arial" w:cs="Arial"/>
          <w:sz w:val="24"/>
          <w:szCs w:val="24"/>
        </w:rPr>
        <w:t>o</w:t>
      </w:r>
      <w:r w:rsidRPr="00802B24">
        <w:rPr>
          <w:rFonts w:ascii="Arial" w:hAnsi="Arial" w:cs="Arial"/>
          <w:sz w:val="24"/>
          <w:szCs w:val="24"/>
        </w:rPr>
        <w:t xml:space="preserve"> por </w:t>
      </w:r>
      <w:r w:rsidR="00345209">
        <w:rPr>
          <w:rFonts w:ascii="Arial" w:hAnsi="Arial" w:cs="Arial"/>
          <w:sz w:val="24"/>
          <w:szCs w:val="24"/>
        </w:rPr>
        <w:t>S</w:t>
      </w:r>
      <w:r w:rsidRPr="00802B24">
        <w:rPr>
          <w:rFonts w:ascii="Arial" w:hAnsi="Arial" w:cs="Arial"/>
          <w:sz w:val="24"/>
          <w:szCs w:val="24"/>
        </w:rPr>
        <w:t xml:space="preserve">aúde, </w:t>
      </w:r>
      <w:r w:rsidR="00345209">
        <w:rPr>
          <w:rFonts w:ascii="Arial" w:hAnsi="Arial" w:cs="Arial"/>
          <w:sz w:val="24"/>
          <w:szCs w:val="24"/>
        </w:rPr>
        <w:t>P</w:t>
      </w:r>
      <w:r w:rsidRPr="00802B24">
        <w:rPr>
          <w:rFonts w:ascii="Arial" w:hAnsi="Arial" w:cs="Arial"/>
          <w:sz w:val="24"/>
          <w:szCs w:val="24"/>
        </w:rPr>
        <w:t xml:space="preserve">revidência e </w:t>
      </w:r>
      <w:r w:rsidR="00345209">
        <w:rPr>
          <w:rFonts w:ascii="Arial" w:hAnsi="Arial" w:cs="Arial"/>
          <w:sz w:val="24"/>
          <w:szCs w:val="24"/>
        </w:rPr>
        <w:t>A</w:t>
      </w:r>
      <w:r w:rsidRPr="00802B24">
        <w:rPr>
          <w:rFonts w:ascii="Arial" w:hAnsi="Arial" w:cs="Arial"/>
          <w:sz w:val="24"/>
          <w:szCs w:val="24"/>
        </w:rPr>
        <w:t xml:space="preserve">ssistência </w:t>
      </w:r>
      <w:r w:rsidR="00345209">
        <w:rPr>
          <w:rFonts w:ascii="Arial" w:hAnsi="Arial" w:cs="Arial"/>
          <w:sz w:val="24"/>
          <w:szCs w:val="24"/>
        </w:rPr>
        <w:t>S</w:t>
      </w:r>
      <w:r w:rsidRPr="00802B24">
        <w:rPr>
          <w:rFonts w:ascii="Arial" w:hAnsi="Arial" w:cs="Arial"/>
          <w:sz w:val="24"/>
          <w:szCs w:val="24"/>
        </w:rPr>
        <w:t>ocial, que prevê atendimento e cobertura universais. O modelo estipula ainda que os benefícios e serviços devem ser uniformes e equivalentes para a população rural e urbana. Prevê a integração entre governo</w:t>
      </w:r>
      <w:r w:rsidR="00325A21">
        <w:rPr>
          <w:rFonts w:ascii="Arial" w:hAnsi="Arial" w:cs="Arial"/>
          <w:sz w:val="24"/>
          <w:szCs w:val="24"/>
        </w:rPr>
        <w:t>s</w:t>
      </w:r>
      <w:r w:rsidRPr="00802B24">
        <w:rPr>
          <w:rFonts w:ascii="Arial" w:hAnsi="Arial" w:cs="Arial"/>
          <w:sz w:val="24"/>
          <w:szCs w:val="24"/>
        </w:rPr>
        <w:t>, com participação dos três entes, e sociedade para a consecução dos objetivos estipulados.</w:t>
      </w:r>
    </w:p>
    <w:p w14:paraId="1AE2FD38" w14:textId="77777777" w:rsidR="003A063D" w:rsidRPr="00802B24" w:rsidRDefault="003A063D" w:rsidP="00131D7C">
      <w:pPr>
        <w:pStyle w:val="NormalWeb"/>
        <w:shd w:val="clear" w:color="auto" w:fill="FFFFFF"/>
        <w:spacing w:before="0" w:beforeAutospacing="0" w:after="200" w:afterAutospacing="0" w:line="360" w:lineRule="auto"/>
        <w:ind w:firstLine="0"/>
        <w:rPr>
          <w:rFonts w:ascii="Arial" w:hAnsi="Arial" w:cs="Arial"/>
        </w:rPr>
      </w:pPr>
      <w:r w:rsidRPr="00802B24">
        <w:rPr>
          <w:rFonts w:ascii="Arial" w:eastAsiaTheme="minorHAnsi" w:hAnsi="Arial" w:cs="Arial"/>
          <w:lang w:eastAsia="en-US"/>
        </w:rPr>
        <w:t xml:space="preserve">A assistência social foi reconhecida, portanto, como um direito da pessoa que dela </w:t>
      </w:r>
      <w:r w:rsidR="0029485C">
        <w:rPr>
          <w:rFonts w:ascii="Arial" w:eastAsiaTheme="minorHAnsi" w:hAnsi="Arial" w:cs="Arial"/>
          <w:lang w:eastAsia="en-US"/>
        </w:rPr>
        <w:t>prec</w:t>
      </w:r>
      <w:r w:rsidR="0029485C" w:rsidRPr="00802B24">
        <w:rPr>
          <w:rFonts w:ascii="Arial" w:eastAsiaTheme="minorHAnsi" w:hAnsi="Arial" w:cs="Arial"/>
          <w:lang w:eastAsia="en-US"/>
        </w:rPr>
        <w:t>i</w:t>
      </w:r>
      <w:r w:rsidR="0029485C">
        <w:rPr>
          <w:rFonts w:ascii="Arial" w:eastAsiaTheme="minorHAnsi" w:hAnsi="Arial" w:cs="Arial"/>
          <w:lang w:eastAsia="en-US"/>
        </w:rPr>
        <w:t>s</w:t>
      </w:r>
      <w:r w:rsidR="0029485C" w:rsidRPr="00802B24">
        <w:rPr>
          <w:rFonts w:ascii="Arial" w:eastAsiaTheme="minorHAnsi" w:hAnsi="Arial" w:cs="Arial"/>
          <w:lang w:eastAsia="en-US"/>
        </w:rPr>
        <w:t>ar</w:t>
      </w:r>
      <w:r w:rsidRPr="00802B24">
        <w:rPr>
          <w:rFonts w:ascii="Arial" w:eastAsiaTheme="minorHAnsi" w:hAnsi="Arial" w:cs="Arial"/>
          <w:lang w:eastAsia="en-US"/>
        </w:rPr>
        <w:t>, sem necessidade de contrib</w:t>
      </w:r>
      <w:r w:rsidR="00345209">
        <w:rPr>
          <w:rFonts w:ascii="Arial" w:eastAsiaTheme="minorHAnsi" w:hAnsi="Arial" w:cs="Arial"/>
          <w:lang w:eastAsia="en-US"/>
        </w:rPr>
        <w:t>uição prévia à S</w:t>
      </w:r>
      <w:r w:rsidRPr="00802B24">
        <w:rPr>
          <w:rFonts w:ascii="Arial" w:eastAsiaTheme="minorHAnsi" w:hAnsi="Arial" w:cs="Arial"/>
          <w:lang w:eastAsia="en-US"/>
        </w:rPr>
        <w:t xml:space="preserve">eguridade </w:t>
      </w:r>
      <w:r w:rsidR="00345209">
        <w:rPr>
          <w:rFonts w:ascii="Arial" w:eastAsiaTheme="minorHAnsi" w:hAnsi="Arial" w:cs="Arial"/>
          <w:lang w:eastAsia="en-US"/>
        </w:rPr>
        <w:t>S</w:t>
      </w:r>
      <w:r w:rsidRPr="00802B24">
        <w:rPr>
          <w:rFonts w:ascii="Arial" w:eastAsiaTheme="minorHAnsi" w:hAnsi="Arial" w:cs="Arial"/>
          <w:lang w:eastAsia="en-US"/>
        </w:rPr>
        <w:t>ocial. Tem por objetivos, de acordo com a Constituição Federal, “a proteção à família, à maternidade, à infância, à adolescência e à velhice;</w:t>
      </w:r>
      <w:bookmarkStart w:id="0" w:name="art203ii"/>
      <w:bookmarkEnd w:id="0"/>
      <w:r w:rsidRPr="00802B24">
        <w:rPr>
          <w:rFonts w:ascii="Arial" w:eastAsiaTheme="minorHAnsi" w:hAnsi="Arial" w:cs="Arial"/>
          <w:lang w:eastAsia="en-US"/>
        </w:rPr>
        <w:t xml:space="preserve"> o amparo às crianças e adolescentes carentes;</w:t>
      </w:r>
      <w:bookmarkStart w:id="1" w:name="art203iii"/>
      <w:bookmarkEnd w:id="1"/>
      <w:r w:rsidRPr="00802B24">
        <w:rPr>
          <w:rFonts w:ascii="Arial" w:eastAsiaTheme="minorHAnsi" w:hAnsi="Arial" w:cs="Arial"/>
          <w:lang w:eastAsia="en-US"/>
        </w:rPr>
        <w:t xml:space="preserve"> a promoção da integração ao mercado de trabalho;</w:t>
      </w:r>
      <w:bookmarkStart w:id="2" w:name="art203iv"/>
      <w:bookmarkEnd w:id="2"/>
      <w:r w:rsidRPr="00802B24">
        <w:rPr>
          <w:rFonts w:ascii="Arial" w:eastAsiaTheme="minorHAnsi" w:hAnsi="Arial" w:cs="Arial"/>
          <w:lang w:eastAsia="en-US"/>
        </w:rPr>
        <w:t xml:space="preserve"> a habilitação e reabilitação das pessoas portadoras de deficiência e a promoção de sua integração à vida comunitária;</w:t>
      </w:r>
      <w:bookmarkStart w:id="3" w:name="art203v"/>
      <w:bookmarkEnd w:id="3"/>
      <w:r w:rsidRPr="00802B24">
        <w:rPr>
          <w:rFonts w:ascii="Arial" w:eastAsiaTheme="minorHAnsi" w:hAnsi="Arial" w:cs="Arial"/>
          <w:lang w:eastAsia="en-US"/>
        </w:rPr>
        <w:t xml:space="preserve"> e a garantia de um salário mínimo de benefício mensal à pessoa </w:t>
      </w:r>
      <w:r w:rsidR="005C3D37">
        <w:rPr>
          <w:rFonts w:ascii="Arial" w:eastAsiaTheme="minorHAnsi" w:hAnsi="Arial" w:cs="Arial"/>
          <w:lang w:eastAsia="en-US"/>
        </w:rPr>
        <w:t>portadora de</w:t>
      </w:r>
      <w:r w:rsidRPr="00802B24">
        <w:rPr>
          <w:rFonts w:ascii="Arial" w:eastAsiaTheme="minorHAnsi" w:hAnsi="Arial" w:cs="Arial"/>
          <w:lang w:eastAsia="en-US"/>
        </w:rPr>
        <w:t xml:space="preserve"> deficiência e ao idoso que comprovem não possuir meios de prover </w:t>
      </w:r>
      <w:r w:rsidR="005C3D37">
        <w:rPr>
          <w:rFonts w:ascii="Arial" w:eastAsiaTheme="minorHAnsi" w:hAnsi="Arial" w:cs="Arial"/>
          <w:lang w:eastAsia="en-US"/>
        </w:rPr>
        <w:t>à</w:t>
      </w:r>
      <w:r w:rsidRPr="00802B24">
        <w:rPr>
          <w:rFonts w:ascii="Arial" w:eastAsiaTheme="minorHAnsi" w:hAnsi="Arial" w:cs="Arial"/>
          <w:lang w:eastAsia="en-US"/>
        </w:rPr>
        <w:t xml:space="preserve"> própria manutenção ou de tê-la provida por sua família</w:t>
      </w:r>
      <w:r w:rsidRPr="00802B24">
        <w:rPr>
          <w:rFonts w:ascii="Arial" w:hAnsi="Arial" w:cs="Arial"/>
        </w:rPr>
        <w:t>”</w:t>
      </w:r>
      <w:r w:rsidRPr="00802B24">
        <w:rPr>
          <w:rStyle w:val="Refdenotaderodap"/>
          <w:rFonts w:ascii="Arial" w:hAnsi="Arial" w:cs="Arial"/>
        </w:rPr>
        <w:footnoteReference w:id="1"/>
      </w:r>
      <w:r w:rsidRPr="00802B24">
        <w:rPr>
          <w:rFonts w:ascii="Arial" w:hAnsi="Arial" w:cs="Arial"/>
        </w:rPr>
        <w:t>.</w:t>
      </w:r>
    </w:p>
    <w:p w14:paraId="11191A73" w14:textId="77777777" w:rsidR="003A063D" w:rsidRPr="00345209" w:rsidRDefault="003A063D" w:rsidP="009F73F5">
      <w:pPr>
        <w:spacing w:line="360" w:lineRule="auto"/>
        <w:jc w:val="both"/>
        <w:rPr>
          <w:rFonts w:ascii="Arial" w:hAnsi="Arial" w:cs="Arial"/>
          <w:sz w:val="24"/>
          <w:szCs w:val="24"/>
        </w:rPr>
      </w:pPr>
      <w:r w:rsidRPr="00802B24">
        <w:rPr>
          <w:rFonts w:ascii="Arial" w:hAnsi="Arial" w:cs="Arial"/>
          <w:sz w:val="24"/>
          <w:szCs w:val="24"/>
        </w:rPr>
        <w:t xml:space="preserve">Considerando a nova </w:t>
      </w:r>
      <w:r w:rsidR="00AF7C75" w:rsidRPr="00802B24">
        <w:rPr>
          <w:rFonts w:ascii="Arial" w:hAnsi="Arial" w:cs="Arial"/>
          <w:sz w:val="24"/>
          <w:szCs w:val="24"/>
        </w:rPr>
        <w:t xml:space="preserve">configuração da </w:t>
      </w:r>
      <w:r w:rsidRPr="00802B24">
        <w:rPr>
          <w:rFonts w:ascii="Arial" w:hAnsi="Arial" w:cs="Arial"/>
          <w:sz w:val="24"/>
          <w:szCs w:val="24"/>
        </w:rPr>
        <w:t>Assistência Social definida pela Constituição, foi sancionada em 7 de dezembro de 1993 a Lei nº 8.742, a Lei Orgânica d</w:t>
      </w:r>
      <w:r w:rsidR="00240468">
        <w:rPr>
          <w:rFonts w:ascii="Arial" w:hAnsi="Arial" w:cs="Arial"/>
          <w:sz w:val="24"/>
          <w:szCs w:val="24"/>
        </w:rPr>
        <w:t>a</w:t>
      </w:r>
      <w:r w:rsidRPr="00802B24">
        <w:rPr>
          <w:rFonts w:ascii="Arial" w:hAnsi="Arial" w:cs="Arial"/>
          <w:sz w:val="24"/>
          <w:szCs w:val="24"/>
        </w:rPr>
        <w:t xml:space="preserve"> Assistência Social (LOAS). A LOAS estabelece para a </w:t>
      </w:r>
      <w:r w:rsidR="00345209">
        <w:rPr>
          <w:rFonts w:ascii="Arial" w:hAnsi="Arial" w:cs="Arial"/>
          <w:sz w:val="24"/>
          <w:szCs w:val="24"/>
        </w:rPr>
        <w:t>Assistência S</w:t>
      </w:r>
      <w:r w:rsidRPr="00802B24">
        <w:rPr>
          <w:rFonts w:ascii="Arial" w:hAnsi="Arial" w:cs="Arial"/>
          <w:sz w:val="24"/>
          <w:szCs w:val="24"/>
        </w:rPr>
        <w:t xml:space="preserve">ocial os princípios de universalização dos direitos sociais, com igualdade de direitos de acesso no atendimento e respeito à dignidade do cidadão. A lei, que dispõe sobre a nova organização da </w:t>
      </w:r>
      <w:r w:rsidR="00345209">
        <w:rPr>
          <w:rFonts w:ascii="Arial" w:hAnsi="Arial" w:cs="Arial"/>
          <w:sz w:val="24"/>
          <w:szCs w:val="24"/>
        </w:rPr>
        <w:t>Assistência S</w:t>
      </w:r>
      <w:r w:rsidRPr="00802B24">
        <w:rPr>
          <w:rFonts w:ascii="Arial" w:hAnsi="Arial" w:cs="Arial"/>
          <w:sz w:val="24"/>
          <w:szCs w:val="24"/>
        </w:rPr>
        <w:t>ocial, trouxe inovações importantes, como a participação social por meio de instâncias de controle social e a descentralização político-administrativa com primazia da responsabilidade do Estado, nas três esferas de governo, na condução da política. A</w:t>
      </w:r>
      <w:r w:rsidR="0048348D" w:rsidRPr="00802B24">
        <w:rPr>
          <w:rFonts w:ascii="Arial" w:hAnsi="Arial" w:cs="Arial"/>
          <w:sz w:val="24"/>
          <w:szCs w:val="24"/>
        </w:rPr>
        <w:t>s</w:t>
      </w:r>
      <w:r w:rsidRPr="00802B24">
        <w:rPr>
          <w:rFonts w:ascii="Arial" w:hAnsi="Arial" w:cs="Arial"/>
          <w:sz w:val="24"/>
          <w:szCs w:val="24"/>
        </w:rPr>
        <w:t xml:space="preserve"> </w:t>
      </w:r>
      <w:r w:rsidRPr="00802B24">
        <w:rPr>
          <w:rFonts w:ascii="Arial" w:hAnsi="Arial" w:cs="Arial"/>
          <w:sz w:val="24"/>
          <w:szCs w:val="24"/>
        </w:rPr>
        <w:lastRenderedPageBreak/>
        <w:t xml:space="preserve">competências da União, dos estados, </w:t>
      </w:r>
      <w:r w:rsidR="0029485C">
        <w:rPr>
          <w:rFonts w:ascii="Arial" w:hAnsi="Arial" w:cs="Arial"/>
          <w:sz w:val="24"/>
          <w:szCs w:val="24"/>
        </w:rPr>
        <w:t xml:space="preserve">do </w:t>
      </w:r>
      <w:r w:rsidRPr="00802B24">
        <w:rPr>
          <w:rFonts w:ascii="Arial" w:hAnsi="Arial" w:cs="Arial"/>
          <w:sz w:val="24"/>
          <w:szCs w:val="24"/>
        </w:rPr>
        <w:t xml:space="preserve">Distrito Federal e </w:t>
      </w:r>
      <w:r w:rsidR="0029485C">
        <w:rPr>
          <w:rFonts w:ascii="Arial" w:hAnsi="Arial" w:cs="Arial"/>
          <w:sz w:val="24"/>
          <w:szCs w:val="24"/>
        </w:rPr>
        <w:t xml:space="preserve">dos </w:t>
      </w:r>
      <w:r w:rsidRPr="00802B24">
        <w:rPr>
          <w:rFonts w:ascii="Arial" w:hAnsi="Arial" w:cs="Arial"/>
          <w:sz w:val="24"/>
          <w:szCs w:val="24"/>
        </w:rPr>
        <w:t xml:space="preserve">municípios estão definidas na LOAS, bem como o cofinanciamento dos benefícios, serviços, programas e projetos da </w:t>
      </w:r>
      <w:r w:rsidR="00D80C37">
        <w:rPr>
          <w:rFonts w:ascii="Arial" w:hAnsi="Arial" w:cs="Arial"/>
          <w:sz w:val="24"/>
          <w:szCs w:val="24"/>
        </w:rPr>
        <w:t>Assistência S</w:t>
      </w:r>
      <w:r w:rsidRPr="00802B24">
        <w:rPr>
          <w:rFonts w:ascii="Arial" w:hAnsi="Arial" w:cs="Arial"/>
          <w:sz w:val="24"/>
          <w:szCs w:val="24"/>
        </w:rPr>
        <w:t>ocial. Nesse sentido, mostra</w:t>
      </w:r>
      <w:r w:rsidR="0029485C">
        <w:rPr>
          <w:rFonts w:ascii="Arial" w:hAnsi="Arial" w:cs="Arial"/>
          <w:sz w:val="24"/>
          <w:szCs w:val="24"/>
        </w:rPr>
        <w:t>-se</w:t>
      </w:r>
      <w:r w:rsidRPr="00802B24">
        <w:rPr>
          <w:rFonts w:ascii="Arial" w:hAnsi="Arial" w:cs="Arial"/>
          <w:sz w:val="24"/>
          <w:szCs w:val="24"/>
        </w:rPr>
        <w:t xml:space="preserve"> fundamental a articulação e a coordenação entre os três entes da federação, que se dá por meio das Comissões Intergestores Tripartite (CIT) e Bipartite (CIB), que são instâncias de pactuação interfederativa para a operacionalização da gestão do SUAS.</w:t>
      </w:r>
    </w:p>
    <w:p w14:paraId="0B185DBC" w14:textId="77777777" w:rsidR="00C47BA2" w:rsidRPr="00802B24" w:rsidRDefault="00C47BA2" w:rsidP="009F73F5">
      <w:pPr>
        <w:spacing w:line="360" w:lineRule="auto"/>
        <w:jc w:val="both"/>
        <w:rPr>
          <w:rFonts w:ascii="Arial" w:hAnsi="Arial" w:cs="Arial"/>
          <w:sz w:val="24"/>
          <w:szCs w:val="24"/>
        </w:rPr>
      </w:pPr>
      <w:r w:rsidRPr="00802B24">
        <w:rPr>
          <w:rFonts w:ascii="Arial" w:hAnsi="Arial" w:cs="Arial"/>
          <w:sz w:val="24"/>
          <w:szCs w:val="24"/>
        </w:rPr>
        <w:t xml:space="preserve">A partir da LOAS, uma série de ferramentas de institucionalização foram organizadas a fim de nortear a nova configuração da </w:t>
      </w:r>
      <w:r w:rsidR="00A01582">
        <w:rPr>
          <w:rFonts w:ascii="Arial" w:hAnsi="Arial" w:cs="Arial"/>
          <w:sz w:val="24"/>
          <w:szCs w:val="24"/>
        </w:rPr>
        <w:t>A</w:t>
      </w:r>
      <w:r w:rsidRPr="00802B24">
        <w:rPr>
          <w:rFonts w:ascii="Arial" w:hAnsi="Arial" w:cs="Arial"/>
          <w:sz w:val="24"/>
          <w:szCs w:val="24"/>
        </w:rPr>
        <w:t xml:space="preserve">ssistência </w:t>
      </w:r>
      <w:r w:rsidR="00A01582">
        <w:rPr>
          <w:rFonts w:ascii="Arial" w:hAnsi="Arial" w:cs="Arial"/>
          <w:sz w:val="24"/>
          <w:szCs w:val="24"/>
        </w:rPr>
        <w:t>S</w:t>
      </w:r>
      <w:r w:rsidRPr="00802B24">
        <w:rPr>
          <w:rFonts w:ascii="Arial" w:hAnsi="Arial" w:cs="Arial"/>
          <w:sz w:val="24"/>
          <w:szCs w:val="24"/>
        </w:rPr>
        <w:t xml:space="preserve">ocial, </w:t>
      </w:r>
      <w:r w:rsidR="00345209">
        <w:rPr>
          <w:rFonts w:ascii="Arial" w:hAnsi="Arial" w:cs="Arial"/>
          <w:sz w:val="24"/>
          <w:szCs w:val="24"/>
        </w:rPr>
        <w:t>como visto a seguir (Figura 1).</w:t>
      </w:r>
    </w:p>
    <w:p w14:paraId="40D0B25D" w14:textId="77777777" w:rsidR="00C47BA2" w:rsidRPr="00802B24" w:rsidRDefault="00C47BA2" w:rsidP="00C47BA2">
      <w:pPr>
        <w:spacing w:line="240" w:lineRule="auto"/>
        <w:ind w:firstLine="708"/>
        <w:jc w:val="both"/>
        <w:rPr>
          <w:rFonts w:ascii="Arial" w:hAnsi="Arial" w:cs="Arial"/>
          <w:b/>
          <w:sz w:val="24"/>
          <w:szCs w:val="24"/>
        </w:rPr>
      </w:pPr>
      <w:r w:rsidRPr="00802B24">
        <w:rPr>
          <w:rFonts w:ascii="Arial" w:hAnsi="Arial" w:cs="Arial"/>
          <w:b/>
          <w:sz w:val="24"/>
          <w:szCs w:val="24"/>
        </w:rPr>
        <w:t>Figura 1 – Marcos legais da Assistência Social no Brasil.</w:t>
      </w:r>
    </w:p>
    <w:tbl>
      <w:tblPr>
        <w:tblStyle w:val="SombreamentoMdio1-nfase4"/>
        <w:tblW w:w="10644" w:type="dxa"/>
        <w:tblInd w:w="-812" w:type="dxa"/>
        <w:tblLook w:val="04A0" w:firstRow="1" w:lastRow="0" w:firstColumn="1" w:lastColumn="0" w:noHBand="0" w:noVBand="1"/>
      </w:tblPr>
      <w:tblGrid>
        <w:gridCol w:w="883"/>
        <w:gridCol w:w="883"/>
        <w:gridCol w:w="912"/>
        <w:gridCol w:w="1483"/>
        <w:gridCol w:w="1198"/>
        <w:gridCol w:w="1545"/>
        <w:gridCol w:w="1473"/>
        <w:gridCol w:w="1317"/>
        <w:gridCol w:w="950"/>
      </w:tblGrid>
      <w:tr w:rsidR="00C47BA2" w:rsidRPr="00802B24" w14:paraId="5BA8F6D5" w14:textId="77777777" w:rsidTr="00131D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hideMark/>
          </w:tcPr>
          <w:p w14:paraId="2157750D" w14:textId="77777777" w:rsidR="00C47BA2" w:rsidRPr="00802B24" w:rsidRDefault="00C47BA2" w:rsidP="00C47BA2">
            <w:pPr>
              <w:spacing w:after="200"/>
              <w:jc w:val="center"/>
              <w:rPr>
                <w:rFonts w:ascii="Arial" w:hAnsi="Arial" w:cs="Arial"/>
                <w:sz w:val="24"/>
                <w:szCs w:val="24"/>
              </w:rPr>
            </w:pPr>
            <w:r w:rsidRPr="00802B24">
              <w:rPr>
                <w:rFonts w:ascii="Arial" w:hAnsi="Arial" w:cs="Arial"/>
                <w:sz w:val="24"/>
                <w:szCs w:val="24"/>
              </w:rPr>
              <w:t>1993</w:t>
            </w:r>
          </w:p>
        </w:tc>
        <w:tc>
          <w:tcPr>
            <w:tcW w:w="883" w:type="dxa"/>
            <w:hideMark/>
          </w:tcPr>
          <w:p w14:paraId="33323057"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1998</w:t>
            </w:r>
          </w:p>
        </w:tc>
        <w:tc>
          <w:tcPr>
            <w:tcW w:w="912" w:type="dxa"/>
            <w:hideMark/>
          </w:tcPr>
          <w:p w14:paraId="2775516C"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2004</w:t>
            </w:r>
          </w:p>
        </w:tc>
        <w:tc>
          <w:tcPr>
            <w:tcW w:w="1483" w:type="dxa"/>
            <w:hideMark/>
          </w:tcPr>
          <w:p w14:paraId="5AC17194"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2005</w:t>
            </w:r>
          </w:p>
        </w:tc>
        <w:tc>
          <w:tcPr>
            <w:tcW w:w="1198" w:type="dxa"/>
            <w:hideMark/>
          </w:tcPr>
          <w:p w14:paraId="4A2F1055"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2006</w:t>
            </w:r>
          </w:p>
        </w:tc>
        <w:tc>
          <w:tcPr>
            <w:tcW w:w="1545" w:type="dxa"/>
            <w:hideMark/>
          </w:tcPr>
          <w:p w14:paraId="0A92775B"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2009</w:t>
            </w:r>
          </w:p>
        </w:tc>
        <w:tc>
          <w:tcPr>
            <w:tcW w:w="1473" w:type="dxa"/>
            <w:hideMark/>
          </w:tcPr>
          <w:p w14:paraId="2FF995CE"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2010</w:t>
            </w:r>
          </w:p>
        </w:tc>
        <w:tc>
          <w:tcPr>
            <w:tcW w:w="1317" w:type="dxa"/>
            <w:hideMark/>
          </w:tcPr>
          <w:p w14:paraId="14F4DF13"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2011</w:t>
            </w:r>
          </w:p>
        </w:tc>
        <w:tc>
          <w:tcPr>
            <w:tcW w:w="950" w:type="dxa"/>
            <w:hideMark/>
          </w:tcPr>
          <w:p w14:paraId="111E8A36" w14:textId="77777777" w:rsidR="00C47BA2" w:rsidRPr="00802B24" w:rsidRDefault="00C47BA2" w:rsidP="00C47BA2">
            <w:pPr>
              <w:spacing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2B24">
              <w:rPr>
                <w:rFonts w:ascii="Arial" w:hAnsi="Arial" w:cs="Arial"/>
                <w:sz w:val="24"/>
                <w:szCs w:val="24"/>
              </w:rPr>
              <w:t>2012</w:t>
            </w:r>
          </w:p>
        </w:tc>
      </w:tr>
      <w:tr w:rsidR="00C47BA2" w:rsidRPr="00802B24" w14:paraId="6F5D3166" w14:textId="77777777" w:rsidTr="00131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tcBorders>
              <w:top w:val="single" w:sz="8" w:space="0" w:color="9F8AB9" w:themeColor="accent4" w:themeTint="BF"/>
              <w:left w:val="single" w:sz="8" w:space="0" w:color="9F8AB9" w:themeColor="accent4" w:themeTint="BF"/>
              <w:bottom w:val="single" w:sz="8" w:space="0" w:color="9F8AB9" w:themeColor="accent4" w:themeTint="BF"/>
            </w:tcBorders>
            <w:vAlign w:val="center"/>
            <w:hideMark/>
          </w:tcPr>
          <w:p w14:paraId="7C123293" w14:textId="77777777" w:rsidR="00C47BA2" w:rsidRPr="00802B24" w:rsidRDefault="00C47BA2" w:rsidP="00C47BA2">
            <w:pPr>
              <w:spacing w:after="200"/>
              <w:jc w:val="center"/>
              <w:rPr>
                <w:rFonts w:ascii="Arial" w:hAnsi="Arial" w:cs="Arial"/>
                <w:sz w:val="24"/>
                <w:szCs w:val="24"/>
              </w:rPr>
            </w:pPr>
            <w:r w:rsidRPr="00802B24">
              <w:rPr>
                <w:rFonts w:ascii="Arial" w:hAnsi="Arial" w:cs="Arial"/>
                <w:sz w:val="24"/>
                <w:szCs w:val="24"/>
              </w:rPr>
              <w:t>LOAS</w:t>
            </w:r>
          </w:p>
        </w:tc>
        <w:tc>
          <w:tcPr>
            <w:tcW w:w="883" w:type="dxa"/>
            <w:tcBorders>
              <w:top w:val="single" w:sz="8" w:space="0" w:color="9F8AB9" w:themeColor="accent4" w:themeTint="BF"/>
              <w:bottom w:val="single" w:sz="8" w:space="0" w:color="9F8AB9" w:themeColor="accent4" w:themeTint="BF"/>
            </w:tcBorders>
            <w:vAlign w:val="center"/>
            <w:hideMark/>
          </w:tcPr>
          <w:p w14:paraId="612B3281"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PNAS</w:t>
            </w:r>
          </w:p>
        </w:tc>
        <w:tc>
          <w:tcPr>
            <w:tcW w:w="912" w:type="dxa"/>
            <w:tcBorders>
              <w:top w:val="single" w:sz="8" w:space="0" w:color="9F8AB9" w:themeColor="accent4" w:themeTint="BF"/>
              <w:bottom w:val="single" w:sz="8" w:space="0" w:color="9F8AB9" w:themeColor="accent4" w:themeTint="BF"/>
            </w:tcBorders>
            <w:vAlign w:val="center"/>
            <w:hideMark/>
          </w:tcPr>
          <w:p w14:paraId="513D5781"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PNAS</w:t>
            </w:r>
          </w:p>
        </w:tc>
        <w:tc>
          <w:tcPr>
            <w:tcW w:w="1483" w:type="dxa"/>
            <w:tcBorders>
              <w:top w:val="single" w:sz="8" w:space="0" w:color="9F8AB9" w:themeColor="accent4" w:themeTint="BF"/>
              <w:bottom w:val="single" w:sz="8" w:space="0" w:color="9F8AB9" w:themeColor="accent4" w:themeTint="BF"/>
            </w:tcBorders>
            <w:vAlign w:val="center"/>
            <w:hideMark/>
          </w:tcPr>
          <w:p w14:paraId="3952C522"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NOB/SUAS</w:t>
            </w:r>
          </w:p>
        </w:tc>
        <w:tc>
          <w:tcPr>
            <w:tcW w:w="1198" w:type="dxa"/>
            <w:tcBorders>
              <w:top w:val="single" w:sz="8" w:space="0" w:color="9F8AB9" w:themeColor="accent4" w:themeTint="BF"/>
              <w:bottom w:val="single" w:sz="8" w:space="0" w:color="9F8AB9" w:themeColor="accent4" w:themeTint="BF"/>
            </w:tcBorders>
            <w:vAlign w:val="center"/>
            <w:hideMark/>
          </w:tcPr>
          <w:p w14:paraId="376177F4"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NOB/RH</w:t>
            </w:r>
          </w:p>
        </w:tc>
        <w:tc>
          <w:tcPr>
            <w:tcW w:w="1545" w:type="dxa"/>
            <w:tcBorders>
              <w:top w:val="single" w:sz="8" w:space="0" w:color="9F8AB9" w:themeColor="accent4" w:themeTint="BF"/>
              <w:bottom w:val="single" w:sz="8" w:space="0" w:color="9F8AB9" w:themeColor="accent4" w:themeTint="BF"/>
            </w:tcBorders>
            <w:vAlign w:val="center"/>
            <w:hideMark/>
          </w:tcPr>
          <w:p w14:paraId="314393DF"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 xml:space="preserve">Tipificação dos Serviços </w:t>
            </w:r>
          </w:p>
        </w:tc>
        <w:tc>
          <w:tcPr>
            <w:tcW w:w="1473" w:type="dxa"/>
            <w:tcBorders>
              <w:top w:val="single" w:sz="8" w:space="0" w:color="9F8AB9" w:themeColor="accent4" w:themeTint="BF"/>
              <w:bottom w:val="single" w:sz="8" w:space="0" w:color="9F8AB9" w:themeColor="accent4" w:themeTint="BF"/>
            </w:tcBorders>
            <w:vAlign w:val="center"/>
            <w:hideMark/>
          </w:tcPr>
          <w:p w14:paraId="088CAFC0"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Decreto 7.334 Censo SUAS</w:t>
            </w:r>
          </w:p>
        </w:tc>
        <w:tc>
          <w:tcPr>
            <w:tcW w:w="1317" w:type="dxa"/>
            <w:tcBorders>
              <w:top w:val="single" w:sz="8" w:space="0" w:color="9F8AB9" w:themeColor="accent4" w:themeTint="BF"/>
              <w:bottom w:val="single" w:sz="8" w:space="0" w:color="9F8AB9" w:themeColor="accent4" w:themeTint="BF"/>
            </w:tcBorders>
            <w:vAlign w:val="center"/>
            <w:hideMark/>
          </w:tcPr>
          <w:p w14:paraId="183F1525"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Lei 12.435 SUAS</w:t>
            </w:r>
          </w:p>
        </w:tc>
        <w:tc>
          <w:tcPr>
            <w:tcW w:w="950" w:type="dxa"/>
            <w:tcBorders>
              <w:top w:val="single" w:sz="8" w:space="0" w:color="9F8AB9" w:themeColor="accent4" w:themeTint="BF"/>
              <w:bottom w:val="single" w:sz="8" w:space="0" w:color="9F8AB9" w:themeColor="accent4" w:themeTint="BF"/>
              <w:right w:val="single" w:sz="8" w:space="0" w:color="9F8AB9" w:themeColor="accent4" w:themeTint="BF"/>
            </w:tcBorders>
            <w:vAlign w:val="center"/>
            <w:hideMark/>
          </w:tcPr>
          <w:p w14:paraId="471AEF5A" w14:textId="77777777" w:rsidR="00C47BA2" w:rsidRPr="00802B24" w:rsidRDefault="00C47BA2" w:rsidP="00C47BA2">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802B24">
              <w:rPr>
                <w:rFonts w:ascii="Arial" w:hAnsi="Arial" w:cs="Arial"/>
                <w:b/>
                <w:sz w:val="24"/>
                <w:szCs w:val="24"/>
              </w:rPr>
              <w:t>NOB /SUAS</w:t>
            </w:r>
          </w:p>
        </w:tc>
      </w:tr>
    </w:tbl>
    <w:p w14:paraId="653D10DC" w14:textId="77777777" w:rsidR="00C47BA2" w:rsidRPr="00802B24" w:rsidRDefault="00C47BA2" w:rsidP="00C47BA2">
      <w:pPr>
        <w:spacing w:line="240" w:lineRule="auto"/>
        <w:ind w:firstLine="708"/>
        <w:jc w:val="both"/>
        <w:rPr>
          <w:rFonts w:ascii="Arial" w:hAnsi="Arial" w:cs="Arial"/>
          <w:sz w:val="24"/>
          <w:szCs w:val="24"/>
        </w:rPr>
      </w:pPr>
    </w:p>
    <w:p w14:paraId="72BCBD08" w14:textId="77777777" w:rsidR="0067480B" w:rsidRPr="00802B24" w:rsidRDefault="00DD54C9" w:rsidP="00DD54C9">
      <w:pPr>
        <w:spacing w:line="360" w:lineRule="auto"/>
        <w:jc w:val="both"/>
        <w:rPr>
          <w:rFonts w:ascii="Arial" w:hAnsi="Arial" w:cs="Arial"/>
          <w:sz w:val="24"/>
          <w:szCs w:val="24"/>
        </w:rPr>
      </w:pPr>
      <w:r w:rsidRPr="00802B24">
        <w:rPr>
          <w:rFonts w:ascii="Arial" w:hAnsi="Arial" w:cs="Arial"/>
          <w:sz w:val="24"/>
          <w:szCs w:val="24"/>
        </w:rPr>
        <w:t xml:space="preserve">A primeira Política Nacional de Assistência Social (PNAS), prevista na LOAS, foi criada em 1998 e instituiu </w:t>
      </w:r>
      <w:r w:rsidR="00C47BA2" w:rsidRPr="00802B24">
        <w:rPr>
          <w:rFonts w:ascii="Arial" w:hAnsi="Arial" w:cs="Arial"/>
          <w:sz w:val="24"/>
          <w:szCs w:val="24"/>
        </w:rPr>
        <w:t xml:space="preserve">diretrizes para as ações da </w:t>
      </w:r>
      <w:r w:rsidR="00345209">
        <w:rPr>
          <w:rFonts w:ascii="Arial" w:hAnsi="Arial" w:cs="Arial"/>
          <w:sz w:val="24"/>
          <w:szCs w:val="24"/>
        </w:rPr>
        <w:t>A</w:t>
      </w:r>
      <w:r w:rsidR="00C47BA2" w:rsidRPr="00802B24">
        <w:rPr>
          <w:rFonts w:ascii="Arial" w:hAnsi="Arial" w:cs="Arial"/>
          <w:sz w:val="24"/>
          <w:szCs w:val="24"/>
        </w:rPr>
        <w:t xml:space="preserve">ssistência </w:t>
      </w:r>
      <w:r w:rsidR="00345209">
        <w:rPr>
          <w:rFonts w:ascii="Arial" w:hAnsi="Arial" w:cs="Arial"/>
          <w:sz w:val="24"/>
          <w:szCs w:val="24"/>
        </w:rPr>
        <w:t>S</w:t>
      </w:r>
      <w:r w:rsidR="00C47BA2" w:rsidRPr="00802B24">
        <w:rPr>
          <w:rFonts w:ascii="Arial" w:hAnsi="Arial" w:cs="Arial"/>
          <w:sz w:val="24"/>
          <w:szCs w:val="24"/>
        </w:rPr>
        <w:t>ocial</w:t>
      </w:r>
      <w:r w:rsidRPr="00802B24">
        <w:rPr>
          <w:rFonts w:ascii="Arial" w:hAnsi="Arial" w:cs="Arial"/>
          <w:sz w:val="24"/>
          <w:szCs w:val="24"/>
        </w:rPr>
        <w:t xml:space="preserve">, representando </w:t>
      </w:r>
      <w:r w:rsidR="00C47BA2" w:rsidRPr="00802B24">
        <w:rPr>
          <w:rFonts w:ascii="Arial" w:hAnsi="Arial" w:cs="Arial"/>
          <w:sz w:val="24"/>
          <w:szCs w:val="24"/>
        </w:rPr>
        <w:t xml:space="preserve">uma base orientadora para procedimentos a serem adotados pelos gestores da política de assistência social em todo </w:t>
      </w:r>
      <w:r w:rsidR="0029485C">
        <w:rPr>
          <w:rFonts w:ascii="Arial" w:hAnsi="Arial" w:cs="Arial"/>
          <w:sz w:val="24"/>
          <w:szCs w:val="24"/>
        </w:rPr>
        <w:t xml:space="preserve">o </w:t>
      </w:r>
      <w:r w:rsidR="00C47BA2" w:rsidRPr="00802B24">
        <w:rPr>
          <w:rFonts w:ascii="Arial" w:hAnsi="Arial" w:cs="Arial"/>
          <w:sz w:val="24"/>
          <w:szCs w:val="24"/>
        </w:rPr>
        <w:t>país</w:t>
      </w:r>
      <w:r w:rsidR="00C47BA2" w:rsidRPr="007D4213">
        <w:rPr>
          <w:rFonts w:ascii="Arial" w:hAnsi="Arial" w:cs="Arial"/>
          <w:sz w:val="24"/>
          <w:szCs w:val="24"/>
          <w:vertAlign w:val="superscript"/>
        </w:rPr>
        <w:footnoteReference w:id="2"/>
      </w:r>
      <w:r w:rsidR="00524C86">
        <w:rPr>
          <w:rFonts w:ascii="Arial" w:hAnsi="Arial" w:cs="Arial"/>
          <w:sz w:val="24"/>
          <w:szCs w:val="24"/>
        </w:rPr>
        <w:t>.</w:t>
      </w:r>
    </w:p>
    <w:p w14:paraId="4DACD870" w14:textId="77777777" w:rsidR="00C47BA2" w:rsidRPr="00802B24" w:rsidRDefault="0048348D" w:rsidP="00DD54C9">
      <w:pPr>
        <w:spacing w:line="360" w:lineRule="auto"/>
        <w:jc w:val="both"/>
        <w:rPr>
          <w:rFonts w:ascii="Arial" w:hAnsi="Arial" w:cs="Arial"/>
          <w:sz w:val="24"/>
          <w:szCs w:val="24"/>
        </w:rPr>
      </w:pPr>
      <w:r w:rsidRPr="00802B24">
        <w:rPr>
          <w:rFonts w:ascii="Arial" w:hAnsi="Arial" w:cs="Arial"/>
          <w:sz w:val="24"/>
          <w:szCs w:val="24"/>
        </w:rPr>
        <w:t>Em 2003</w:t>
      </w:r>
      <w:r w:rsidR="00C47BA2" w:rsidRPr="004E5C9C">
        <w:rPr>
          <w:rFonts w:ascii="Arial" w:hAnsi="Arial" w:cs="Arial"/>
          <w:sz w:val="24"/>
          <w:szCs w:val="24"/>
          <w:vertAlign w:val="superscript"/>
        </w:rPr>
        <w:footnoteReference w:id="3"/>
      </w:r>
      <w:r w:rsidR="00C47BA2" w:rsidRPr="00802B24">
        <w:rPr>
          <w:rFonts w:ascii="Arial" w:hAnsi="Arial" w:cs="Arial"/>
          <w:sz w:val="24"/>
          <w:szCs w:val="24"/>
        </w:rPr>
        <w:t>, a IV Conferência Nacional de Assistência Social</w:t>
      </w:r>
      <w:r w:rsidR="0067480B" w:rsidRPr="00802B24">
        <w:rPr>
          <w:rFonts w:ascii="Arial" w:hAnsi="Arial" w:cs="Arial"/>
          <w:sz w:val="24"/>
          <w:szCs w:val="24"/>
        </w:rPr>
        <w:t xml:space="preserve"> teve como deliberação a </w:t>
      </w:r>
      <w:r w:rsidR="00C47BA2" w:rsidRPr="00802B24">
        <w:rPr>
          <w:rFonts w:ascii="Arial" w:hAnsi="Arial" w:cs="Arial"/>
          <w:sz w:val="24"/>
          <w:szCs w:val="24"/>
        </w:rPr>
        <w:t xml:space="preserve">construção e implementação do Sistema Único </w:t>
      </w:r>
      <w:r w:rsidR="00240468" w:rsidRPr="00802B24">
        <w:rPr>
          <w:rFonts w:ascii="Arial" w:hAnsi="Arial" w:cs="Arial"/>
          <w:sz w:val="24"/>
          <w:szCs w:val="24"/>
        </w:rPr>
        <w:t>d</w:t>
      </w:r>
      <w:r w:rsidR="00240468">
        <w:rPr>
          <w:rFonts w:ascii="Arial" w:hAnsi="Arial" w:cs="Arial"/>
          <w:sz w:val="24"/>
          <w:szCs w:val="24"/>
        </w:rPr>
        <w:t>e</w:t>
      </w:r>
      <w:r w:rsidR="00240468" w:rsidRPr="00802B24">
        <w:rPr>
          <w:rFonts w:ascii="Arial" w:hAnsi="Arial" w:cs="Arial"/>
          <w:sz w:val="24"/>
          <w:szCs w:val="24"/>
        </w:rPr>
        <w:t xml:space="preserve"> </w:t>
      </w:r>
      <w:r w:rsidR="00C47BA2" w:rsidRPr="00802B24">
        <w:rPr>
          <w:rFonts w:ascii="Arial" w:hAnsi="Arial" w:cs="Arial"/>
          <w:sz w:val="24"/>
          <w:szCs w:val="24"/>
        </w:rPr>
        <w:t>Assistência Social (SUAS).</w:t>
      </w:r>
    </w:p>
    <w:p w14:paraId="7AF81654" w14:textId="77777777" w:rsidR="00C47BA2" w:rsidRPr="00802B24" w:rsidRDefault="0067480B" w:rsidP="009F73F5">
      <w:pPr>
        <w:spacing w:line="360" w:lineRule="auto"/>
        <w:jc w:val="both"/>
        <w:rPr>
          <w:rFonts w:ascii="Arial" w:hAnsi="Arial" w:cs="Arial"/>
          <w:sz w:val="24"/>
          <w:szCs w:val="24"/>
        </w:rPr>
      </w:pPr>
      <w:r w:rsidRPr="00802B24">
        <w:rPr>
          <w:rFonts w:ascii="Arial" w:hAnsi="Arial" w:cs="Arial"/>
          <w:sz w:val="24"/>
          <w:szCs w:val="24"/>
        </w:rPr>
        <w:t xml:space="preserve">Em 15 de outubro de 2004 foi aprovada </w:t>
      </w:r>
      <w:r w:rsidR="00C47BA2" w:rsidRPr="00802B24">
        <w:rPr>
          <w:rFonts w:ascii="Arial" w:hAnsi="Arial" w:cs="Arial"/>
          <w:sz w:val="24"/>
          <w:szCs w:val="24"/>
        </w:rPr>
        <w:t>pela Resolução nº 145 do Conselho Nacional de Assistência Social (</w:t>
      </w:r>
      <w:r w:rsidRPr="00802B24">
        <w:rPr>
          <w:rFonts w:ascii="Arial" w:hAnsi="Arial" w:cs="Arial"/>
          <w:sz w:val="24"/>
          <w:szCs w:val="24"/>
        </w:rPr>
        <w:t>CNAS) a PNAS</w:t>
      </w:r>
      <w:r w:rsidR="00C47BA2" w:rsidRPr="00802B24">
        <w:rPr>
          <w:rFonts w:ascii="Arial" w:hAnsi="Arial" w:cs="Arial"/>
          <w:sz w:val="24"/>
          <w:szCs w:val="24"/>
        </w:rPr>
        <w:t xml:space="preserve">, </w:t>
      </w:r>
      <w:r w:rsidRPr="00802B24">
        <w:rPr>
          <w:rFonts w:ascii="Arial" w:hAnsi="Arial" w:cs="Arial"/>
          <w:sz w:val="24"/>
          <w:szCs w:val="24"/>
        </w:rPr>
        <w:t xml:space="preserve">que trouxe </w:t>
      </w:r>
      <w:r w:rsidR="003D7B61" w:rsidRPr="00802B24">
        <w:rPr>
          <w:rFonts w:ascii="Arial" w:hAnsi="Arial" w:cs="Arial"/>
          <w:sz w:val="24"/>
          <w:szCs w:val="24"/>
        </w:rPr>
        <w:t>alterações e definiu alguns elementos importantes pa</w:t>
      </w:r>
      <w:r w:rsidR="0048348D" w:rsidRPr="00802B24">
        <w:rPr>
          <w:rFonts w:ascii="Arial" w:hAnsi="Arial" w:cs="Arial"/>
          <w:sz w:val="24"/>
          <w:szCs w:val="24"/>
        </w:rPr>
        <w:t>r</w:t>
      </w:r>
      <w:r w:rsidR="003D7B61" w:rsidRPr="00802B24">
        <w:rPr>
          <w:rFonts w:ascii="Arial" w:hAnsi="Arial" w:cs="Arial"/>
          <w:sz w:val="24"/>
          <w:szCs w:val="24"/>
        </w:rPr>
        <w:t>a as políticas sociais. Dentre as n</w:t>
      </w:r>
      <w:r w:rsidR="0048348D" w:rsidRPr="00802B24">
        <w:rPr>
          <w:rFonts w:ascii="Arial" w:hAnsi="Arial" w:cs="Arial"/>
          <w:sz w:val="24"/>
          <w:szCs w:val="24"/>
        </w:rPr>
        <w:t>ovidades propostas</w:t>
      </w:r>
      <w:r w:rsidR="0029485C">
        <w:rPr>
          <w:rFonts w:ascii="Arial" w:hAnsi="Arial" w:cs="Arial"/>
          <w:sz w:val="24"/>
          <w:szCs w:val="24"/>
        </w:rPr>
        <w:t>,</w:t>
      </w:r>
      <w:r w:rsidR="0048348D" w:rsidRPr="00802B24">
        <w:rPr>
          <w:rFonts w:ascii="Arial" w:hAnsi="Arial" w:cs="Arial"/>
          <w:sz w:val="24"/>
          <w:szCs w:val="24"/>
        </w:rPr>
        <w:t xml:space="preserve"> destacam-se</w:t>
      </w:r>
      <w:r w:rsidR="003D7B61" w:rsidRPr="00802B24">
        <w:rPr>
          <w:rFonts w:ascii="Arial" w:hAnsi="Arial" w:cs="Arial"/>
          <w:sz w:val="24"/>
          <w:szCs w:val="24"/>
        </w:rPr>
        <w:t xml:space="preserve"> o </w:t>
      </w:r>
      <w:r w:rsidR="00C47BA2" w:rsidRPr="00802B24">
        <w:rPr>
          <w:rFonts w:ascii="Arial" w:hAnsi="Arial" w:cs="Arial"/>
          <w:sz w:val="24"/>
          <w:szCs w:val="24"/>
        </w:rPr>
        <w:t>aperfeiçoamento da descentralização</w:t>
      </w:r>
      <w:r w:rsidR="003D7B61" w:rsidRPr="00802B24">
        <w:rPr>
          <w:rFonts w:ascii="Arial" w:hAnsi="Arial" w:cs="Arial"/>
          <w:sz w:val="24"/>
          <w:szCs w:val="24"/>
        </w:rPr>
        <w:t>, a</w:t>
      </w:r>
      <w:r w:rsidR="00C47BA2" w:rsidRPr="00802B24">
        <w:rPr>
          <w:rFonts w:ascii="Arial" w:hAnsi="Arial" w:cs="Arial"/>
          <w:sz w:val="24"/>
          <w:szCs w:val="24"/>
        </w:rPr>
        <w:t xml:space="preserve"> estruturação da participação da população</w:t>
      </w:r>
      <w:r w:rsidR="0048348D" w:rsidRPr="00802B24">
        <w:rPr>
          <w:rFonts w:ascii="Arial" w:hAnsi="Arial" w:cs="Arial"/>
          <w:sz w:val="24"/>
          <w:szCs w:val="24"/>
        </w:rPr>
        <w:t>,</w:t>
      </w:r>
      <w:r w:rsidR="003D7B61" w:rsidRPr="00802B24">
        <w:rPr>
          <w:rFonts w:ascii="Arial" w:hAnsi="Arial" w:cs="Arial"/>
          <w:sz w:val="24"/>
          <w:szCs w:val="24"/>
        </w:rPr>
        <w:t xml:space="preserve"> a</w:t>
      </w:r>
      <w:r w:rsidR="00C47BA2" w:rsidRPr="00802B24">
        <w:rPr>
          <w:rFonts w:ascii="Arial" w:hAnsi="Arial" w:cs="Arial"/>
          <w:sz w:val="24"/>
          <w:szCs w:val="24"/>
        </w:rPr>
        <w:t xml:space="preserve"> fundamentação na centralidade na família para </w:t>
      </w:r>
      <w:r w:rsidR="00C47BA2" w:rsidRPr="00802B24">
        <w:rPr>
          <w:rFonts w:ascii="Arial" w:hAnsi="Arial" w:cs="Arial"/>
          <w:sz w:val="24"/>
          <w:szCs w:val="24"/>
        </w:rPr>
        <w:lastRenderedPageBreak/>
        <w:t xml:space="preserve">concepção e </w:t>
      </w:r>
      <w:r w:rsidR="0048348D" w:rsidRPr="00802B24">
        <w:rPr>
          <w:rFonts w:ascii="Arial" w:hAnsi="Arial" w:cs="Arial"/>
          <w:sz w:val="24"/>
          <w:szCs w:val="24"/>
        </w:rPr>
        <w:t xml:space="preserve">a </w:t>
      </w:r>
      <w:r w:rsidR="00C47BA2" w:rsidRPr="00802B24">
        <w:rPr>
          <w:rFonts w:ascii="Arial" w:hAnsi="Arial" w:cs="Arial"/>
          <w:sz w:val="24"/>
          <w:szCs w:val="24"/>
        </w:rPr>
        <w:t>implementação</w:t>
      </w:r>
      <w:r w:rsidR="0048348D" w:rsidRPr="00802B24">
        <w:rPr>
          <w:rFonts w:ascii="Arial" w:hAnsi="Arial" w:cs="Arial"/>
          <w:sz w:val="24"/>
          <w:szCs w:val="24"/>
        </w:rPr>
        <w:t xml:space="preserve"> </w:t>
      </w:r>
      <w:r w:rsidR="00C47BA2" w:rsidRPr="00802B24">
        <w:rPr>
          <w:rFonts w:ascii="Arial" w:hAnsi="Arial" w:cs="Arial"/>
          <w:sz w:val="24"/>
          <w:szCs w:val="24"/>
        </w:rPr>
        <w:t>dos benefícios, progr</w:t>
      </w:r>
      <w:r w:rsidR="00524C86">
        <w:rPr>
          <w:rFonts w:ascii="Arial" w:hAnsi="Arial" w:cs="Arial"/>
          <w:sz w:val="24"/>
          <w:szCs w:val="24"/>
        </w:rPr>
        <w:t>amas e projetos (BRASIL, 2004).</w:t>
      </w:r>
    </w:p>
    <w:p w14:paraId="1A7D85F6" w14:textId="77777777" w:rsidR="00C47BA2" w:rsidRDefault="00C47BA2" w:rsidP="009F73F5">
      <w:pPr>
        <w:spacing w:line="360" w:lineRule="auto"/>
        <w:jc w:val="both"/>
        <w:rPr>
          <w:rFonts w:ascii="Arial" w:hAnsi="Arial" w:cs="Arial"/>
          <w:sz w:val="24"/>
          <w:szCs w:val="24"/>
        </w:rPr>
      </w:pPr>
      <w:r w:rsidRPr="00802B24">
        <w:rPr>
          <w:rFonts w:ascii="Arial" w:hAnsi="Arial" w:cs="Arial"/>
          <w:sz w:val="24"/>
          <w:szCs w:val="24"/>
        </w:rPr>
        <w:t>Em conjunto com a PNAS 2004</w:t>
      </w:r>
      <w:r w:rsidR="00006CAD" w:rsidRPr="00802B24">
        <w:rPr>
          <w:rFonts w:ascii="Arial" w:hAnsi="Arial" w:cs="Arial"/>
          <w:sz w:val="24"/>
          <w:szCs w:val="24"/>
        </w:rPr>
        <w:t xml:space="preserve">, a </w:t>
      </w:r>
      <w:r w:rsidR="0015697F">
        <w:rPr>
          <w:rFonts w:ascii="Arial" w:hAnsi="Arial" w:cs="Arial"/>
          <w:sz w:val="24"/>
          <w:szCs w:val="24"/>
        </w:rPr>
        <w:t xml:space="preserve">Norma Operacional Básica </w:t>
      </w:r>
      <w:r w:rsidR="00006CAD" w:rsidRPr="00802B24">
        <w:rPr>
          <w:rFonts w:ascii="Arial" w:hAnsi="Arial" w:cs="Arial"/>
          <w:sz w:val="24"/>
          <w:szCs w:val="24"/>
        </w:rPr>
        <w:t>NOB/SUAS 2005 representou importante avanço no sentido</w:t>
      </w:r>
      <w:r w:rsidR="0029485C">
        <w:rPr>
          <w:rFonts w:ascii="Arial" w:hAnsi="Arial" w:cs="Arial"/>
          <w:sz w:val="24"/>
          <w:szCs w:val="24"/>
        </w:rPr>
        <w:t xml:space="preserve"> de</w:t>
      </w:r>
      <w:r w:rsidR="00006CAD" w:rsidRPr="00802B24">
        <w:rPr>
          <w:rFonts w:ascii="Arial" w:hAnsi="Arial" w:cs="Arial"/>
          <w:sz w:val="24"/>
          <w:szCs w:val="24"/>
        </w:rPr>
        <w:t xml:space="preserve"> consolidar e implementar as diretrizes previstas na LOAS</w:t>
      </w:r>
      <w:r w:rsidR="004B46F6" w:rsidRPr="00802B24">
        <w:rPr>
          <w:rFonts w:ascii="Arial" w:hAnsi="Arial" w:cs="Arial"/>
          <w:sz w:val="24"/>
          <w:szCs w:val="24"/>
        </w:rPr>
        <w:t xml:space="preserve">. </w:t>
      </w:r>
      <w:r w:rsidR="00006CAD" w:rsidRPr="00802B24">
        <w:rPr>
          <w:rFonts w:ascii="Arial" w:hAnsi="Arial" w:cs="Arial"/>
          <w:sz w:val="24"/>
          <w:szCs w:val="24"/>
        </w:rPr>
        <w:t xml:space="preserve">A NOB/SUAS 2005 </w:t>
      </w:r>
      <w:r w:rsidR="00044B6F">
        <w:rPr>
          <w:rFonts w:ascii="Arial" w:hAnsi="Arial" w:cs="Arial"/>
          <w:sz w:val="24"/>
          <w:szCs w:val="24"/>
        </w:rPr>
        <w:t xml:space="preserve">disciplina </w:t>
      </w:r>
      <w:r w:rsidR="0006144C">
        <w:rPr>
          <w:rFonts w:ascii="Arial" w:hAnsi="Arial" w:cs="Arial"/>
          <w:sz w:val="24"/>
          <w:szCs w:val="24"/>
        </w:rPr>
        <w:t>a gestão da política de assistência social a partir das definições con</w:t>
      </w:r>
      <w:r w:rsidR="00C1616D">
        <w:rPr>
          <w:rFonts w:ascii="Arial" w:hAnsi="Arial" w:cs="Arial"/>
          <w:sz w:val="24"/>
          <w:szCs w:val="24"/>
        </w:rPr>
        <w:t>s</w:t>
      </w:r>
      <w:r w:rsidR="0006144C">
        <w:rPr>
          <w:rFonts w:ascii="Arial" w:hAnsi="Arial" w:cs="Arial"/>
          <w:sz w:val="24"/>
          <w:szCs w:val="24"/>
        </w:rPr>
        <w:t>tates na Constituição Federal, na LOAS e na PNAS,</w:t>
      </w:r>
      <w:r w:rsidR="00044B6F">
        <w:rPr>
          <w:rFonts w:ascii="Arial" w:hAnsi="Arial" w:cs="Arial"/>
          <w:sz w:val="24"/>
          <w:szCs w:val="24"/>
        </w:rPr>
        <w:t xml:space="preserve"> e normatiza a operacionalização</w:t>
      </w:r>
      <w:r w:rsidR="0006144C">
        <w:rPr>
          <w:rFonts w:ascii="Arial" w:hAnsi="Arial" w:cs="Arial"/>
          <w:sz w:val="24"/>
          <w:szCs w:val="24"/>
        </w:rPr>
        <w:t xml:space="preserve"> </w:t>
      </w:r>
      <w:r w:rsidR="00006CAD" w:rsidRPr="00802B24">
        <w:rPr>
          <w:rFonts w:ascii="Arial" w:hAnsi="Arial" w:cs="Arial"/>
          <w:sz w:val="24"/>
          <w:szCs w:val="24"/>
        </w:rPr>
        <w:t>do Sistema Único de Assistência Social (SUAS)</w:t>
      </w:r>
      <w:r w:rsidR="00AF13B2">
        <w:rPr>
          <w:rFonts w:ascii="Arial" w:hAnsi="Arial" w:cs="Arial"/>
          <w:sz w:val="24"/>
          <w:szCs w:val="24"/>
        </w:rPr>
        <w:t>.</w:t>
      </w:r>
      <w:r w:rsidR="0015697F">
        <w:rPr>
          <w:rFonts w:ascii="Arial" w:hAnsi="Arial" w:cs="Arial"/>
          <w:sz w:val="24"/>
          <w:szCs w:val="24"/>
        </w:rPr>
        <w:t xml:space="preserve"> </w:t>
      </w:r>
      <w:r w:rsidR="00AF13B2">
        <w:rPr>
          <w:rFonts w:ascii="Arial" w:hAnsi="Arial" w:cs="Arial"/>
          <w:sz w:val="24"/>
          <w:szCs w:val="24"/>
        </w:rPr>
        <w:t>A NOB/SUAS 2005</w:t>
      </w:r>
      <w:r w:rsidR="00F56723">
        <w:rPr>
          <w:rFonts w:ascii="Arial" w:hAnsi="Arial" w:cs="Arial"/>
          <w:sz w:val="24"/>
          <w:szCs w:val="24"/>
        </w:rPr>
        <w:t xml:space="preserve"> </w:t>
      </w:r>
      <w:r w:rsidR="004B46F6" w:rsidRPr="00802B24">
        <w:rPr>
          <w:rFonts w:ascii="Arial" w:hAnsi="Arial" w:cs="Arial"/>
          <w:sz w:val="24"/>
          <w:szCs w:val="24"/>
        </w:rPr>
        <w:t>avança</w:t>
      </w:r>
      <w:r w:rsidRPr="00802B24">
        <w:rPr>
          <w:rFonts w:ascii="Arial" w:hAnsi="Arial" w:cs="Arial"/>
          <w:sz w:val="24"/>
          <w:szCs w:val="24"/>
        </w:rPr>
        <w:t xml:space="preserve"> na integração</w:t>
      </w:r>
      <w:r w:rsidR="004B46F6" w:rsidRPr="00802B24">
        <w:rPr>
          <w:rFonts w:ascii="Arial" w:hAnsi="Arial" w:cs="Arial"/>
          <w:sz w:val="24"/>
          <w:szCs w:val="24"/>
        </w:rPr>
        <w:t>, pactuação e coordenação</w:t>
      </w:r>
      <w:r w:rsidRPr="00802B24">
        <w:rPr>
          <w:rFonts w:ascii="Arial" w:hAnsi="Arial" w:cs="Arial"/>
          <w:sz w:val="24"/>
          <w:szCs w:val="24"/>
        </w:rPr>
        <w:t xml:space="preserve"> entre as diversas esferas de governo</w:t>
      </w:r>
      <w:r w:rsidR="004B46F6" w:rsidRPr="00802B24">
        <w:rPr>
          <w:rFonts w:ascii="Arial" w:hAnsi="Arial" w:cs="Arial"/>
          <w:sz w:val="24"/>
          <w:szCs w:val="24"/>
        </w:rPr>
        <w:t>,</w:t>
      </w:r>
      <w:r w:rsidR="00945C15" w:rsidRPr="00802B24">
        <w:rPr>
          <w:rFonts w:ascii="Arial" w:hAnsi="Arial" w:cs="Arial"/>
          <w:sz w:val="24"/>
          <w:szCs w:val="24"/>
        </w:rPr>
        <w:t xml:space="preserve"> na </w:t>
      </w:r>
      <w:r w:rsidRPr="00802B24">
        <w:rPr>
          <w:rFonts w:ascii="Arial" w:hAnsi="Arial" w:cs="Arial"/>
          <w:sz w:val="24"/>
          <w:szCs w:val="24"/>
        </w:rPr>
        <w:t xml:space="preserve">organização </w:t>
      </w:r>
      <w:r w:rsidR="006D71DA" w:rsidRPr="00802B24">
        <w:rPr>
          <w:rFonts w:ascii="Arial" w:hAnsi="Arial" w:cs="Arial"/>
          <w:sz w:val="24"/>
          <w:szCs w:val="24"/>
        </w:rPr>
        <w:t>da</w:t>
      </w:r>
      <w:r w:rsidR="0006144C">
        <w:rPr>
          <w:rFonts w:ascii="Arial" w:hAnsi="Arial" w:cs="Arial"/>
          <w:sz w:val="24"/>
          <w:szCs w:val="24"/>
        </w:rPr>
        <w:t>s instâncias de gestão, articulação e controle da política,</w:t>
      </w:r>
      <w:r w:rsidRPr="00802B24">
        <w:rPr>
          <w:rFonts w:ascii="Arial" w:hAnsi="Arial" w:cs="Arial"/>
          <w:sz w:val="24"/>
          <w:szCs w:val="24"/>
        </w:rPr>
        <w:t xml:space="preserve"> </w:t>
      </w:r>
      <w:r w:rsidR="00475650">
        <w:rPr>
          <w:rFonts w:ascii="Arial" w:hAnsi="Arial" w:cs="Arial"/>
          <w:sz w:val="24"/>
          <w:szCs w:val="24"/>
        </w:rPr>
        <w:t xml:space="preserve">na </w:t>
      </w:r>
      <w:r w:rsidRPr="00802B24">
        <w:rPr>
          <w:rFonts w:ascii="Arial" w:hAnsi="Arial" w:cs="Arial"/>
          <w:sz w:val="24"/>
          <w:szCs w:val="24"/>
        </w:rPr>
        <w:t>proteção social</w:t>
      </w:r>
      <w:r w:rsidR="006D71DA" w:rsidRPr="00802B24">
        <w:rPr>
          <w:rFonts w:ascii="Arial" w:hAnsi="Arial" w:cs="Arial"/>
          <w:sz w:val="24"/>
          <w:szCs w:val="24"/>
        </w:rPr>
        <w:t xml:space="preserve">, na instituição de </w:t>
      </w:r>
      <w:r w:rsidRPr="00802B24">
        <w:rPr>
          <w:rFonts w:ascii="Arial" w:hAnsi="Arial" w:cs="Arial"/>
          <w:sz w:val="24"/>
          <w:szCs w:val="24"/>
        </w:rPr>
        <w:t>arranjos para a prestação de serviços</w:t>
      </w:r>
      <w:r w:rsidR="006D71DA" w:rsidRPr="00802B24">
        <w:rPr>
          <w:rFonts w:ascii="Arial" w:hAnsi="Arial" w:cs="Arial"/>
          <w:sz w:val="24"/>
          <w:szCs w:val="24"/>
        </w:rPr>
        <w:t xml:space="preserve">, e no </w:t>
      </w:r>
      <w:r w:rsidRPr="00802B24">
        <w:rPr>
          <w:rFonts w:ascii="Arial" w:hAnsi="Arial" w:cs="Arial"/>
          <w:sz w:val="24"/>
          <w:szCs w:val="24"/>
        </w:rPr>
        <w:t>financiamento, com</w:t>
      </w:r>
      <w:r w:rsidR="00583151">
        <w:rPr>
          <w:rFonts w:ascii="Arial" w:hAnsi="Arial" w:cs="Arial"/>
          <w:sz w:val="24"/>
          <w:szCs w:val="24"/>
        </w:rPr>
        <w:t xml:space="preserve"> definições sobre</w:t>
      </w:r>
      <w:r w:rsidRPr="00802B24">
        <w:rPr>
          <w:rFonts w:ascii="Arial" w:hAnsi="Arial" w:cs="Arial"/>
          <w:sz w:val="24"/>
          <w:szCs w:val="24"/>
        </w:rPr>
        <w:t xml:space="preserve"> repasses</w:t>
      </w:r>
      <w:r w:rsidR="006D71DA" w:rsidRPr="00802B24">
        <w:rPr>
          <w:rFonts w:ascii="Arial" w:hAnsi="Arial" w:cs="Arial"/>
          <w:sz w:val="24"/>
          <w:szCs w:val="24"/>
        </w:rPr>
        <w:t xml:space="preserve"> regulares e </w:t>
      </w:r>
      <w:r w:rsidRPr="00802B24">
        <w:rPr>
          <w:rFonts w:ascii="Arial" w:hAnsi="Arial" w:cs="Arial"/>
          <w:sz w:val="24"/>
          <w:szCs w:val="24"/>
        </w:rPr>
        <w:t>mecanismos de transferências de recursos fundo a fundo baseada em pisos, critérios e indicadores de partilha</w:t>
      </w:r>
      <w:r w:rsidR="0006144C">
        <w:rPr>
          <w:rStyle w:val="Refdenotaderodap"/>
          <w:rFonts w:ascii="Arial" w:hAnsi="Arial" w:cs="Arial"/>
          <w:sz w:val="24"/>
          <w:szCs w:val="24"/>
        </w:rPr>
        <w:footnoteReference w:id="4"/>
      </w:r>
      <w:r w:rsidR="0015697F">
        <w:rPr>
          <w:rFonts w:ascii="Arial" w:hAnsi="Arial" w:cs="Arial"/>
          <w:sz w:val="24"/>
          <w:szCs w:val="24"/>
        </w:rPr>
        <w:t>.</w:t>
      </w:r>
    </w:p>
    <w:p w14:paraId="5C88E224" w14:textId="77777777" w:rsidR="00C47BA2" w:rsidRPr="00802B24" w:rsidRDefault="000B5602" w:rsidP="009F73F5">
      <w:pPr>
        <w:spacing w:line="360" w:lineRule="auto"/>
        <w:jc w:val="both"/>
        <w:rPr>
          <w:rFonts w:ascii="Arial" w:hAnsi="Arial" w:cs="Arial"/>
          <w:sz w:val="24"/>
          <w:szCs w:val="24"/>
        </w:rPr>
      </w:pPr>
      <w:r w:rsidRPr="00802B24">
        <w:rPr>
          <w:rFonts w:ascii="Arial" w:hAnsi="Arial" w:cs="Arial"/>
          <w:sz w:val="24"/>
          <w:szCs w:val="24"/>
        </w:rPr>
        <w:t>A</w:t>
      </w:r>
      <w:r w:rsidR="00C47BA2" w:rsidRPr="00802B24">
        <w:rPr>
          <w:rFonts w:ascii="Arial" w:hAnsi="Arial" w:cs="Arial"/>
          <w:sz w:val="24"/>
          <w:szCs w:val="24"/>
        </w:rPr>
        <w:t xml:space="preserve"> NOB/SUAS 2012 </w:t>
      </w:r>
      <w:r w:rsidRPr="00802B24">
        <w:rPr>
          <w:rFonts w:ascii="Arial" w:hAnsi="Arial" w:cs="Arial"/>
          <w:sz w:val="24"/>
          <w:szCs w:val="24"/>
        </w:rPr>
        <w:t xml:space="preserve">avançou na </w:t>
      </w:r>
      <w:r w:rsidR="00C47BA2" w:rsidRPr="00802B24">
        <w:rPr>
          <w:rFonts w:ascii="Arial" w:hAnsi="Arial" w:cs="Arial"/>
          <w:sz w:val="24"/>
          <w:szCs w:val="24"/>
        </w:rPr>
        <w:t xml:space="preserve">pactuação de metas e de resultados, </w:t>
      </w:r>
      <w:r w:rsidRPr="00802B24">
        <w:rPr>
          <w:rFonts w:ascii="Arial" w:hAnsi="Arial" w:cs="Arial"/>
          <w:sz w:val="24"/>
          <w:szCs w:val="24"/>
        </w:rPr>
        <w:t>e trouxe maior flexibilização para uso dos recursos, ampliando a autonomia dos municípios. Também trouxe avanços em relação à</w:t>
      </w:r>
      <w:r w:rsidR="00C47BA2" w:rsidRPr="00802B24">
        <w:rPr>
          <w:rFonts w:ascii="Arial" w:hAnsi="Arial" w:cs="Arial"/>
          <w:sz w:val="24"/>
          <w:szCs w:val="24"/>
        </w:rPr>
        <w:t xml:space="preserve"> organização da Vigilância Soci</w:t>
      </w:r>
      <w:r w:rsidR="00967BC9" w:rsidRPr="00802B24">
        <w:rPr>
          <w:rFonts w:ascii="Arial" w:hAnsi="Arial" w:cs="Arial"/>
          <w:sz w:val="24"/>
          <w:szCs w:val="24"/>
        </w:rPr>
        <w:t>oassistenci</w:t>
      </w:r>
      <w:r w:rsidR="00C47BA2" w:rsidRPr="00802B24">
        <w:rPr>
          <w:rFonts w:ascii="Arial" w:hAnsi="Arial" w:cs="Arial"/>
          <w:sz w:val="24"/>
          <w:szCs w:val="24"/>
        </w:rPr>
        <w:t xml:space="preserve">al e da gestão do trabalho, principalmente </w:t>
      </w:r>
      <w:r w:rsidR="005D3EA4">
        <w:rPr>
          <w:rFonts w:ascii="Arial" w:hAnsi="Arial" w:cs="Arial"/>
          <w:sz w:val="24"/>
          <w:szCs w:val="24"/>
        </w:rPr>
        <w:t xml:space="preserve">em relação </w:t>
      </w:r>
      <w:r w:rsidR="00C47BA2" w:rsidRPr="00802B24">
        <w:rPr>
          <w:rFonts w:ascii="Arial" w:hAnsi="Arial" w:cs="Arial"/>
          <w:sz w:val="24"/>
          <w:szCs w:val="24"/>
        </w:rPr>
        <w:t>à educação dos trabalhadores.</w:t>
      </w:r>
    </w:p>
    <w:p w14:paraId="0A586CA0" w14:textId="77777777" w:rsidR="00ED6C72" w:rsidRPr="00802B24" w:rsidRDefault="00ED6C72" w:rsidP="00ED6C72">
      <w:pPr>
        <w:spacing w:line="360" w:lineRule="auto"/>
        <w:jc w:val="both"/>
        <w:rPr>
          <w:rFonts w:ascii="Arial" w:hAnsi="Arial" w:cs="Arial"/>
          <w:sz w:val="24"/>
          <w:szCs w:val="24"/>
        </w:rPr>
      </w:pPr>
      <w:r w:rsidRPr="00802B24">
        <w:rPr>
          <w:rFonts w:ascii="Arial" w:hAnsi="Arial" w:cs="Arial"/>
          <w:sz w:val="24"/>
          <w:szCs w:val="24"/>
        </w:rPr>
        <w:t xml:space="preserve">Outro </w:t>
      </w:r>
      <w:r w:rsidR="00650F4B">
        <w:rPr>
          <w:rFonts w:ascii="Arial" w:hAnsi="Arial" w:cs="Arial"/>
          <w:sz w:val="24"/>
          <w:szCs w:val="24"/>
        </w:rPr>
        <w:t>marco legal de destaque para a Assistência S</w:t>
      </w:r>
      <w:r w:rsidRPr="00802B24">
        <w:rPr>
          <w:rFonts w:ascii="Arial" w:hAnsi="Arial" w:cs="Arial"/>
          <w:sz w:val="24"/>
          <w:szCs w:val="24"/>
        </w:rPr>
        <w:t xml:space="preserve">ocial foi a Tipificação Nacional dos Serviços Socioassistenciais. Ela foi importante para padronizar a oferta dos serviços de proteção social básica e proteção social especial nacionalmente, especificando os conteúdos da oferta de serviços socioasisstenciais. A Tipificação traz detalhamentos importantes sobre ambiente físico, recursos materiais, recursos humanos, dentre outros. Tem-se, a partir da Tipificação, que os Serviços da Proteção Social Básica são compostos pelo Serviço de Proteção e Atendimento Integral à Família (PAIF), Serviço de Convivência e Fortalecimento de Vínculos e pelo Serviço de Proteção Social Básica no domicílio para pessoas com deficiência e idosas. Os </w:t>
      </w:r>
      <w:r w:rsidR="00650F4B">
        <w:rPr>
          <w:rFonts w:ascii="Arial" w:hAnsi="Arial" w:cs="Arial"/>
          <w:sz w:val="24"/>
          <w:szCs w:val="24"/>
        </w:rPr>
        <w:t>S</w:t>
      </w:r>
      <w:r w:rsidRPr="00802B24">
        <w:rPr>
          <w:rFonts w:ascii="Arial" w:hAnsi="Arial" w:cs="Arial"/>
          <w:sz w:val="24"/>
          <w:szCs w:val="24"/>
        </w:rPr>
        <w:t xml:space="preserve">erviços da </w:t>
      </w:r>
      <w:r w:rsidR="00650F4B">
        <w:rPr>
          <w:rFonts w:ascii="Arial" w:hAnsi="Arial" w:cs="Arial"/>
          <w:sz w:val="24"/>
          <w:szCs w:val="24"/>
        </w:rPr>
        <w:t>Proteção S</w:t>
      </w:r>
      <w:r w:rsidRPr="00802B24">
        <w:rPr>
          <w:rFonts w:ascii="Arial" w:hAnsi="Arial" w:cs="Arial"/>
          <w:sz w:val="24"/>
          <w:szCs w:val="24"/>
        </w:rPr>
        <w:t xml:space="preserve">ocial </w:t>
      </w:r>
      <w:r w:rsidR="00650F4B">
        <w:rPr>
          <w:rFonts w:ascii="Arial" w:hAnsi="Arial" w:cs="Arial"/>
          <w:sz w:val="24"/>
          <w:szCs w:val="24"/>
        </w:rPr>
        <w:t>B</w:t>
      </w:r>
      <w:r w:rsidRPr="00802B24">
        <w:rPr>
          <w:rFonts w:ascii="Arial" w:hAnsi="Arial" w:cs="Arial"/>
          <w:sz w:val="24"/>
          <w:szCs w:val="24"/>
        </w:rPr>
        <w:t>ásica buscam a prevenção de vulnerabilidades e riscos sociais.</w:t>
      </w:r>
    </w:p>
    <w:p w14:paraId="7D4BFF07" w14:textId="77777777" w:rsidR="00ED6C72" w:rsidRPr="00802B24" w:rsidRDefault="00ED6C72" w:rsidP="00ED6C72">
      <w:pPr>
        <w:spacing w:line="360" w:lineRule="auto"/>
        <w:jc w:val="both"/>
        <w:rPr>
          <w:rFonts w:ascii="Arial" w:hAnsi="Arial" w:cs="Arial"/>
          <w:sz w:val="24"/>
          <w:szCs w:val="24"/>
        </w:rPr>
      </w:pPr>
      <w:r w:rsidRPr="00802B24">
        <w:rPr>
          <w:rFonts w:ascii="Arial" w:hAnsi="Arial" w:cs="Arial"/>
          <w:sz w:val="24"/>
          <w:szCs w:val="24"/>
        </w:rPr>
        <w:lastRenderedPageBreak/>
        <w:t>Os Serviços da Proteção Social Especial, destinada a indivíduos em situação de violação de direitos, por sua vez, dividem-se entre média e alta complexidade. No primeiro caso</w:t>
      </w:r>
      <w:r w:rsidR="005D6F51">
        <w:rPr>
          <w:rFonts w:ascii="Arial" w:hAnsi="Arial" w:cs="Arial"/>
          <w:sz w:val="24"/>
          <w:szCs w:val="24"/>
        </w:rPr>
        <w:t>,</w:t>
      </w:r>
      <w:r w:rsidRPr="00802B24">
        <w:rPr>
          <w:rFonts w:ascii="Arial" w:hAnsi="Arial" w:cs="Arial"/>
          <w:sz w:val="24"/>
          <w:szCs w:val="24"/>
        </w:rPr>
        <w:t xml:space="preserve"> enquadram-se o Serviço de Proteção e Atendimento Especializado a Famílias e Indivíduos (PAEFI), o Serviço Especializado em Abordagem Social e o Serviço de Proteção Social a Adolescentes em Cumprimento de Medida Socioeducativa de Liberdade Assistida (LA), e de Prestação de Serviços à Comunidade (PSC). Na alta complexidade, estão os serviços de Acolhimento Institucional, Acolhimento em República, Acolhimento em Família Acolhedora e o Serviço de Proteção em Situações de Calamidades Públi</w:t>
      </w:r>
      <w:r w:rsidR="00ED10B8">
        <w:rPr>
          <w:rFonts w:ascii="Arial" w:hAnsi="Arial" w:cs="Arial"/>
          <w:sz w:val="24"/>
          <w:szCs w:val="24"/>
        </w:rPr>
        <w:t>cas e de Emergências.</w:t>
      </w:r>
    </w:p>
    <w:p w14:paraId="6783A5A1" w14:textId="77777777" w:rsidR="004A1056" w:rsidRPr="00802B24" w:rsidRDefault="004A1056" w:rsidP="009F73F5">
      <w:pPr>
        <w:spacing w:line="360" w:lineRule="auto"/>
        <w:jc w:val="both"/>
        <w:rPr>
          <w:rFonts w:ascii="Arial" w:hAnsi="Arial" w:cs="Arial"/>
          <w:sz w:val="24"/>
          <w:szCs w:val="24"/>
        </w:rPr>
      </w:pPr>
      <w:r w:rsidRPr="00802B24">
        <w:rPr>
          <w:rFonts w:ascii="Arial" w:hAnsi="Arial" w:cs="Arial"/>
          <w:sz w:val="24"/>
          <w:szCs w:val="24"/>
        </w:rPr>
        <w:t xml:space="preserve">As diversas atualizações de normativos realizadas desde a promulgação da Constituição de 1988 definem aspectos de gestão, financiamento, organização da prestação dos serviços, oferta de benefícios, estrutura, recursos humanos e de participação social para a </w:t>
      </w:r>
      <w:r w:rsidR="00774595">
        <w:rPr>
          <w:rFonts w:ascii="Arial" w:hAnsi="Arial" w:cs="Arial"/>
          <w:sz w:val="24"/>
          <w:szCs w:val="24"/>
        </w:rPr>
        <w:t>A</w:t>
      </w:r>
      <w:r w:rsidRPr="00802B24">
        <w:rPr>
          <w:rFonts w:ascii="Arial" w:hAnsi="Arial" w:cs="Arial"/>
          <w:sz w:val="24"/>
          <w:szCs w:val="24"/>
        </w:rPr>
        <w:t xml:space="preserve">ssistência </w:t>
      </w:r>
      <w:r w:rsidR="00774595">
        <w:rPr>
          <w:rFonts w:ascii="Arial" w:hAnsi="Arial" w:cs="Arial"/>
          <w:sz w:val="24"/>
          <w:szCs w:val="24"/>
        </w:rPr>
        <w:t>S</w:t>
      </w:r>
      <w:r w:rsidRPr="00802B24">
        <w:rPr>
          <w:rFonts w:ascii="Arial" w:hAnsi="Arial" w:cs="Arial"/>
          <w:sz w:val="24"/>
          <w:szCs w:val="24"/>
        </w:rPr>
        <w:t>ocial. Nesse sentido, destaca-se a importância do Censo SUAS como ferramenta de acompanhamento e monitoramento dos diversos elementos que compõem o SUAS.</w:t>
      </w:r>
    </w:p>
    <w:p w14:paraId="4075F585" w14:textId="77777777" w:rsidR="00C47BA2" w:rsidRPr="00802B24" w:rsidRDefault="00C47BA2" w:rsidP="00C47BA2">
      <w:pPr>
        <w:rPr>
          <w:rFonts w:ascii="Arial" w:hAnsi="Arial" w:cs="Arial"/>
          <w:sz w:val="24"/>
          <w:szCs w:val="24"/>
        </w:rPr>
      </w:pPr>
      <w:r w:rsidRPr="00802B24">
        <w:rPr>
          <w:rFonts w:ascii="Arial" w:hAnsi="Arial" w:cs="Arial"/>
          <w:sz w:val="24"/>
          <w:szCs w:val="24"/>
        </w:rPr>
        <w:br w:type="page"/>
      </w:r>
    </w:p>
    <w:p w14:paraId="0858B59A" w14:textId="63819598" w:rsidR="0071753D" w:rsidRPr="00802B24" w:rsidRDefault="0071753D" w:rsidP="00656728">
      <w:pPr>
        <w:spacing w:line="240" w:lineRule="auto"/>
        <w:jc w:val="both"/>
        <w:rPr>
          <w:rFonts w:ascii="Arial" w:hAnsi="Arial" w:cs="Arial"/>
          <w:b/>
          <w:sz w:val="28"/>
          <w:szCs w:val="28"/>
        </w:rPr>
      </w:pPr>
      <w:r w:rsidRPr="00802B24">
        <w:rPr>
          <w:rFonts w:ascii="Arial" w:hAnsi="Arial" w:cs="Arial"/>
          <w:b/>
          <w:sz w:val="28"/>
          <w:szCs w:val="28"/>
        </w:rPr>
        <w:lastRenderedPageBreak/>
        <w:t xml:space="preserve">Capítulo 1 </w:t>
      </w:r>
      <w:r w:rsidR="00656728">
        <w:rPr>
          <w:rFonts w:ascii="Arial" w:hAnsi="Arial" w:cs="Arial"/>
          <w:b/>
          <w:sz w:val="28"/>
          <w:szCs w:val="28"/>
        </w:rPr>
        <w:t xml:space="preserve">- </w:t>
      </w:r>
      <w:r w:rsidRPr="00802B24">
        <w:rPr>
          <w:rFonts w:ascii="Arial" w:hAnsi="Arial" w:cs="Arial"/>
          <w:b/>
          <w:sz w:val="28"/>
          <w:szCs w:val="28"/>
        </w:rPr>
        <w:t>M</w:t>
      </w:r>
      <w:r w:rsidR="00656728">
        <w:rPr>
          <w:rFonts w:ascii="Arial" w:hAnsi="Arial" w:cs="Arial"/>
          <w:b/>
          <w:sz w:val="28"/>
          <w:szCs w:val="28"/>
        </w:rPr>
        <w:t>etodologia</w:t>
      </w:r>
    </w:p>
    <w:p w14:paraId="4E3B96F5"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 xml:space="preserve">Parte do processo de aprimoramento da </w:t>
      </w:r>
      <w:r w:rsidR="009026AC" w:rsidRPr="00802B24">
        <w:rPr>
          <w:rFonts w:ascii="Arial" w:hAnsi="Arial" w:cs="Arial"/>
          <w:sz w:val="24"/>
          <w:szCs w:val="24"/>
        </w:rPr>
        <w:t xml:space="preserve">gestão do SUAS e da </w:t>
      </w:r>
      <w:r w:rsidRPr="00802B24">
        <w:rPr>
          <w:rFonts w:ascii="Arial" w:hAnsi="Arial" w:cs="Arial"/>
          <w:sz w:val="24"/>
          <w:szCs w:val="24"/>
        </w:rPr>
        <w:t>rede socioassistencial, o Censo SUAS</w:t>
      </w:r>
      <w:r w:rsidR="00196B2A" w:rsidRPr="00802B24">
        <w:rPr>
          <w:rFonts w:ascii="Arial" w:hAnsi="Arial" w:cs="Arial"/>
          <w:sz w:val="24"/>
          <w:szCs w:val="24"/>
        </w:rPr>
        <w:t xml:space="preserve"> é um </w:t>
      </w:r>
      <w:r w:rsidRPr="00802B24">
        <w:rPr>
          <w:rFonts w:ascii="Arial" w:hAnsi="Arial" w:cs="Arial"/>
          <w:sz w:val="24"/>
          <w:szCs w:val="24"/>
        </w:rPr>
        <w:t>inst</w:t>
      </w:r>
      <w:r w:rsidR="00196B2A" w:rsidRPr="00802B24">
        <w:rPr>
          <w:rFonts w:ascii="Arial" w:hAnsi="Arial" w:cs="Arial"/>
          <w:sz w:val="24"/>
          <w:szCs w:val="24"/>
        </w:rPr>
        <w:t>rumento de monitoramento anual que reúne informações providas por diversos agentes.</w:t>
      </w:r>
    </w:p>
    <w:p w14:paraId="5F1B0FD1"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Criado em 2007 como uma ficha de registro de caracterização básica dos CRAS, o levantamento passou a ser denominado de Censo CRAS no ano seguinte. Em 2009, o levantamento passou a abranger também a coleta de dados junto aos CREAS, recebendo a denominação atual de Censo SUAS. Nos três anos seguintes, refletindo o processo de institucionalização crescente do SUAS, ampliou-se substancialmente seu escopo investigativo, com a introdução paulatina dos questionários sobre Gestão Estadual, Gestão Municipal, Conselho Estadual de Assistência Social, Conselho Municipal de Assistência Social, Rede de Entidades Conveniadas (todos em 2010), Centros POP (em 2011) e Unidades de Acolhimento (em 2012)</w:t>
      </w:r>
      <w:r w:rsidRPr="00676343">
        <w:rPr>
          <w:rStyle w:val="Refdenotaderodap"/>
          <w:rFonts w:eastAsia="Times New Roman"/>
          <w:sz w:val="24"/>
          <w:szCs w:val="24"/>
          <w:lang w:eastAsia="pt-BR"/>
        </w:rPr>
        <w:footnoteReference w:id="5"/>
      </w:r>
      <w:r w:rsidR="00196B2A" w:rsidRPr="00802B24">
        <w:rPr>
          <w:rFonts w:ascii="Arial" w:hAnsi="Arial" w:cs="Arial"/>
          <w:sz w:val="24"/>
          <w:szCs w:val="24"/>
        </w:rPr>
        <w:t>.</w:t>
      </w:r>
    </w:p>
    <w:p w14:paraId="2C3AA476"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 xml:space="preserve">Em 2014 </w:t>
      </w:r>
      <w:r w:rsidR="00BA1E07" w:rsidRPr="00802B24">
        <w:rPr>
          <w:rFonts w:ascii="Arial" w:hAnsi="Arial" w:cs="Arial"/>
          <w:sz w:val="24"/>
          <w:szCs w:val="24"/>
        </w:rPr>
        <w:t>foi instituído questionário para coletar</w:t>
      </w:r>
      <w:r w:rsidRPr="00802B24">
        <w:rPr>
          <w:rFonts w:ascii="Arial" w:hAnsi="Arial" w:cs="Arial"/>
          <w:sz w:val="24"/>
          <w:szCs w:val="24"/>
        </w:rPr>
        <w:t xml:space="preserve"> informações relacionadas aos chamados Centros de Convivência – unidades públicas e privadas, conveniadas ao MDS ou não, que executam o Serviço de Convivência e For</w:t>
      </w:r>
      <w:r w:rsidR="00196B2A" w:rsidRPr="00802B24">
        <w:rPr>
          <w:rFonts w:ascii="Arial" w:hAnsi="Arial" w:cs="Arial"/>
          <w:sz w:val="24"/>
          <w:szCs w:val="24"/>
        </w:rPr>
        <w:t>talecimento de Vínculos (SCFV).</w:t>
      </w:r>
    </w:p>
    <w:p w14:paraId="60C40D0B" w14:textId="77777777" w:rsidR="00C47BA2" w:rsidRPr="00802B24" w:rsidRDefault="00C47BA2" w:rsidP="009F73F5">
      <w:pPr>
        <w:spacing w:line="360" w:lineRule="auto"/>
        <w:jc w:val="both"/>
        <w:rPr>
          <w:rFonts w:ascii="Arial" w:hAnsi="Arial" w:cs="Arial"/>
          <w:sz w:val="24"/>
          <w:szCs w:val="24"/>
        </w:rPr>
      </w:pPr>
      <w:r w:rsidRPr="00802B24">
        <w:rPr>
          <w:rFonts w:ascii="Arial" w:hAnsi="Arial" w:cs="Arial"/>
          <w:sz w:val="24"/>
          <w:szCs w:val="24"/>
        </w:rPr>
        <w:t>Em 2015 foi instituído um questionário para coletar informações dos Centros Dia, unidades que executam o Serviço de Proteção Social Especial</w:t>
      </w:r>
      <w:r w:rsidR="00CA30F0" w:rsidRPr="00802B24">
        <w:rPr>
          <w:rFonts w:ascii="Arial" w:hAnsi="Arial" w:cs="Arial"/>
          <w:sz w:val="24"/>
          <w:szCs w:val="24"/>
        </w:rPr>
        <w:t xml:space="preserve"> (PSE)</w:t>
      </w:r>
      <w:r w:rsidRPr="00802B24">
        <w:rPr>
          <w:rFonts w:ascii="Arial" w:hAnsi="Arial" w:cs="Arial"/>
          <w:sz w:val="24"/>
          <w:szCs w:val="24"/>
        </w:rPr>
        <w:t xml:space="preserve"> para pessoas com</w:t>
      </w:r>
      <w:r w:rsidR="00557C1F" w:rsidRPr="00802B24">
        <w:rPr>
          <w:rFonts w:ascii="Arial" w:hAnsi="Arial" w:cs="Arial"/>
          <w:sz w:val="24"/>
          <w:szCs w:val="24"/>
        </w:rPr>
        <w:t xml:space="preserve"> </w:t>
      </w:r>
      <w:r w:rsidRPr="00802B24">
        <w:rPr>
          <w:rFonts w:ascii="Arial" w:hAnsi="Arial" w:cs="Arial"/>
          <w:sz w:val="24"/>
          <w:szCs w:val="24"/>
        </w:rPr>
        <w:t>deficiência, idosas e suas famílias</w:t>
      </w:r>
      <w:r w:rsidR="00557C1F" w:rsidRPr="00802B24">
        <w:rPr>
          <w:rFonts w:ascii="Arial" w:hAnsi="Arial" w:cs="Arial"/>
          <w:sz w:val="24"/>
          <w:szCs w:val="24"/>
        </w:rPr>
        <w:t>.</w:t>
      </w:r>
    </w:p>
    <w:p w14:paraId="5C355874" w14:textId="77777777" w:rsidR="0071753D" w:rsidRPr="00802B24" w:rsidRDefault="00111596" w:rsidP="009F73F5">
      <w:pPr>
        <w:spacing w:line="360" w:lineRule="auto"/>
        <w:jc w:val="both"/>
        <w:rPr>
          <w:rFonts w:ascii="Arial" w:hAnsi="Arial" w:cs="Arial"/>
          <w:sz w:val="24"/>
          <w:szCs w:val="24"/>
        </w:rPr>
      </w:pPr>
      <w:r w:rsidRPr="00802B24">
        <w:rPr>
          <w:rFonts w:ascii="Arial" w:hAnsi="Arial" w:cs="Arial"/>
          <w:sz w:val="24"/>
          <w:szCs w:val="24"/>
        </w:rPr>
        <w:t xml:space="preserve">Ao longo desses </w:t>
      </w:r>
      <w:r w:rsidR="00A341B1">
        <w:rPr>
          <w:rFonts w:ascii="Arial" w:hAnsi="Arial" w:cs="Arial"/>
          <w:sz w:val="24"/>
          <w:szCs w:val="24"/>
        </w:rPr>
        <w:t>dez</w:t>
      </w:r>
      <w:r w:rsidR="0071753D" w:rsidRPr="00802B24">
        <w:rPr>
          <w:rFonts w:ascii="Arial" w:hAnsi="Arial" w:cs="Arial"/>
          <w:sz w:val="24"/>
          <w:szCs w:val="24"/>
        </w:rPr>
        <w:t xml:space="preserve"> anos, o Censo tem tido como principal objetivo </w:t>
      </w:r>
      <w:r w:rsidRPr="00802B24">
        <w:rPr>
          <w:rFonts w:ascii="Arial" w:hAnsi="Arial" w:cs="Arial"/>
          <w:sz w:val="24"/>
          <w:szCs w:val="24"/>
        </w:rPr>
        <w:t>retratar</w:t>
      </w:r>
      <w:r w:rsidR="0071753D" w:rsidRPr="00802B24">
        <w:rPr>
          <w:rFonts w:ascii="Arial" w:hAnsi="Arial" w:cs="Arial"/>
          <w:sz w:val="24"/>
          <w:szCs w:val="24"/>
        </w:rPr>
        <w:t xml:space="preserve"> </w:t>
      </w:r>
      <w:r w:rsidRPr="00802B24">
        <w:rPr>
          <w:rFonts w:ascii="Arial" w:hAnsi="Arial" w:cs="Arial"/>
          <w:sz w:val="24"/>
          <w:szCs w:val="24"/>
        </w:rPr>
        <w:t>as</w:t>
      </w:r>
      <w:r w:rsidR="0071753D" w:rsidRPr="00802B24">
        <w:rPr>
          <w:rFonts w:ascii="Arial" w:hAnsi="Arial" w:cs="Arial"/>
          <w:sz w:val="24"/>
          <w:szCs w:val="24"/>
        </w:rPr>
        <w:t xml:space="preserve"> </w:t>
      </w:r>
      <w:r w:rsidRPr="00802B24">
        <w:rPr>
          <w:rFonts w:ascii="Arial" w:hAnsi="Arial" w:cs="Arial"/>
          <w:sz w:val="24"/>
          <w:szCs w:val="24"/>
        </w:rPr>
        <w:t>estruturas</w:t>
      </w:r>
      <w:r w:rsidR="0071753D" w:rsidRPr="00802B24">
        <w:rPr>
          <w:rFonts w:ascii="Arial" w:hAnsi="Arial" w:cs="Arial"/>
          <w:sz w:val="24"/>
          <w:szCs w:val="24"/>
        </w:rPr>
        <w:t xml:space="preserve"> </w:t>
      </w:r>
      <w:r w:rsidRPr="00802B24">
        <w:rPr>
          <w:rFonts w:ascii="Arial" w:hAnsi="Arial" w:cs="Arial"/>
          <w:sz w:val="24"/>
          <w:szCs w:val="24"/>
        </w:rPr>
        <w:t>de</w:t>
      </w:r>
      <w:r w:rsidR="0071753D" w:rsidRPr="00802B24">
        <w:rPr>
          <w:rFonts w:ascii="Arial" w:hAnsi="Arial" w:cs="Arial"/>
          <w:sz w:val="24"/>
          <w:szCs w:val="24"/>
        </w:rPr>
        <w:t xml:space="preserve"> </w:t>
      </w:r>
      <w:r w:rsidRPr="00802B24">
        <w:rPr>
          <w:rFonts w:ascii="Arial" w:hAnsi="Arial" w:cs="Arial"/>
          <w:sz w:val="24"/>
          <w:szCs w:val="24"/>
        </w:rPr>
        <w:t>gestão</w:t>
      </w:r>
      <w:r w:rsidR="0071753D" w:rsidRPr="00802B24">
        <w:rPr>
          <w:rFonts w:ascii="Arial" w:hAnsi="Arial" w:cs="Arial"/>
          <w:sz w:val="24"/>
          <w:szCs w:val="24"/>
        </w:rPr>
        <w:t xml:space="preserve"> </w:t>
      </w:r>
      <w:r w:rsidRPr="00802B24">
        <w:rPr>
          <w:rFonts w:ascii="Arial" w:hAnsi="Arial" w:cs="Arial"/>
          <w:sz w:val="24"/>
          <w:szCs w:val="24"/>
        </w:rPr>
        <w:t xml:space="preserve">e </w:t>
      </w:r>
      <w:r w:rsidR="0071753D" w:rsidRPr="00802B24">
        <w:rPr>
          <w:rFonts w:ascii="Arial" w:hAnsi="Arial" w:cs="Arial"/>
          <w:sz w:val="24"/>
          <w:szCs w:val="24"/>
        </w:rPr>
        <w:t xml:space="preserve">de </w:t>
      </w:r>
      <w:r w:rsidRPr="00802B24">
        <w:rPr>
          <w:rFonts w:ascii="Arial" w:hAnsi="Arial" w:cs="Arial"/>
          <w:sz w:val="24"/>
          <w:szCs w:val="24"/>
        </w:rPr>
        <w:t>oferta</w:t>
      </w:r>
      <w:r w:rsidR="0071753D" w:rsidRPr="00802B24">
        <w:rPr>
          <w:rFonts w:ascii="Arial" w:hAnsi="Arial" w:cs="Arial"/>
          <w:sz w:val="24"/>
          <w:szCs w:val="24"/>
        </w:rPr>
        <w:t xml:space="preserve"> </w:t>
      </w:r>
      <w:r w:rsidRPr="00802B24">
        <w:rPr>
          <w:rFonts w:ascii="Arial" w:hAnsi="Arial" w:cs="Arial"/>
          <w:sz w:val="24"/>
          <w:szCs w:val="24"/>
        </w:rPr>
        <w:t>de</w:t>
      </w:r>
      <w:r w:rsidR="0071753D" w:rsidRPr="00802B24">
        <w:rPr>
          <w:rFonts w:ascii="Arial" w:hAnsi="Arial" w:cs="Arial"/>
          <w:sz w:val="24"/>
          <w:szCs w:val="24"/>
        </w:rPr>
        <w:t xml:space="preserve"> </w:t>
      </w:r>
      <w:r w:rsidRPr="00802B24">
        <w:rPr>
          <w:rFonts w:ascii="Arial" w:hAnsi="Arial" w:cs="Arial"/>
          <w:sz w:val="24"/>
          <w:szCs w:val="24"/>
        </w:rPr>
        <w:t>serviços</w:t>
      </w:r>
      <w:r w:rsidR="0071753D" w:rsidRPr="00802B24">
        <w:rPr>
          <w:rFonts w:ascii="Arial" w:hAnsi="Arial" w:cs="Arial"/>
          <w:sz w:val="24"/>
          <w:szCs w:val="24"/>
        </w:rPr>
        <w:t xml:space="preserve"> do SUAS, </w:t>
      </w:r>
      <w:r w:rsidRPr="00802B24">
        <w:rPr>
          <w:rFonts w:ascii="Arial" w:hAnsi="Arial" w:cs="Arial"/>
          <w:sz w:val="24"/>
          <w:szCs w:val="24"/>
        </w:rPr>
        <w:t>produzindo</w:t>
      </w:r>
      <w:r w:rsidR="0071753D" w:rsidRPr="00802B24">
        <w:rPr>
          <w:rFonts w:ascii="Arial" w:hAnsi="Arial" w:cs="Arial"/>
          <w:sz w:val="24"/>
          <w:szCs w:val="24"/>
        </w:rPr>
        <w:t xml:space="preserve"> </w:t>
      </w:r>
      <w:r w:rsidRPr="00802B24">
        <w:rPr>
          <w:rFonts w:ascii="Arial" w:hAnsi="Arial" w:cs="Arial"/>
          <w:sz w:val="24"/>
          <w:szCs w:val="24"/>
        </w:rPr>
        <w:t>informações</w:t>
      </w:r>
      <w:r w:rsidR="0071753D" w:rsidRPr="00802B24">
        <w:rPr>
          <w:rFonts w:ascii="Arial" w:hAnsi="Arial" w:cs="Arial"/>
          <w:sz w:val="24"/>
          <w:szCs w:val="24"/>
        </w:rPr>
        <w:t xml:space="preserve"> </w:t>
      </w:r>
      <w:r w:rsidRPr="00802B24">
        <w:rPr>
          <w:rFonts w:ascii="Arial" w:hAnsi="Arial" w:cs="Arial"/>
          <w:sz w:val="24"/>
          <w:szCs w:val="24"/>
        </w:rPr>
        <w:t>que</w:t>
      </w:r>
      <w:r w:rsidR="0071753D" w:rsidRPr="00802B24">
        <w:rPr>
          <w:rFonts w:ascii="Arial" w:hAnsi="Arial" w:cs="Arial"/>
          <w:sz w:val="24"/>
          <w:szCs w:val="24"/>
        </w:rPr>
        <w:t xml:space="preserve"> </w:t>
      </w:r>
      <w:r w:rsidRPr="00802B24">
        <w:rPr>
          <w:rFonts w:ascii="Arial" w:hAnsi="Arial" w:cs="Arial"/>
          <w:sz w:val="24"/>
          <w:szCs w:val="24"/>
        </w:rPr>
        <w:t>subsidiem</w:t>
      </w:r>
      <w:r w:rsidR="0071753D" w:rsidRPr="00802B24">
        <w:rPr>
          <w:rFonts w:ascii="Arial" w:hAnsi="Arial" w:cs="Arial"/>
          <w:sz w:val="24"/>
          <w:szCs w:val="24"/>
        </w:rPr>
        <w:t xml:space="preserve"> </w:t>
      </w:r>
      <w:r w:rsidRPr="00802B24">
        <w:rPr>
          <w:rFonts w:ascii="Arial" w:hAnsi="Arial" w:cs="Arial"/>
          <w:sz w:val="24"/>
          <w:szCs w:val="24"/>
        </w:rPr>
        <w:t>o</w:t>
      </w:r>
      <w:r w:rsidR="0071753D" w:rsidRPr="00802B24">
        <w:rPr>
          <w:rFonts w:ascii="Arial" w:hAnsi="Arial" w:cs="Arial"/>
          <w:sz w:val="24"/>
          <w:szCs w:val="24"/>
        </w:rPr>
        <w:t xml:space="preserve"> </w:t>
      </w:r>
      <w:r w:rsidRPr="00802B24">
        <w:rPr>
          <w:rFonts w:ascii="Arial" w:hAnsi="Arial" w:cs="Arial"/>
          <w:sz w:val="24"/>
          <w:szCs w:val="24"/>
        </w:rPr>
        <w:t>planejamento da</w:t>
      </w:r>
      <w:r w:rsidR="0071753D" w:rsidRPr="00802B24">
        <w:rPr>
          <w:rFonts w:ascii="Arial" w:hAnsi="Arial" w:cs="Arial"/>
          <w:sz w:val="24"/>
          <w:szCs w:val="24"/>
        </w:rPr>
        <w:t xml:space="preserve"> </w:t>
      </w:r>
      <w:r w:rsidRPr="00802B24">
        <w:rPr>
          <w:rFonts w:ascii="Arial" w:hAnsi="Arial" w:cs="Arial"/>
          <w:sz w:val="24"/>
          <w:szCs w:val="24"/>
        </w:rPr>
        <w:t>política,</w:t>
      </w:r>
      <w:r w:rsidR="0071753D" w:rsidRPr="00802B24">
        <w:rPr>
          <w:rFonts w:ascii="Arial" w:hAnsi="Arial" w:cs="Arial"/>
          <w:sz w:val="24"/>
          <w:szCs w:val="24"/>
        </w:rPr>
        <w:t xml:space="preserve"> </w:t>
      </w:r>
      <w:r w:rsidRPr="00802B24">
        <w:rPr>
          <w:rFonts w:ascii="Arial" w:hAnsi="Arial" w:cs="Arial"/>
          <w:sz w:val="24"/>
          <w:szCs w:val="24"/>
        </w:rPr>
        <w:t>o aperfeiçoamento do</w:t>
      </w:r>
      <w:r w:rsidR="0071753D" w:rsidRPr="00802B24">
        <w:rPr>
          <w:rFonts w:ascii="Arial" w:hAnsi="Arial" w:cs="Arial"/>
          <w:sz w:val="24"/>
          <w:szCs w:val="24"/>
        </w:rPr>
        <w:t xml:space="preserve"> </w:t>
      </w:r>
      <w:r w:rsidRPr="00802B24">
        <w:rPr>
          <w:rFonts w:ascii="Arial" w:hAnsi="Arial" w:cs="Arial"/>
          <w:sz w:val="24"/>
          <w:szCs w:val="24"/>
        </w:rPr>
        <w:t>sistema,</w:t>
      </w:r>
      <w:r w:rsidR="0071753D" w:rsidRPr="00802B24">
        <w:rPr>
          <w:rFonts w:ascii="Arial" w:hAnsi="Arial" w:cs="Arial"/>
          <w:sz w:val="24"/>
          <w:szCs w:val="24"/>
        </w:rPr>
        <w:t xml:space="preserve"> </w:t>
      </w:r>
      <w:r w:rsidRPr="00802B24">
        <w:rPr>
          <w:rFonts w:ascii="Arial" w:hAnsi="Arial" w:cs="Arial"/>
          <w:sz w:val="24"/>
          <w:szCs w:val="24"/>
        </w:rPr>
        <w:t>a</w:t>
      </w:r>
      <w:r w:rsidR="0071753D" w:rsidRPr="00802B24">
        <w:rPr>
          <w:rFonts w:ascii="Arial" w:hAnsi="Arial" w:cs="Arial"/>
          <w:sz w:val="24"/>
          <w:szCs w:val="24"/>
        </w:rPr>
        <w:t xml:space="preserve"> </w:t>
      </w:r>
      <w:r w:rsidRPr="00802B24">
        <w:rPr>
          <w:rFonts w:ascii="Arial" w:hAnsi="Arial" w:cs="Arial"/>
          <w:sz w:val="24"/>
          <w:szCs w:val="24"/>
        </w:rPr>
        <w:t>formação</w:t>
      </w:r>
      <w:r w:rsidR="0071753D" w:rsidRPr="00802B24">
        <w:rPr>
          <w:rFonts w:ascii="Arial" w:hAnsi="Arial" w:cs="Arial"/>
          <w:sz w:val="24"/>
          <w:szCs w:val="24"/>
        </w:rPr>
        <w:t xml:space="preserve"> </w:t>
      </w:r>
      <w:r w:rsidRPr="00802B24">
        <w:rPr>
          <w:rFonts w:ascii="Arial" w:hAnsi="Arial" w:cs="Arial"/>
          <w:sz w:val="24"/>
          <w:szCs w:val="24"/>
        </w:rPr>
        <w:t>dos trabalhadores e a prestação de contas à sociedade</w:t>
      </w:r>
      <w:r w:rsidR="0071753D" w:rsidRPr="00802B24">
        <w:rPr>
          <w:rFonts w:ascii="Arial" w:hAnsi="Arial" w:cs="Arial"/>
          <w:sz w:val="24"/>
          <w:szCs w:val="24"/>
        </w:rPr>
        <w:t xml:space="preserve">. Assim, é possível, a partir de seus resultados, gerar ações e medidas que objetivam a resolução de dificuldades e o aprimoramento da gestão. Seus instrumentos e objetivos são definidos de forma conjunta pela Secretaria Nacional de </w:t>
      </w:r>
      <w:r w:rsidR="0071753D" w:rsidRPr="00802B24">
        <w:rPr>
          <w:rFonts w:ascii="Arial" w:hAnsi="Arial" w:cs="Arial"/>
          <w:sz w:val="24"/>
          <w:szCs w:val="24"/>
        </w:rPr>
        <w:lastRenderedPageBreak/>
        <w:t xml:space="preserve">Assistência Social (SNAS) e </w:t>
      </w:r>
      <w:r w:rsidRPr="00802B24">
        <w:rPr>
          <w:rFonts w:ascii="Arial" w:hAnsi="Arial" w:cs="Arial"/>
          <w:sz w:val="24"/>
          <w:szCs w:val="24"/>
        </w:rPr>
        <w:t>pela</w:t>
      </w:r>
      <w:r w:rsidR="0071753D" w:rsidRPr="00802B24">
        <w:rPr>
          <w:rFonts w:ascii="Arial" w:hAnsi="Arial" w:cs="Arial"/>
          <w:sz w:val="24"/>
          <w:szCs w:val="24"/>
        </w:rPr>
        <w:t xml:space="preserve"> Secretaria de Avaliação</w:t>
      </w:r>
      <w:r w:rsidRPr="00802B24">
        <w:rPr>
          <w:rFonts w:ascii="Arial" w:hAnsi="Arial" w:cs="Arial"/>
          <w:sz w:val="24"/>
          <w:szCs w:val="24"/>
        </w:rPr>
        <w:t xml:space="preserve"> e Gestão da Informação (SAGI).</w:t>
      </w:r>
    </w:p>
    <w:p w14:paraId="058F44D8" w14:textId="77777777" w:rsidR="0071753D" w:rsidRPr="00802B24" w:rsidRDefault="00AF57B4" w:rsidP="009F73F5">
      <w:pPr>
        <w:spacing w:line="360" w:lineRule="auto"/>
        <w:jc w:val="both"/>
        <w:rPr>
          <w:rFonts w:ascii="Arial" w:hAnsi="Arial" w:cs="Arial"/>
          <w:sz w:val="24"/>
          <w:szCs w:val="24"/>
        </w:rPr>
      </w:pPr>
      <w:r w:rsidRPr="00802B24">
        <w:rPr>
          <w:rFonts w:ascii="Arial" w:hAnsi="Arial" w:cs="Arial"/>
          <w:sz w:val="24"/>
          <w:szCs w:val="24"/>
        </w:rPr>
        <w:t>Em 201</w:t>
      </w:r>
      <w:r w:rsidR="00DA402C">
        <w:rPr>
          <w:rFonts w:ascii="Arial" w:hAnsi="Arial" w:cs="Arial"/>
          <w:sz w:val="24"/>
          <w:szCs w:val="24"/>
        </w:rPr>
        <w:t>6</w:t>
      </w:r>
      <w:r w:rsidR="0071753D" w:rsidRPr="00802B24">
        <w:rPr>
          <w:rFonts w:ascii="Arial" w:hAnsi="Arial" w:cs="Arial"/>
          <w:sz w:val="24"/>
          <w:szCs w:val="24"/>
        </w:rPr>
        <w:t xml:space="preserve">, o Censo </w:t>
      </w:r>
      <w:r w:rsidR="00BA1E07" w:rsidRPr="00802B24">
        <w:rPr>
          <w:rFonts w:ascii="Arial" w:hAnsi="Arial" w:cs="Arial"/>
          <w:sz w:val="24"/>
          <w:szCs w:val="24"/>
        </w:rPr>
        <w:t xml:space="preserve">SUAS </w:t>
      </w:r>
      <w:r w:rsidR="0071753D" w:rsidRPr="00802B24">
        <w:rPr>
          <w:rFonts w:ascii="Arial" w:hAnsi="Arial" w:cs="Arial"/>
          <w:sz w:val="24"/>
          <w:szCs w:val="24"/>
        </w:rPr>
        <w:t xml:space="preserve">compreendeu a aplicação de </w:t>
      </w:r>
      <w:r w:rsidR="00BF0EFB" w:rsidRPr="00802B24">
        <w:rPr>
          <w:rFonts w:ascii="Arial" w:hAnsi="Arial" w:cs="Arial"/>
          <w:sz w:val="24"/>
          <w:szCs w:val="24"/>
        </w:rPr>
        <w:t>nove</w:t>
      </w:r>
      <w:r w:rsidR="0071753D" w:rsidRPr="00802B24">
        <w:rPr>
          <w:rFonts w:ascii="Arial" w:hAnsi="Arial" w:cs="Arial"/>
          <w:sz w:val="24"/>
          <w:szCs w:val="24"/>
        </w:rPr>
        <w:t xml:space="preserve"> questionários distintos, de modo a mapear os component</w:t>
      </w:r>
      <w:r w:rsidR="001F2357" w:rsidRPr="00802B24">
        <w:rPr>
          <w:rFonts w:ascii="Arial" w:hAnsi="Arial" w:cs="Arial"/>
          <w:sz w:val="24"/>
          <w:szCs w:val="24"/>
        </w:rPr>
        <w:t>es sistêmicos da PNAS, a saber:</w:t>
      </w:r>
    </w:p>
    <w:p w14:paraId="6450B8C1"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 xml:space="preserve">Questionário Centro de Referência de Assistência Social (CRAS): </w:t>
      </w:r>
      <w:r w:rsidRPr="00802B24">
        <w:rPr>
          <w:rFonts w:ascii="Arial" w:hAnsi="Arial" w:cs="Arial"/>
          <w:sz w:val="24"/>
          <w:szCs w:val="24"/>
        </w:rPr>
        <w:t>Identificação</w:t>
      </w:r>
      <w:r w:rsidR="00524F27">
        <w:rPr>
          <w:rFonts w:ascii="Arial" w:hAnsi="Arial" w:cs="Arial"/>
          <w:sz w:val="24"/>
          <w:szCs w:val="24"/>
        </w:rPr>
        <w:t>;</w:t>
      </w:r>
      <w:r w:rsidRPr="00802B24">
        <w:rPr>
          <w:rFonts w:ascii="Arial" w:hAnsi="Arial" w:cs="Arial"/>
          <w:sz w:val="24"/>
          <w:szCs w:val="24"/>
        </w:rPr>
        <w:t xml:space="preserve"> Estrutura Física</w:t>
      </w:r>
      <w:r w:rsidR="00524F27">
        <w:rPr>
          <w:rFonts w:ascii="Arial" w:hAnsi="Arial" w:cs="Arial"/>
          <w:sz w:val="24"/>
          <w:szCs w:val="24"/>
        </w:rPr>
        <w:t>;</w:t>
      </w:r>
      <w:r w:rsidRPr="00802B24">
        <w:rPr>
          <w:rFonts w:ascii="Arial" w:hAnsi="Arial" w:cs="Arial"/>
          <w:sz w:val="24"/>
          <w:szCs w:val="24"/>
        </w:rPr>
        <w:t xml:space="preserve"> Serviço de Proteção e Atendimento Integral a Família (PAIF)</w:t>
      </w:r>
      <w:r w:rsidR="00524F27">
        <w:rPr>
          <w:rFonts w:ascii="Arial" w:hAnsi="Arial" w:cs="Arial"/>
          <w:sz w:val="24"/>
          <w:szCs w:val="24"/>
        </w:rPr>
        <w:t>;</w:t>
      </w:r>
      <w:r w:rsidRPr="00802B24">
        <w:rPr>
          <w:rFonts w:ascii="Arial" w:hAnsi="Arial" w:cs="Arial"/>
          <w:sz w:val="24"/>
          <w:szCs w:val="24"/>
        </w:rPr>
        <w:t xml:space="preserve"> Serviço de Convivência e Fortalecimento de Vínculos (SCFV)</w:t>
      </w:r>
      <w:r w:rsidR="00524F27">
        <w:rPr>
          <w:rFonts w:ascii="Arial" w:hAnsi="Arial" w:cs="Arial"/>
          <w:sz w:val="24"/>
          <w:szCs w:val="24"/>
        </w:rPr>
        <w:t>;</w:t>
      </w:r>
      <w:r w:rsidRPr="00802B24">
        <w:rPr>
          <w:rFonts w:ascii="Arial" w:hAnsi="Arial" w:cs="Arial"/>
          <w:sz w:val="24"/>
          <w:szCs w:val="24"/>
        </w:rPr>
        <w:t xml:space="preserve"> Equipe Volante</w:t>
      </w:r>
      <w:r w:rsidR="00524F27">
        <w:rPr>
          <w:rFonts w:ascii="Arial" w:hAnsi="Arial" w:cs="Arial"/>
          <w:sz w:val="24"/>
          <w:szCs w:val="24"/>
        </w:rPr>
        <w:t>;</w:t>
      </w:r>
      <w:r w:rsidRPr="00802B24">
        <w:rPr>
          <w:rFonts w:ascii="Arial" w:hAnsi="Arial" w:cs="Arial"/>
          <w:sz w:val="24"/>
          <w:szCs w:val="24"/>
        </w:rPr>
        <w:t xml:space="preserve"> Benefícios </w:t>
      </w:r>
      <w:r w:rsidR="00DA402C">
        <w:rPr>
          <w:rFonts w:ascii="Arial" w:hAnsi="Arial" w:cs="Arial"/>
          <w:sz w:val="24"/>
          <w:szCs w:val="24"/>
        </w:rPr>
        <w:t>socioassistenciais</w:t>
      </w:r>
      <w:r w:rsidRPr="00802B24">
        <w:rPr>
          <w:rFonts w:ascii="Arial" w:hAnsi="Arial" w:cs="Arial"/>
          <w:sz w:val="24"/>
          <w:szCs w:val="24"/>
        </w:rPr>
        <w:t xml:space="preserve"> e Cadastro</w:t>
      </w:r>
      <w:r w:rsidR="00DA402C">
        <w:rPr>
          <w:rFonts w:ascii="Arial" w:hAnsi="Arial" w:cs="Arial"/>
          <w:sz w:val="24"/>
          <w:szCs w:val="24"/>
        </w:rPr>
        <w:t xml:space="preserve"> Único</w:t>
      </w:r>
      <w:r w:rsidR="00524F27">
        <w:rPr>
          <w:rFonts w:ascii="Arial" w:hAnsi="Arial" w:cs="Arial"/>
          <w:sz w:val="24"/>
          <w:szCs w:val="24"/>
        </w:rPr>
        <w:t>;</w:t>
      </w:r>
      <w:r w:rsidRPr="00802B24">
        <w:rPr>
          <w:rFonts w:ascii="Arial" w:hAnsi="Arial" w:cs="Arial"/>
          <w:sz w:val="24"/>
          <w:szCs w:val="24"/>
        </w:rPr>
        <w:t xml:space="preserve"> Gestão e Território</w:t>
      </w:r>
      <w:r w:rsidR="00524F27">
        <w:rPr>
          <w:rFonts w:ascii="Arial" w:hAnsi="Arial" w:cs="Arial"/>
          <w:sz w:val="24"/>
          <w:szCs w:val="24"/>
        </w:rPr>
        <w:t>;</w:t>
      </w:r>
      <w:r w:rsidR="009833C5">
        <w:rPr>
          <w:rFonts w:ascii="Arial" w:hAnsi="Arial" w:cs="Arial"/>
          <w:sz w:val="24"/>
          <w:szCs w:val="24"/>
        </w:rPr>
        <w:t xml:space="preserve"> Articulação e</w:t>
      </w:r>
      <w:r w:rsidRPr="00802B24">
        <w:rPr>
          <w:rFonts w:ascii="Arial" w:hAnsi="Arial" w:cs="Arial"/>
          <w:sz w:val="24"/>
          <w:szCs w:val="24"/>
        </w:rPr>
        <w:t xml:space="preserve"> Recursos Humanos.</w:t>
      </w:r>
    </w:p>
    <w:p w14:paraId="07CCBD5A"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 xml:space="preserve">Questionário Centro de Referência Especializado de Assistência Social (CREAS): </w:t>
      </w:r>
      <w:r w:rsidRPr="00802B24">
        <w:rPr>
          <w:rFonts w:ascii="Arial" w:hAnsi="Arial" w:cs="Arial"/>
          <w:sz w:val="24"/>
          <w:szCs w:val="24"/>
        </w:rPr>
        <w:t>Identificação</w:t>
      </w:r>
      <w:r w:rsidR="00524F27">
        <w:rPr>
          <w:rFonts w:ascii="Arial" w:hAnsi="Arial" w:cs="Arial"/>
          <w:sz w:val="24"/>
          <w:szCs w:val="24"/>
        </w:rPr>
        <w:t>;</w:t>
      </w:r>
      <w:r w:rsidRPr="00802B24">
        <w:rPr>
          <w:rFonts w:ascii="Arial" w:hAnsi="Arial" w:cs="Arial"/>
          <w:sz w:val="24"/>
          <w:szCs w:val="24"/>
        </w:rPr>
        <w:t xml:space="preserve"> Estrutura Física</w:t>
      </w:r>
      <w:r w:rsidR="00524F27">
        <w:rPr>
          <w:rFonts w:ascii="Arial" w:hAnsi="Arial" w:cs="Arial"/>
          <w:sz w:val="24"/>
          <w:szCs w:val="24"/>
        </w:rPr>
        <w:t>;</w:t>
      </w:r>
      <w:r w:rsidRPr="00802B24">
        <w:rPr>
          <w:rFonts w:ascii="Arial" w:hAnsi="Arial" w:cs="Arial"/>
          <w:sz w:val="24"/>
          <w:szCs w:val="24"/>
        </w:rPr>
        <w:t xml:space="preserve"> Serviço de Proteção e Atendimento </w:t>
      </w:r>
      <w:r w:rsidR="0081586F">
        <w:rPr>
          <w:rFonts w:ascii="Arial" w:hAnsi="Arial" w:cs="Arial"/>
          <w:sz w:val="24"/>
          <w:szCs w:val="24"/>
        </w:rPr>
        <w:t>Especializado</w:t>
      </w:r>
      <w:r w:rsidRPr="00802B24">
        <w:rPr>
          <w:rFonts w:ascii="Arial" w:hAnsi="Arial" w:cs="Arial"/>
          <w:sz w:val="24"/>
          <w:szCs w:val="24"/>
        </w:rPr>
        <w:t xml:space="preserve"> a Família</w:t>
      </w:r>
      <w:r w:rsidR="0081586F">
        <w:rPr>
          <w:rFonts w:ascii="Arial" w:hAnsi="Arial" w:cs="Arial"/>
          <w:sz w:val="24"/>
          <w:szCs w:val="24"/>
        </w:rPr>
        <w:t>s e Indivíduos</w:t>
      </w:r>
      <w:r w:rsidRPr="00802B24">
        <w:rPr>
          <w:rFonts w:ascii="Arial" w:hAnsi="Arial" w:cs="Arial"/>
          <w:sz w:val="24"/>
          <w:szCs w:val="24"/>
        </w:rPr>
        <w:t xml:space="preserve"> (PA</w:t>
      </w:r>
      <w:r w:rsidR="0081586F">
        <w:rPr>
          <w:rFonts w:ascii="Arial" w:hAnsi="Arial" w:cs="Arial"/>
          <w:sz w:val="24"/>
          <w:szCs w:val="24"/>
        </w:rPr>
        <w:t>E</w:t>
      </w:r>
      <w:r w:rsidRPr="00802B24">
        <w:rPr>
          <w:rFonts w:ascii="Arial" w:hAnsi="Arial" w:cs="Arial"/>
          <w:sz w:val="24"/>
          <w:szCs w:val="24"/>
        </w:rPr>
        <w:t>F</w:t>
      </w:r>
      <w:r w:rsidR="0081586F">
        <w:rPr>
          <w:rFonts w:ascii="Arial" w:hAnsi="Arial" w:cs="Arial"/>
          <w:sz w:val="24"/>
          <w:szCs w:val="24"/>
        </w:rPr>
        <w:t>I</w:t>
      </w:r>
      <w:r w:rsidRPr="00802B24">
        <w:rPr>
          <w:rFonts w:ascii="Arial" w:hAnsi="Arial" w:cs="Arial"/>
          <w:sz w:val="24"/>
          <w:szCs w:val="24"/>
        </w:rPr>
        <w:t>)</w:t>
      </w:r>
      <w:r w:rsidR="00524F27">
        <w:rPr>
          <w:rFonts w:ascii="Arial" w:hAnsi="Arial" w:cs="Arial"/>
          <w:sz w:val="24"/>
          <w:szCs w:val="24"/>
        </w:rPr>
        <w:t>;</w:t>
      </w:r>
      <w:r w:rsidRPr="00802B24">
        <w:rPr>
          <w:rFonts w:ascii="Arial" w:hAnsi="Arial" w:cs="Arial"/>
          <w:sz w:val="24"/>
          <w:szCs w:val="24"/>
        </w:rPr>
        <w:t xml:space="preserve"> </w:t>
      </w:r>
      <w:r w:rsidR="0081586F">
        <w:rPr>
          <w:rFonts w:ascii="Arial" w:hAnsi="Arial" w:cs="Arial"/>
          <w:sz w:val="24"/>
          <w:szCs w:val="24"/>
        </w:rPr>
        <w:t>Serviço de Proteção Social a Adolescentes em Cumprimento de Medida Socioeducativa de Liberdade</w:t>
      </w:r>
      <w:r w:rsidR="00524F27">
        <w:rPr>
          <w:rFonts w:ascii="Arial" w:hAnsi="Arial" w:cs="Arial"/>
          <w:sz w:val="24"/>
          <w:szCs w:val="24"/>
        </w:rPr>
        <w:t xml:space="preserve"> Assistida (LA) e de Prestação de Serviços à Comunidade (PSC); </w:t>
      </w:r>
      <w:r w:rsidRPr="00802B24">
        <w:rPr>
          <w:rFonts w:ascii="Arial" w:hAnsi="Arial" w:cs="Arial"/>
          <w:sz w:val="24"/>
          <w:szCs w:val="24"/>
        </w:rPr>
        <w:t>Serviço de Abordagem Social</w:t>
      </w:r>
      <w:r w:rsidR="00524F27">
        <w:rPr>
          <w:rFonts w:ascii="Arial" w:hAnsi="Arial" w:cs="Arial"/>
          <w:sz w:val="24"/>
          <w:szCs w:val="24"/>
        </w:rPr>
        <w:t>;</w:t>
      </w:r>
      <w:r w:rsidRPr="00802B24">
        <w:rPr>
          <w:rFonts w:ascii="Arial" w:hAnsi="Arial" w:cs="Arial"/>
          <w:sz w:val="24"/>
          <w:szCs w:val="24"/>
        </w:rPr>
        <w:t xml:space="preserve"> </w:t>
      </w:r>
      <w:r w:rsidR="00524F27">
        <w:rPr>
          <w:rFonts w:ascii="Arial" w:hAnsi="Arial" w:cs="Arial"/>
          <w:sz w:val="24"/>
          <w:szCs w:val="24"/>
        </w:rPr>
        <w:t xml:space="preserve">Serviço de Proteção Social Especial para Pessoas com Deficiência, Idosas e suas Famílias; </w:t>
      </w:r>
      <w:r w:rsidRPr="00802B24">
        <w:rPr>
          <w:rFonts w:ascii="Arial" w:hAnsi="Arial" w:cs="Arial"/>
          <w:sz w:val="24"/>
          <w:szCs w:val="24"/>
        </w:rPr>
        <w:t>Gestão</w:t>
      </w:r>
      <w:r w:rsidR="00524F27">
        <w:rPr>
          <w:rFonts w:ascii="Arial" w:hAnsi="Arial" w:cs="Arial"/>
          <w:sz w:val="24"/>
          <w:szCs w:val="24"/>
        </w:rPr>
        <w:t>;</w:t>
      </w:r>
      <w:r w:rsidRPr="00802B24">
        <w:rPr>
          <w:rFonts w:ascii="Arial" w:hAnsi="Arial" w:cs="Arial"/>
          <w:sz w:val="24"/>
          <w:szCs w:val="24"/>
        </w:rPr>
        <w:t xml:space="preserve"> </w:t>
      </w:r>
      <w:r w:rsidR="00524F27">
        <w:rPr>
          <w:rFonts w:ascii="Arial" w:hAnsi="Arial" w:cs="Arial"/>
          <w:sz w:val="24"/>
          <w:szCs w:val="24"/>
        </w:rPr>
        <w:t>Articulação</w:t>
      </w:r>
      <w:r w:rsidR="009833C5">
        <w:rPr>
          <w:rFonts w:ascii="Arial" w:hAnsi="Arial" w:cs="Arial"/>
          <w:sz w:val="24"/>
          <w:szCs w:val="24"/>
        </w:rPr>
        <w:t xml:space="preserve"> e</w:t>
      </w:r>
      <w:r w:rsidR="00432B94" w:rsidRPr="00802B24">
        <w:rPr>
          <w:rFonts w:ascii="Arial" w:hAnsi="Arial" w:cs="Arial"/>
          <w:sz w:val="24"/>
          <w:szCs w:val="24"/>
        </w:rPr>
        <w:t xml:space="preserve"> Recursos Humanos.</w:t>
      </w:r>
    </w:p>
    <w:p w14:paraId="5488D520"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Questionário Centro de Referência Especializado para P</w:t>
      </w:r>
      <w:r w:rsidR="00717379">
        <w:rPr>
          <w:rFonts w:ascii="Arial" w:hAnsi="Arial" w:cs="Arial"/>
          <w:b/>
          <w:bCs/>
          <w:sz w:val="24"/>
          <w:szCs w:val="24"/>
        </w:rPr>
        <w:t>opulação</w:t>
      </w:r>
      <w:r w:rsidRPr="00802B24">
        <w:rPr>
          <w:rFonts w:ascii="Arial" w:hAnsi="Arial" w:cs="Arial"/>
          <w:b/>
          <w:bCs/>
          <w:sz w:val="24"/>
          <w:szCs w:val="24"/>
        </w:rPr>
        <w:t xml:space="preserve"> em Situação de Rua (Centro POP): </w:t>
      </w:r>
      <w:r w:rsidRPr="00802B24">
        <w:rPr>
          <w:rFonts w:ascii="Arial" w:hAnsi="Arial" w:cs="Arial"/>
          <w:sz w:val="24"/>
          <w:szCs w:val="24"/>
        </w:rPr>
        <w:t>Identificação</w:t>
      </w:r>
      <w:r w:rsidR="009833C5">
        <w:rPr>
          <w:rFonts w:ascii="Arial" w:hAnsi="Arial" w:cs="Arial"/>
          <w:sz w:val="24"/>
          <w:szCs w:val="24"/>
        </w:rPr>
        <w:t>;</w:t>
      </w:r>
      <w:r w:rsidRPr="00802B24">
        <w:rPr>
          <w:rFonts w:ascii="Arial" w:hAnsi="Arial" w:cs="Arial"/>
          <w:sz w:val="24"/>
          <w:szCs w:val="24"/>
        </w:rPr>
        <w:t xml:space="preserve"> Estrutura Física</w:t>
      </w:r>
      <w:r w:rsidR="009833C5">
        <w:rPr>
          <w:rFonts w:ascii="Arial" w:hAnsi="Arial" w:cs="Arial"/>
          <w:sz w:val="24"/>
          <w:szCs w:val="24"/>
        </w:rPr>
        <w:t>;</w:t>
      </w:r>
      <w:r w:rsidRPr="00802B24">
        <w:rPr>
          <w:rFonts w:ascii="Arial" w:hAnsi="Arial" w:cs="Arial"/>
          <w:sz w:val="24"/>
          <w:szCs w:val="24"/>
        </w:rPr>
        <w:t xml:space="preserve"> Serviço Especializado para Pessoas em Situação de Rua</w:t>
      </w:r>
      <w:r w:rsidR="009833C5">
        <w:rPr>
          <w:rFonts w:ascii="Arial" w:hAnsi="Arial" w:cs="Arial"/>
          <w:sz w:val="24"/>
          <w:szCs w:val="24"/>
        </w:rPr>
        <w:t>;</w:t>
      </w:r>
      <w:r w:rsidRPr="00802B24">
        <w:rPr>
          <w:rFonts w:ascii="Arial" w:hAnsi="Arial" w:cs="Arial"/>
          <w:sz w:val="24"/>
          <w:szCs w:val="24"/>
        </w:rPr>
        <w:t xml:space="preserve"> Serviço Especializado em Abordagem Social</w:t>
      </w:r>
      <w:r w:rsidR="009833C5">
        <w:rPr>
          <w:rFonts w:ascii="Arial" w:hAnsi="Arial" w:cs="Arial"/>
          <w:sz w:val="24"/>
          <w:szCs w:val="24"/>
        </w:rPr>
        <w:t>;</w:t>
      </w:r>
      <w:r w:rsidRPr="00802B24">
        <w:rPr>
          <w:rFonts w:ascii="Arial" w:hAnsi="Arial" w:cs="Arial"/>
          <w:sz w:val="24"/>
          <w:szCs w:val="24"/>
        </w:rPr>
        <w:t xml:space="preserve"> Gestão</w:t>
      </w:r>
      <w:r w:rsidR="009833C5">
        <w:rPr>
          <w:rFonts w:ascii="Arial" w:hAnsi="Arial" w:cs="Arial"/>
          <w:sz w:val="24"/>
          <w:szCs w:val="24"/>
        </w:rPr>
        <w:t>;</w:t>
      </w:r>
      <w:r w:rsidRPr="00802B24">
        <w:rPr>
          <w:rFonts w:ascii="Arial" w:hAnsi="Arial" w:cs="Arial"/>
          <w:sz w:val="24"/>
          <w:szCs w:val="24"/>
        </w:rPr>
        <w:t xml:space="preserve"> </w:t>
      </w:r>
      <w:r w:rsidR="002B58EA" w:rsidRPr="00802B24">
        <w:rPr>
          <w:rFonts w:ascii="Arial" w:hAnsi="Arial" w:cs="Arial"/>
          <w:sz w:val="24"/>
          <w:szCs w:val="24"/>
        </w:rPr>
        <w:t>Articulação</w:t>
      </w:r>
      <w:r w:rsidR="009833C5">
        <w:rPr>
          <w:rFonts w:ascii="Arial" w:hAnsi="Arial" w:cs="Arial"/>
          <w:sz w:val="24"/>
          <w:szCs w:val="24"/>
        </w:rPr>
        <w:t xml:space="preserve"> e</w:t>
      </w:r>
      <w:r w:rsidR="002B58EA" w:rsidRPr="00802B24">
        <w:rPr>
          <w:rFonts w:ascii="Arial" w:hAnsi="Arial" w:cs="Arial"/>
          <w:sz w:val="24"/>
          <w:szCs w:val="24"/>
        </w:rPr>
        <w:t xml:space="preserve"> Recursos Humanos.</w:t>
      </w:r>
    </w:p>
    <w:p w14:paraId="206505A4"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 xml:space="preserve">Questionário Unidades de Acolhimento: </w:t>
      </w:r>
      <w:r w:rsidRPr="00802B24">
        <w:rPr>
          <w:rFonts w:ascii="Arial" w:hAnsi="Arial" w:cs="Arial"/>
          <w:bCs/>
          <w:sz w:val="24"/>
          <w:szCs w:val="24"/>
        </w:rPr>
        <w:t>I</w:t>
      </w:r>
      <w:r w:rsidRPr="00802B24">
        <w:rPr>
          <w:rFonts w:ascii="Arial" w:hAnsi="Arial" w:cs="Arial"/>
          <w:sz w:val="24"/>
          <w:szCs w:val="24"/>
        </w:rPr>
        <w:t>dentificação</w:t>
      </w:r>
      <w:r w:rsidR="00D804FF">
        <w:rPr>
          <w:rFonts w:ascii="Arial" w:hAnsi="Arial" w:cs="Arial"/>
          <w:sz w:val="24"/>
          <w:szCs w:val="24"/>
        </w:rPr>
        <w:t>;</w:t>
      </w:r>
      <w:r w:rsidRPr="00802B24">
        <w:rPr>
          <w:rFonts w:ascii="Arial" w:hAnsi="Arial" w:cs="Arial"/>
          <w:sz w:val="24"/>
          <w:szCs w:val="24"/>
        </w:rPr>
        <w:t xml:space="preserve"> Caracterização da Unidade</w:t>
      </w:r>
      <w:r w:rsidR="00D804FF">
        <w:rPr>
          <w:rFonts w:ascii="Arial" w:hAnsi="Arial" w:cs="Arial"/>
          <w:sz w:val="24"/>
          <w:szCs w:val="24"/>
        </w:rPr>
        <w:t>;</w:t>
      </w:r>
      <w:r w:rsidRPr="00802B24">
        <w:rPr>
          <w:rFonts w:ascii="Arial" w:hAnsi="Arial" w:cs="Arial"/>
          <w:sz w:val="24"/>
          <w:szCs w:val="24"/>
        </w:rPr>
        <w:t xml:space="preserve"> Estrutura Física e Área de Localização </w:t>
      </w:r>
      <w:r w:rsidR="00D804FF">
        <w:rPr>
          <w:rFonts w:ascii="Arial" w:hAnsi="Arial" w:cs="Arial"/>
          <w:sz w:val="24"/>
          <w:szCs w:val="24"/>
        </w:rPr>
        <w:t xml:space="preserve">da Unidade </w:t>
      </w:r>
      <w:r w:rsidRPr="00802B24">
        <w:rPr>
          <w:rFonts w:ascii="Arial" w:hAnsi="Arial" w:cs="Arial"/>
          <w:sz w:val="24"/>
          <w:szCs w:val="24"/>
        </w:rPr>
        <w:t>e Recursos Humanos.</w:t>
      </w:r>
    </w:p>
    <w:p w14:paraId="5E963653"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Questionário Centro de Convivência:</w:t>
      </w:r>
      <w:r w:rsidRPr="00802B24">
        <w:rPr>
          <w:rFonts w:ascii="Arial" w:hAnsi="Arial" w:cs="Arial"/>
          <w:sz w:val="24"/>
          <w:szCs w:val="24"/>
        </w:rPr>
        <w:t xml:space="preserve"> Identificação</w:t>
      </w:r>
      <w:r w:rsidR="00D804FF">
        <w:rPr>
          <w:rFonts w:ascii="Arial" w:hAnsi="Arial" w:cs="Arial"/>
          <w:sz w:val="24"/>
          <w:szCs w:val="24"/>
        </w:rPr>
        <w:t>;</w:t>
      </w:r>
      <w:r w:rsidRPr="00802B24">
        <w:rPr>
          <w:rFonts w:ascii="Arial" w:hAnsi="Arial" w:cs="Arial"/>
          <w:sz w:val="24"/>
          <w:szCs w:val="24"/>
        </w:rPr>
        <w:t xml:space="preserve"> </w:t>
      </w:r>
      <w:r w:rsidR="00D804FF">
        <w:rPr>
          <w:rFonts w:ascii="Arial" w:hAnsi="Arial" w:cs="Arial"/>
          <w:sz w:val="24"/>
          <w:szCs w:val="24"/>
        </w:rPr>
        <w:t>Caracterização da Unidade</w:t>
      </w:r>
      <w:r w:rsidR="00D0017A">
        <w:rPr>
          <w:rFonts w:ascii="Arial" w:hAnsi="Arial" w:cs="Arial"/>
          <w:sz w:val="24"/>
          <w:szCs w:val="24"/>
        </w:rPr>
        <w:t xml:space="preserve"> e</w:t>
      </w:r>
      <w:r w:rsidR="00D804FF">
        <w:rPr>
          <w:rFonts w:ascii="Arial" w:hAnsi="Arial" w:cs="Arial"/>
          <w:sz w:val="24"/>
          <w:szCs w:val="24"/>
        </w:rPr>
        <w:t xml:space="preserve"> Recursos Humanos</w:t>
      </w:r>
      <w:r w:rsidR="002B58EA" w:rsidRPr="00802B24">
        <w:rPr>
          <w:rFonts w:ascii="Arial" w:hAnsi="Arial" w:cs="Arial"/>
          <w:sz w:val="24"/>
          <w:szCs w:val="24"/>
        </w:rPr>
        <w:t>.</w:t>
      </w:r>
    </w:p>
    <w:p w14:paraId="43AEEE83"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 xml:space="preserve">Questionário </w:t>
      </w:r>
      <w:r w:rsidR="00944A08">
        <w:rPr>
          <w:rFonts w:ascii="Arial" w:hAnsi="Arial" w:cs="Arial"/>
          <w:b/>
          <w:bCs/>
          <w:sz w:val="24"/>
          <w:szCs w:val="24"/>
        </w:rPr>
        <w:t>C</w:t>
      </w:r>
      <w:r w:rsidRPr="00802B24">
        <w:rPr>
          <w:rFonts w:ascii="Arial" w:hAnsi="Arial" w:cs="Arial"/>
          <w:b/>
          <w:bCs/>
          <w:sz w:val="24"/>
          <w:szCs w:val="24"/>
        </w:rPr>
        <w:t>onselho</w:t>
      </w:r>
      <w:r w:rsidR="00944A08">
        <w:rPr>
          <w:rFonts w:ascii="Arial" w:hAnsi="Arial" w:cs="Arial"/>
          <w:b/>
          <w:bCs/>
          <w:sz w:val="24"/>
          <w:szCs w:val="24"/>
        </w:rPr>
        <w:t>s</w:t>
      </w:r>
      <w:r w:rsidRPr="00802B24">
        <w:rPr>
          <w:rFonts w:ascii="Arial" w:hAnsi="Arial" w:cs="Arial"/>
          <w:b/>
          <w:bCs/>
          <w:sz w:val="24"/>
          <w:szCs w:val="24"/>
        </w:rPr>
        <w:t xml:space="preserve"> </w:t>
      </w:r>
      <w:r w:rsidR="00944A08">
        <w:rPr>
          <w:rFonts w:ascii="Arial" w:hAnsi="Arial" w:cs="Arial"/>
          <w:b/>
          <w:bCs/>
          <w:sz w:val="24"/>
          <w:szCs w:val="24"/>
        </w:rPr>
        <w:t xml:space="preserve">Municipais e </w:t>
      </w:r>
      <w:r w:rsidRPr="00802B24">
        <w:rPr>
          <w:rFonts w:ascii="Arial" w:hAnsi="Arial" w:cs="Arial"/>
          <w:b/>
          <w:bCs/>
          <w:sz w:val="24"/>
          <w:szCs w:val="24"/>
        </w:rPr>
        <w:t>Estadua</w:t>
      </w:r>
      <w:r w:rsidR="00944A08">
        <w:rPr>
          <w:rFonts w:ascii="Arial" w:hAnsi="Arial" w:cs="Arial"/>
          <w:b/>
          <w:bCs/>
          <w:sz w:val="24"/>
          <w:szCs w:val="24"/>
        </w:rPr>
        <w:t>is</w:t>
      </w:r>
      <w:r w:rsidRPr="00802B24">
        <w:rPr>
          <w:rFonts w:ascii="Arial" w:hAnsi="Arial" w:cs="Arial"/>
          <w:b/>
          <w:bCs/>
          <w:sz w:val="24"/>
          <w:szCs w:val="24"/>
        </w:rPr>
        <w:t xml:space="preserve"> de Assistência Social </w:t>
      </w:r>
      <w:r w:rsidR="006456A3" w:rsidRPr="00802B24">
        <w:rPr>
          <w:rFonts w:ascii="Arial" w:hAnsi="Arial" w:cs="Arial"/>
          <w:b/>
          <w:bCs/>
          <w:sz w:val="24"/>
          <w:szCs w:val="24"/>
        </w:rPr>
        <w:t>(C</w:t>
      </w:r>
      <w:r w:rsidR="00944A08">
        <w:rPr>
          <w:rFonts w:ascii="Arial" w:hAnsi="Arial" w:cs="Arial"/>
          <w:b/>
          <w:bCs/>
          <w:sz w:val="24"/>
          <w:szCs w:val="24"/>
        </w:rPr>
        <w:t>M</w:t>
      </w:r>
      <w:r w:rsidR="006456A3" w:rsidRPr="00802B24">
        <w:rPr>
          <w:rFonts w:ascii="Arial" w:hAnsi="Arial" w:cs="Arial"/>
          <w:b/>
          <w:bCs/>
          <w:sz w:val="24"/>
          <w:szCs w:val="24"/>
        </w:rPr>
        <w:t>AS e C</w:t>
      </w:r>
      <w:r w:rsidR="00944A08">
        <w:rPr>
          <w:rFonts w:ascii="Arial" w:hAnsi="Arial" w:cs="Arial"/>
          <w:b/>
          <w:bCs/>
          <w:sz w:val="24"/>
          <w:szCs w:val="24"/>
        </w:rPr>
        <w:t>E</w:t>
      </w:r>
      <w:r w:rsidR="006456A3" w:rsidRPr="00802B24">
        <w:rPr>
          <w:rFonts w:ascii="Arial" w:hAnsi="Arial" w:cs="Arial"/>
          <w:b/>
          <w:bCs/>
          <w:sz w:val="24"/>
          <w:szCs w:val="24"/>
        </w:rPr>
        <w:t xml:space="preserve">AS) </w:t>
      </w:r>
      <w:r w:rsidRPr="00802B24">
        <w:rPr>
          <w:rFonts w:ascii="Arial" w:hAnsi="Arial" w:cs="Arial"/>
          <w:b/>
          <w:bCs/>
          <w:sz w:val="24"/>
          <w:szCs w:val="24"/>
        </w:rPr>
        <w:t xml:space="preserve">e Conselho de Assistência Social do Distrito Federal (CAS/DF): </w:t>
      </w:r>
      <w:r w:rsidRPr="00802B24">
        <w:rPr>
          <w:rFonts w:ascii="Arial" w:hAnsi="Arial" w:cs="Arial"/>
          <w:sz w:val="24"/>
          <w:szCs w:val="24"/>
        </w:rPr>
        <w:t>Identificação</w:t>
      </w:r>
      <w:r w:rsidR="00944A08">
        <w:rPr>
          <w:rFonts w:ascii="Arial" w:hAnsi="Arial" w:cs="Arial"/>
          <w:sz w:val="24"/>
          <w:szCs w:val="24"/>
        </w:rPr>
        <w:t>;</w:t>
      </w:r>
      <w:r w:rsidRPr="00802B24">
        <w:rPr>
          <w:rFonts w:ascii="Arial" w:hAnsi="Arial" w:cs="Arial"/>
          <w:sz w:val="24"/>
          <w:szCs w:val="24"/>
        </w:rPr>
        <w:t xml:space="preserve"> Lei de criação, Regimento Interno e Legislações</w:t>
      </w:r>
      <w:r w:rsidR="00944A08">
        <w:rPr>
          <w:rFonts w:ascii="Arial" w:hAnsi="Arial" w:cs="Arial"/>
          <w:sz w:val="24"/>
          <w:szCs w:val="24"/>
        </w:rPr>
        <w:t>;</w:t>
      </w:r>
      <w:r w:rsidRPr="00802B24">
        <w:rPr>
          <w:rFonts w:ascii="Arial" w:hAnsi="Arial" w:cs="Arial"/>
          <w:sz w:val="24"/>
          <w:szCs w:val="24"/>
        </w:rPr>
        <w:t xml:space="preserve"> Orçamento e Infraestrutura</w:t>
      </w:r>
      <w:r w:rsidR="00E1108F">
        <w:rPr>
          <w:rFonts w:ascii="Arial" w:hAnsi="Arial" w:cs="Arial"/>
          <w:sz w:val="24"/>
          <w:szCs w:val="24"/>
        </w:rPr>
        <w:t xml:space="preserve"> do Conselho</w:t>
      </w:r>
      <w:r w:rsidR="00944A08">
        <w:rPr>
          <w:rFonts w:ascii="Arial" w:hAnsi="Arial" w:cs="Arial"/>
          <w:sz w:val="24"/>
          <w:szCs w:val="24"/>
        </w:rPr>
        <w:t>;</w:t>
      </w:r>
      <w:r w:rsidRPr="00802B24">
        <w:rPr>
          <w:rFonts w:ascii="Arial" w:hAnsi="Arial" w:cs="Arial"/>
          <w:sz w:val="24"/>
          <w:szCs w:val="24"/>
        </w:rPr>
        <w:t xml:space="preserve"> Secretaria Executiva</w:t>
      </w:r>
      <w:r w:rsidR="00944A08">
        <w:rPr>
          <w:rFonts w:ascii="Arial" w:hAnsi="Arial" w:cs="Arial"/>
          <w:sz w:val="24"/>
          <w:szCs w:val="24"/>
        </w:rPr>
        <w:t>;</w:t>
      </w:r>
      <w:r w:rsidRPr="00802B24">
        <w:rPr>
          <w:rFonts w:ascii="Arial" w:hAnsi="Arial" w:cs="Arial"/>
          <w:sz w:val="24"/>
          <w:szCs w:val="24"/>
        </w:rPr>
        <w:t xml:space="preserve"> Dinâmica de Funcionamento</w:t>
      </w:r>
      <w:r w:rsidR="00944A08">
        <w:rPr>
          <w:rFonts w:ascii="Arial" w:hAnsi="Arial" w:cs="Arial"/>
          <w:sz w:val="24"/>
          <w:szCs w:val="24"/>
        </w:rPr>
        <w:t>;</w:t>
      </w:r>
      <w:r w:rsidRPr="00802B24">
        <w:rPr>
          <w:rFonts w:ascii="Arial" w:hAnsi="Arial" w:cs="Arial"/>
          <w:sz w:val="24"/>
          <w:szCs w:val="24"/>
        </w:rPr>
        <w:t xml:space="preserve"> Composição do Conselho</w:t>
      </w:r>
      <w:r w:rsidR="00D0017A">
        <w:rPr>
          <w:rFonts w:ascii="Arial" w:hAnsi="Arial" w:cs="Arial"/>
          <w:sz w:val="24"/>
          <w:szCs w:val="24"/>
        </w:rPr>
        <w:t xml:space="preserve"> e</w:t>
      </w:r>
      <w:r w:rsidRPr="00802B24">
        <w:rPr>
          <w:rFonts w:ascii="Arial" w:hAnsi="Arial" w:cs="Arial"/>
          <w:sz w:val="24"/>
          <w:szCs w:val="24"/>
        </w:rPr>
        <w:t xml:space="preserve"> Conselheiros.</w:t>
      </w:r>
    </w:p>
    <w:p w14:paraId="2900E1B2"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bCs/>
          <w:sz w:val="24"/>
          <w:szCs w:val="24"/>
        </w:rPr>
        <w:t xml:space="preserve">Questionário Gestão Estadual: </w:t>
      </w:r>
      <w:r w:rsidRPr="00802B24">
        <w:rPr>
          <w:rFonts w:ascii="Arial" w:hAnsi="Arial" w:cs="Arial"/>
          <w:sz w:val="24"/>
          <w:szCs w:val="24"/>
        </w:rPr>
        <w:t>Identificação</w:t>
      </w:r>
      <w:r w:rsidR="0018117B">
        <w:rPr>
          <w:rFonts w:ascii="Arial" w:hAnsi="Arial" w:cs="Arial"/>
          <w:sz w:val="24"/>
          <w:szCs w:val="24"/>
        </w:rPr>
        <w:t xml:space="preserve"> do Órgão Gestor;</w:t>
      </w:r>
      <w:r w:rsidRPr="00802B24">
        <w:rPr>
          <w:rFonts w:ascii="Arial" w:hAnsi="Arial" w:cs="Arial"/>
          <w:sz w:val="24"/>
          <w:szCs w:val="24"/>
        </w:rPr>
        <w:t xml:space="preserve"> Estrutura Administrativa</w:t>
      </w:r>
      <w:r w:rsidR="0018117B">
        <w:rPr>
          <w:rFonts w:ascii="Arial" w:hAnsi="Arial" w:cs="Arial"/>
          <w:sz w:val="24"/>
          <w:szCs w:val="24"/>
        </w:rPr>
        <w:t xml:space="preserve"> e</w:t>
      </w:r>
      <w:r w:rsidRPr="00802B24">
        <w:rPr>
          <w:rFonts w:ascii="Arial" w:hAnsi="Arial" w:cs="Arial"/>
          <w:sz w:val="24"/>
          <w:szCs w:val="24"/>
        </w:rPr>
        <w:t xml:space="preserve"> Gestão </w:t>
      </w:r>
      <w:r w:rsidR="0018117B">
        <w:rPr>
          <w:rFonts w:ascii="Arial" w:hAnsi="Arial" w:cs="Arial"/>
          <w:sz w:val="24"/>
          <w:szCs w:val="24"/>
        </w:rPr>
        <w:t xml:space="preserve">do </w:t>
      </w:r>
      <w:r w:rsidRPr="00802B24">
        <w:rPr>
          <w:rFonts w:ascii="Arial" w:hAnsi="Arial" w:cs="Arial"/>
          <w:sz w:val="24"/>
          <w:szCs w:val="24"/>
        </w:rPr>
        <w:t>SUAS</w:t>
      </w:r>
      <w:r w:rsidR="0018117B">
        <w:rPr>
          <w:rFonts w:ascii="Arial" w:hAnsi="Arial" w:cs="Arial"/>
          <w:sz w:val="24"/>
          <w:szCs w:val="24"/>
        </w:rPr>
        <w:t>;</w:t>
      </w:r>
      <w:r w:rsidRPr="00802B24">
        <w:rPr>
          <w:rFonts w:ascii="Arial" w:hAnsi="Arial" w:cs="Arial"/>
          <w:sz w:val="24"/>
          <w:szCs w:val="24"/>
        </w:rPr>
        <w:t xml:space="preserve"> Gestão do Trabalho</w:t>
      </w:r>
      <w:r w:rsidR="0018117B">
        <w:rPr>
          <w:rFonts w:ascii="Arial" w:hAnsi="Arial" w:cs="Arial"/>
          <w:sz w:val="24"/>
          <w:szCs w:val="24"/>
        </w:rPr>
        <w:t>;</w:t>
      </w:r>
      <w:r w:rsidRPr="00802B24">
        <w:rPr>
          <w:rFonts w:ascii="Arial" w:hAnsi="Arial" w:cs="Arial"/>
          <w:sz w:val="24"/>
          <w:szCs w:val="24"/>
        </w:rPr>
        <w:t xml:space="preserve"> Gestão Financeira</w:t>
      </w:r>
      <w:r w:rsidR="0018117B">
        <w:rPr>
          <w:rFonts w:ascii="Arial" w:hAnsi="Arial" w:cs="Arial"/>
          <w:sz w:val="24"/>
          <w:szCs w:val="24"/>
        </w:rPr>
        <w:t>;</w:t>
      </w:r>
      <w:r w:rsidRPr="00802B24">
        <w:rPr>
          <w:rFonts w:ascii="Arial" w:hAnsi="Arial" w:cs="Arial"/>
          <w:sz w:val="24"/>
          <w:szCs w:val="24"/>
        </w:rPr>
        <w:t xml:space="preserve"> Serviços </w:t>
      </w:r>
      <w:r w:rsidR="0018117B">
        <w:rPr>
          <w:rFonts w:ascii="Arial" w:hAnsi="Arial" w:cs="Arial"/>
          <w:sz w:val="24"/>
          <w:szCs w:val="24"/>
        </w:rPr>
        <w:t>e Benefícios;</w:t>
      </w:r>
      <w:r w:rsidRPr="00802B24">
        <w:rPr>
          <w:rFonts w:ascii="Arial" w:hAnsi="Arial" w:cs="Arial"/>
          <w:sz w:val="24"/>
          <w:szCs w:val="24"/>
        </w:rPr>
        <w:t xml:space="preserve"> </w:t>
      </w:r>
      <w:r w:rsidR="0018117B">
        <w:rPr>
          <w:rFonts w:ascii="Arial" w:hAnsi="Arial" w:cs="Arial"/>
          <w:sz w:val="24"/>
          <w:szCs w:val="24"/>
        </w:rPr>
        <w:t xml:space="preserve">Apoio Técnico e Financeiro aos Municípios; </w:t>
      </w:r>
      <w:r w:rsidRPr="00802B24">
        <w:rPr>
          <w:rFonts w:ascii="Arial" w:hAnsi="Arial" w:cs="Arial"/>
          <w:sz w:val="24"/>
          <w:szCs w:val="24"/>
        </w:rPr>
        <w:t>Comissão</w:t>
      </w:r>
      <w:r w:rsidR="002B58EA" w:rsidRPr="00802B24">
        <w:rPr>
          <w:rFonts w:ascii="Arial" w:hAnsi="Arial" w:cs="Arial"/>
          <w:sz w:val="24"/>
          <w:szCs w:val="24"/>
        </w:rPr>
        <w:t xml:space="preserve"> Intergestores Bipartite (CIB)</w:t>
      </w:r>
      <w:r w:rsidR="0018117B">
        <w:rPr>
          <w:rFonts w:ascii="Arial" w:hAnsi="Arial" w:cs="Arial"/>
          <w:sz w:val="24"/>
          <w:szCs w:val="24"/>
        </w:rPr>
        <w:t>;</w:t>
      </w:r>
      <w:r w:rsidR="0018117B" w:rsidRPr="0018117B">
        <w:rPr>
          <w:rFonts w:ascii="Arial" w:hAnsi="Arial" w:cs="Arial"/>
          <w:sz w:val="24"/>
          <w:szCs w:val="24"/>
        </w:rPr>
        <w:t xml:space="preserve"> </w:t>
      </w:r>
      <w:r w:rsidR="0018117B" w:rsidRPr="00802B24">
        <w:rPr>
          <w:rFonts w:ascii="Arial" w:hAnsi="Arial" w:cs="Arial"/>
          <w:sz w:val="24"/>
          <w:szCs w:val="24"/>
        </w:rPr>
        <w:t>Apoio ao Exercício da Participação e do Controle Social</w:t>
      </w:r>
      <w:r w:rsidR="00D0017A">
        <w:rPr>
          <w:rFonts w:ascii="Arial" w:hAnsi="Arial" w:cs="Arial"/>
          <w:sz w:val="24"/>
          <w:szCs w:val="24"/>
        </w:rPr>
        <w:t xml:space="preserve"> e</w:t>
      </w:r>
      <w:r w:rsidR="0018117B">
        <w:rPr>
          <w:rFonts w:ascii="Arial" w:hAnsi="Arial" w:cs="Arial"/>
          <w:sz w:val="24"/>
          <w:szCs w:val="24"/>
        </w:rPr>
        <w:t xml:space="preserve"> Pessoas de Referência.</w:t>
      </w:r>
    </w:p>
    <w:p w14:paraId="21DF35CB" w14:textId="77777777" w:rsidR="0071753D" w:rsidRPr="00802B24" w:rsidRDefault="0071753D" w:rsidP="00A7717C">
      <w:pPr>
        <w:numPr>
          <w:ilvl w:val="0"/>
          <w:numId w:val="3"/>
        </w:numPr>
        <w:spacing w:line="240" w:lineRule="auto"/>
        <w:contextualSpacing/>
        <w:jc w:val="both"/>
        <w:rPr>
          <w:rFonts w:ascii="Arial" w:hAnsi="Arial" w:cs="Arial"/>
          <w:sz w:val="24"/>
          <w:szCs w:val="24"/>
        </w:rPr>
      </w:pPr>
      <w:r w:rsidRPr="00802B24">
        <w:rPr>
          <w:rFonts w:ascii="Arial" w:hAnsi="Arial" w:cs="Arial"/>
          <w:b/>
          <w:sz w:val="24"/>
          <w:szCs w:val="24"/>
        </w:rPr>
        <w:t>Q</w:t>
      </w:r>
      <w:r w:rsidRPr="00802B24">
        <w:rPr>
          <w:rFonts w:ascii="Arial" w:hAnsi="Arial" w:cs="Arial"/>
          <w:b/>
          <w:bCs/>
          <w:sz w:val="24"/>
          <w:szCs w:val="24"/>
        </w:rPr>
        <w:t xml:space="preserve">uestionário Gestão Municipal: </w:t>
      </w:r>
      <w:r w:rsidRPr="00802B24">
        <w:rPr>
          <w:rFonts w:ascii="Arial" w:hAnsi="Arial" w:cs="Arial"/>
          <w:sz w:val="24"/>
          <w:szCs w:val="24"/>
        </w:rPr>
        <w:t>Identificação</w:t>
      </w:r>
      <w:r w:rsidR="00623260">
        <w:rPr>
          <w:rFonts w:ascii="Arial" w:hAnsi="Arial" w:cs="Arial"/>
          <w:sz w:val="24"/>
          <w:szCs w:val="24"/>
        </w:rPr>
        <w:t xml:space="preserve"> do Órgão Gestor;</w:t>
      </w:r>
      <w:r w:rsidRPr="00802B24">
        <w:rPr>
          <w:rFonts w:ascii="Arial" w:hAnsi="Arial" w:cs="Arial"/>
          <w:sz w:val="24"/>
          <w:szCs w:val="24"/>
        </w:rPr>
        <w:t xml:space="preserve"> Estrutura Administrativa</w:t>
      </w:r>
      <w:r w:rsidR="00623260">
        <w:rPr>
          <w:rFonts w:ascii="Arial" w:hAnsi="Arial" w:cs="Arial"/>
          <w:sz w:val="24"/>
          <w:szCs w:val="24"/>
        </w:rPr>
        <w:t>;</w:t>
      </w:r>
      <w:r w:rsidRPr="00802B24">
        <w:rPr>
          <w:rFonts w:ascii="Arial" w:hAnsi="Arial" w:cs="Arial"/>
          <w:sz w:val="24"/>
          <w:szCs w:val="24"/>
        </w:rPr>
        <w:t xml:space="preserve"> Gestão </w:t>
      </w:r>
      <w:r w:rsidR="00623260">
        <w:rPr>
          <w:rFonts w:ascii="Arial" w:hAnsi="Arial" w:cs="Arial"/>
          <w:sz w:val="24"/>
          <w:szCs w:val="24"/>
        </w:rPr>
        <w:t xml:space="preserve">do </w:t>
      </w:r>
      <w:r w:rsidRPr="00802B24">
        <w:rPr>
          <w:rFonts w:ascii="Arial" w:hAnsi="Arial" w:cs="Arial"/>
          <w:sz w:val="24"/>
          <w:szCs w:val="24"/>
        </w:rPr>
        <w:t>SUAS</w:t>
      </w:r>
      <w:r w:rsidR="00623260">
        <w:rPr>
          <w:rFonts w:ascii="Arial" w:hAnsi="Arial" w:cs="Arial"/>
          <w:sz w:val="24"/>
          <w:szCs w:val="24"/>
        </w:rPr>
        <w:t>;</w:t>
      </w:r>
      <w:r w:rsidRPr="00802B24">
        <w:rPr>
          <w:rFonts w:ascii="Arial" w:hAnsi="Arial" w:cs="Arial"/>
          <w:sz w:val="24"/>
          <w:szCs w:val="24"/>
        </w:rPr>
        <w:t xml:space="preserve"> </w:t>
      </w:r>
      <w:r w:rsidR="00BA1E07" w:rsidRPr="00802B24">
        <w:rPr>
          <w:rFonts w:ascii="Arial" w:hAnsi="Arial" w:cs="Arial"/>
          <w:sz w:val="24"/>
          <w:szCs w:val="24"/>
        </w:rPr>
        <w:t xml:space="preserve">Gestão do </w:t>
      </w:r>
      <w:r w:rsidRPr="00802B24">
        <w:rPr>
          <w:rFonts w:ascii="Arial" w:hAnsi="Arial" w:cs="Arial"/>
          <w:sz w:val="24"/>
          <w:szCs w:val="24"/>
        </w:rPr>
        <w:t>Trabalho</w:t>
      </w:r>
      <w:r w:rsidR="00623260">
        <w:rPr>
          <w:rFonts w:ascii="Arial" w:hAnsi="Arial" w:cs="Arial"/>
          <w:sz w:val="24"/>
          <w:szCs w:val="24"/>
        </w:rPr>
        <w:t>;</w:t>
      </w:r>
      <w:r w:rsidRPr="00802B24">
        <w:rPr>
          <w:rFonts w:ascii="Arial" w:hAnsi="Arial" w:cs="Arial"/>
          <w:sz w:val="24"/>
          <w:szCs w:val="24"/>
        </w:rPr>
        <w:t xml:space="preserve"> </w:t>
      </w:r>
      <w:r w:rsidR="00623260">
        <w:rPr>
          <w:rFonts w:ascii="Arial" w:hAnsi="Arial" w:cs="Arial"/>
          <w:sz w:val="24"/>
          <w:szCs w:val="24"/>
        </w:rPr>
        <w:t>Serviços e Benefícios</w:t>
      </w:r>
      <w:r w:rsidR="00D0017A">
        <w:rPr>
          <w:rFonts w:ascii="Arial" w:hAnsi="Arial" w:cs="Arial"/>
          <w:sz w:val="24"/>
          <w:szCs w:val="24"/>
        </w:rPr>
        <w:t xml:space="preserve"> e</w:t>
      </w:r>
      <w:r w:rsidR="00623260">
        <w:rPr>
          <w:rFonts w:ascii="Arial" w:hAnsi="Arial" w:cs="Arial"/>
          <w:sz w:val="24"/>
          <w:szCs w:val="24"/>
        </w:rPr>
        <w:t xml:space="preserve"> </w:t>
      </w:r>
      <w:r w:rsidRPr="00802B24">
        <w:rPr>
          <w:rFonts w:ascii="Arial" w:hAnsi="Arial" w:cs="Arial"/>
          <w:sz w:val="24"/>
          <w:szCs w:val="24"/>
        </w:rPr>
        <w:t>Vigilância Socioassistencial.</w:t>
      </w:r>
    </w:p>
    <w:p w14:paraId="0B1F7535" w14:textId="77777777" w:rsidR="00FF7043" w:rsidRPr="00802B24" w:rsidRDefault="00FF7043" w:rsidP="00FF7043">
      <w:pPr>
        <w:numPr>
          <w:ilvl w:val="0"/>
          <w:numId w:val="3"/>
        </w:numPr>
        <w:spacing w:line="240" w:lineRule="auto"/>
        <w:contextualSpacing/>
        <w:jc w:val="both"/>
        <w:rPr>
          <w:rFonts w:ascii="Arial" w:hAnsi="Arial" w:cs="Arial"/>
          <w:sz w:val="24"/>
          <w:szCs w:val="24"/>
        </w:rPr>
      </w:pPr>
      <w:r w:rsidRPr="00802B24">
        <w:rPr>
          <w:rFonts w:ascii="Arial" w:hAnsi="Arial" w:cs="Arial"/>
          <w:b/>
          <w:sz w:val="24"/>
          <w:szCs w:val="24"/>
        </w:rPr>
        <w:t>Questionário do Centro Dia</w:t>
      </w:r>
      <w:r w:rsidR="00E1108F">
        <w:rPr>
          <w:rFonts w:ascii="Arial" w:hAnsi="Arial" w:cs="Arial"/>
          <w:b/>
          <w:sz w:val="24"/>
          <w:szCs w:val="24"/>
        </w:rPr>
        <w:t xml:space="preserve"> e similares</w:t>
      </w:r>
      <w:r w:rsidRPr="00802B24">
        <w:rPr>
          <w:rFonts w:ascii="Arial" w:hAnsi="Arial" w:cs="Arial"/>
          <w:b/>
          <w:sz w:val="24"/>
          <w:szCs w:val="24"/>
        </w:rPr>
        <w:t>:</w:t>
      </w:r>
      <w:r w:rsidRPr="00802B24">
        <w:rPr>
          <w:rFonts w:ascii="Arial" w:hAnsi="Arial" w:cs="Arial"/>
          <w:sz w:val="24"/>
          <w:szCs w:val="24"/>
        </w:rPr>
        <w:t xml:space="preserve"> </w:t>
      </w:r>
      <w:r w:rsidRPr="00802B24">
        <w:rPr>
          <w:rFonts w:ascii="Arial" w:hAnsi="Arial" w:cs="Arial"/>
          <w:bCs/>
          <w:sz w:val="24"/>
          <w:szCs w:val="24"/>
        </w:rPr>
        <w:t>I</w:t>
      </w:r>
      <w:r w:rsidRPr="00802B24">
        <w:rPr>
          <w:rFonts w:ascii="Arial" w:hAnsi="Arial" w:cs="Arial"/>
          <w:sz w:val="24"/>
          <w:szCs w:val="24"/>
        </w:rPr>
        <w:t>dentificação, Caracterização da Unidade, Estrutura Física, Serviços e Atividades e Recursos Humanos.</w:t>
      </w:r>
    </w:p>
    <w:p w14:paraId="50E0182B" w14:textId="77777777" w:rsidR="0071753D" w:rsidRPr="00802B24" w:rsidRDefault="0071753D" w:rsidP="00A7717C">
      <w:pPr>
        <w:spacing w:line="240" w:lineRule="auto"/>
        <w:jc w:val="both"/>
        <w:rPr>
          <w:rFonts w:ascii="Arial" w:hAnsi="Arial" w:cs="Arial"/>
          <w:sz w:val="24"/>
          <w:szCs w:val="24"/>
        </w:rPr>
      </w:pPr>
    </w:p>
    <w:p w14:paraId="400C0004" w14:textId="0FF9F721"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A coleta de dados do Censo SUAS</w:t>
      </w:r>
      <w:r w:rsidR="00E7665C" w:rsidRPr="00802B24">
        <w:rPr>
          <w:rFonts w:ascii="Arial" w:hAnsi="Arial" w:cs="Arial"/>
          <w:sz w:val="24"/>
          <w:szCs w:val="24"/>
        </w:rPr>
        <w:t xml:space="preserve"> </w:t>
      </w:r>
      <w:r w:rsidR="00E1108F" w:rsidRPr="00802B24">
        <w:rPr>
          <w:rFonts w:ascii="Arial" w:hAnsi="Arial" w:cs="Arial"/>
          <w:sz w:val="24"/>
          <w:szCs w:val="24"/>
        </w:rPr>
        <w:t>201</w:t>
      </w:r>
      <w:r w:rsidR="00E1108F">
        <w:rPr>
          <w:rFonts w:ascii="Arial" w:hAnsi="Arial" w:cs="Arial"/>
          <w:sz w:val="24"/>
          <w:szCs w:val="24"/>
        </w:rPr>
        <w:t>6</w:t>
      </w:r>
      <w:r w:rsidR="00E1108F" w:rsidRPr="00802B24">
        <w:rPr>
          <w:rFonts w:ascii="Arial" w:hAnsi="Arial" w:cs="Arial"/>
          <w:sz w:val="24"/>
          <w:szCs w:val="24"/>
        </w:rPr>
        <w:t xml:space="preserve"> </w:t>
      </w:r>
      <w:r w:rsidRPr="00802B24">
        <w:rPr>
          <w:rFonts w:ascii="Arial" w:hAnsi="Arial" w:cs="Arial"/>
          <w:sz w:val="24"/>
          <w:szCs w:val="24"/>
        </w:rPr>
        <w:t xml:space="preserve">foi realizada, como todo ano, por meio de questionários eletrônicos disponíveis no portal da SAGI, com um tempo mínimo de preenchimento de 30 dias. O preenchimento em meio eletrônico é </w:t>
      </w:r>
      <w:r w:rsidRPr="00802B24">
        <w:rPr>
          <w:rFonts w:ascii="Arial" w:hAnsi="Arial" w:cs="Arial"/>
          <w:sz w:val="24"/>
          <w:szCs w:val="24"/>
        </w:rPr>
        <w:lastRenderedPageBreak/>
        <w:t xml:space="preserve">realizado apenas pelos órgãos gestores (estaduais e municipais) e conselhos de assistência social (estaduais e municipais). </w:t>
      </w:r>
      <w:r w:rsidR="00984A05" w:rsidRPr="00802B24">
        <w:rPr>
          <w:rFonts w:ascii="Arial" w:hAnsi="Arial" w:cs="Arial"/>
          <w:sz w:val="24"/>
          <w:szCs w:val="24"/>
        </w:rPr>
        <w:t>Os gestores municipais s</w:t>
      </w:r>
      <w:r w:rsidRPr="00802B24">
        <w:rPr>
          <w:rFonts w:ascii="Arial" w:hAnsi="Arial" w:cs="Arial"/>
          <w:sz w:val="24"/>
          <w:szCs w:val="24"/>
        </w:rPr>
        <w:t>ão responsáveis pelos dados dos questionários dos CRAS, CREAS, Centros POP, Unidades de Acolhimento Municipais</w:t>
      </w:r>
      <w:r w:rsidR="000868FA">
        <w:rPr>
          <w:rFonts w:ascii="Arial" w:hAnsi="Arial" w:cs="Arial"/>
          <w:sz w:val="24"/>
          <w:szCs w:val="24"/>
        </w:rPr>
        <w:t>,</w:t>
      </w:r>
      <w:r w:rsidRPr="00802B24">
        <w:rPr>
          <w:rFonts w:ascii="Arial" w:hAnsi="Arial" w:cs="Arial"/>
          <w:sz w:val="24"/>
          <w:szCs w:val="24"/>
        </w:rPr>
        <w:t xml:space="preserve"> </w:t>
      </w:r>
      <w:r w:rsidR="00984A05" w:rsidRPr="00802B24">
        <w:rPr>
          <w:rFonts w:ascii="Arial" w:hAnsi="Arial" w:cs="Arial"/>
          <w:sz w:val="24"/>
          <w:szCs w:val="24"/>
        </w:rPr>
        <w:t xml:space="preserve">Centros Dia </w:t>
      </w:r>
      <w:r w:rsidRPr="00802B24">
        <w:rPr>
          <w:rFonts w:ascii="Arial" w:hAnsi="Arial" w:cs="Arial"/>
          <w:sz w:val="24"/>
          <w:szCs w:val="24"/>
        </w:rPr>
        <w:t xml:space="preserve">e Gestão Municipal; </w:t>
      </w:r>
      <w:r w:rsidR="00984A05" w:rsidRPr="00802B24">
        <w:rPr>
          <w:rFonts w:ascii="Arial" w:hAnsi="Arial" w:cs="Arial"/>
          <w:sz w:val="24"/>
          <w:szCs w:val="24"/>
        </w:rPr>
        <w:t xml:space="preserve">os gestores estaduais </w:t>
      </w:r>
      <w:r w:rsidRPr="00802B24">
        <w:rPr>
          <w:rFonts w:ascii="Arial" w:hAnsi="Arial" w:cs="Arial"/>
          <w:sz w:val="24"/>
          <w:szCs w:val="24"/>
        </w:rPr>
        <w:t>pelos dados dos questionários dos CREAS Regionais, Unidades de Acolhimento Esta</w:t>
      </w:r>
      <w:r w:rsidR="00AD325A" w:rsidRPr="00802B24">
        <w:rPr>
          <w:rFonts w:ascii="Arial" w:hAnsi="Arial" w:cs="Arial"/>
          <w:sz w:val="24"/>
          <w:szCs w:val="24"/>
        </w:rPr>
        <w:t>duais e Gestão Estadual</w:t>
      </w:r>
      <w:r w:rsidRPr="00802B24">
        <w:rPr>
          <w:rFonts w:ascii="Arial" w:hAnsi="Arial" w:cs="Arial"/>
          <w:sz w:val="24"/>
          <w:szCs w:val="24"/>
        </w:rPr>
        <w:t xml:space="preserve">; e </w:t>
      </w:r>
      <w:r w:rsidR="00984A05" w:rsidRPr="00802B24">
        <w:rPr>
          <w:rFonts w:ascii="Arial" w:hAnsi="Arial" w:cs="Arial"/>
          <w:sz w:val="24"/>
          <w:szCs w:val="24"/>
        </w:rPr>
        <w:t xml:space="preserve">são responsáveis </w:t>
      </w:r>
      <w:r w:rsidRPr="00802B24">
        <w:rPr>
          <w:rFonts w:ascii="Arial" w:hAnsi="Arial" w:cs="Arial"/>
          <w:sz w:val="24"/>
          <w:szCs w:val="24"/>
        </w:rPr>
        <w:t xml:space="preserve">pelos dados dos questionários dos Conselhos Municipais e dos Conselhos Estaduais </w:t>
      </w:r>
      <w:r w:rsidR="000868FA">
        <w:rPr>
          <w:rFonts w:ascii="Arial" w:hAnsi="Arial" w:cs="Arial"/>
          <w:sz w:val="24"/>
          <w:szCs w:val="24"/>
        </w:rPr>
        <w:t xml:space="preserve">e </w:t>
      </w:r>
      <w:r w:rsidRPr="00802B24">
        <w:rPr>
          <w:rFonts w:ascii="Arial" w:hAnsi="Arial" w:cs="Arial"/>
          <w:sz w:val="24"/>
          <w:szCs w:val="24"/>
        </w:rPr>
        <w:t xml:space="preserve">seus respectivos presidentes. </w:t>
      </w:r>
      <w:r w:rsidR="000868FA" w:rsidRPr="00802B24">
        <w:rPr>
          <w:rFonts w:ascii="Arial" w:hAnsi="Arial" w:cs="Arial"/>
          <w:sz w:val="24"/>
          <w:szCs w:val="24"/>
        </w:rPr>
        <w:t>Desta</w:t>
      </w:r>
      <w:r w:rsidR="000868FA">
        <w:rPr>
          <w:rFonts w:ascii="Arial" w:hAnsi="Arial" w:cs="Arial"/>
          <w:sz w:val="24"/>
          <w:szCs w:val="24"/>
        </w:rPr>
        <w:t>ca</w:t>
      </w:r>
      <w:r w:rsidRPr="00802B24">
        <w:rPr>
          <w:rFonts w:ascii="Arial" w:hAnsi="Arial" w:cs="Arial"/>
          <w:sz w:val="24"/>
          <w:szCs w:val="24"/>
        </w:rPr>
        <w:t>-se que</w:t>
      </w:r>
      <w:r w:rsidR="000868FA">
        <w:rPr>
          <w:rFonts w:ascii="Arial" w:hAnsi="Arial" w:cs="Arial"/>
          <w:sz w:val="24"/>
          <w:szCs w:val="24"/>
        </w:rPr>
        <w:t>,</w:t>
      </w:r>
      <w:r w:rsidRPr="00802B24">
        <w:rPr>
          <w:rFonts w:ascii="Arial" w:hAnsi="Arial" w:cs="Arial"/>
          <w:sz w:val="24"/>
          <w:szCs w:val="24"/>
        </w:rPr>
        <w:t xml:space="preserve"> para preenchimento dos questionários</w:t>
      </w:r>
      <w:r w:rsidR="000868FA">
        <w:rPr>
          <w:rFonts w:ascii="Arial" w:hAnsi="Arial" w:cs="Arial"/>
          <w:sz w:val="24"/>
          <w:szCs w:val="24"/>
        </w:rPr>
        <w:t>,</w:t>
      </w:r>
      <w:r w:rsidRPr="00802B24">
        <w:rPr>
          <w:rFonts w:ascii="Arial" w:hAnsi="Arial" w:cs="Arial"/>
          <w:sz w:val="24"/>
          <w:szCs w:val="24"/>
        </w:rPr>
        <w:t xml:space="preserve"> o usuário deve estar devidamente cadastrado na Rede SUAS e possuir uma senha de acesso. Os questionários</w:t>
      </w:r>
      <w:r w:rsidR="00AD325A" w:rsidRPr="00802B24">
        <w:rPr>
          <w:rFonts w:ascii="Arial" w:hAnsi="Arial" w:cs="Arial"/>
          <w:sz w:val="24"/>
          <w:szCs w:val="24"/>
        </w:rPr>
        <w:t>,</w:t>
      </w:r>
      <w:r w:rsidRPr="00802B24">
        <w:rPr>
          <w:rFonts w:ascii="Arial" w:hAnsi="Arial" w:cs="Arial"/>
          <w:sz w:val="24"/>
          <w:szCs w:val="24"/>
        </w:rPr>
        <w:t xml:space="preserve"> depois de preenchidos</w:t>
      </w:r>
      <w:r w:rsidR="00AD325A" w:rsidRPr="00802B24">
        <w:rPr>
          <w:rFonts w:ascii="Arial" w:hAnsi="Arial" w:cs="Arial"/>
          <w:sz w:val="24"/>
          <w:szCs w:val="24"/>
        </w:rPr>
        <w:t>,</w:t>
      </w:r>
      <w:r w:rsidRPr="00802B24">
        <w:rPr>
          <w:rFonts w:ascii="Arial" w:hAnsi="Arial" w:cs="Arial"/>
          <w:sz w:val="24"/>
          <w:szCs w:val="24"/>
        </w:rPr>
        <w:t xml:space="preserve"> devem ser salvos pelo respondente. O período de coleta foi e</w:t>
      </w:r>
      <w:r w:rsidR="00AD325A" w:rsidRPr="00802B24">
        <w:rPr>
          <w:rFonts w:ascii="Arial" w:hAnsi="Arial" w:cs="Arial"/>
          <w:sz w:val="24"/>
          <w:szCs w:val="24"/>
        </w:rPr>
        <w:t xml:space="preserve">ntre setembro </w:t>
      </w:r>
      <w:r w:rsidR="000868FA">
        <w:rPr>
          <w:rFonts w:ascii="Arial" w:hAnsi="Arial" w:cs="Arial"/>
          <w:sz w:val="24"/>
          <w:szCs w:val="24"/>
        </w:rPr>
        <w:t>e</w:t>
      </w:r>
      <w:r w:rsidR="000868FA" w:rsidRPr="00802B24">
        <w:rPr>
          <w:rFonts w:ascii="Arial" w:hAnsi="Arial" w:cs="Arial"/>
          <w:sz w:val="24"/>
          <w:szCs w:val="24"/>
        </w:rPr>
        <w:t xml:space="preserve"> </w:t>
      </w:r>
      <w:r w:rsidR="00AD325A" w:rsidRPr="00802B24">
        <w:rPr>
          <w:rFonts w:ascii="Arial" w:hAnsi="Arial" w:cs="Arial"/>
          <w:sz w:val="24"/>
          <w:szCs w:val="24"/>
        </w:rPr>
        <w:t xml:space="preserve">dezembro de </w:t>
      </w:r>
      <w:r w:rsidR="00E1108F" w:rsidRPr="00802B24">
        <w:rPr>
          <w:rFonts w:ascii="Arial" w:hAnsi="Arial" w:cs="Arial"/>
          <w:sz w:val="24"/>
          <w:szCs w:val="24"/>
        </w:rPr>
        <w:t>201</w:t>
      </w:r>
      <w:r w:rsidR="00E1108F">
        <w:rPr>
          <w:rFonts w:ascii="Arial" w:hAnsi="Arial" w:cs="Arial"/>
          <w:sz w:val="24"/>
          <w:szCs w:val="24"/>
        </w:rPr>
        <w:t>6</w:t>
      </w:r>
      <w:r w:rsidRPr="00802B24">
        <w:rPr>
          <w:rFonts w:ascii="Arial" w:hAnsi="Arial" w:cs="Arial"/>
          <w:sz w:val="24"/>
          <w:szCs w:val="24"/>
        </w:rPr>
        <w:t>, conforme cronograma abaixo.</w:t>
      </w:r>
    </w:p>
    <w:p w14:paraId="27695D7D" w14:textId="5B60D628" w:rsidR="0071753D" w:rsidRPr="00802B24" w:rsidRDefault="0071753D" w:rsidP="00A7717C">
      <w:pPr>
        <w:spacing w:line="240" w:lineRule="auto"/>
        <w:jc w:val="both"/>
        <w:rPr>
          <w:rFonts w:ascii="Arial" w:hAnsi="Arial" w:cs="Arial"/>
          <w:b/>
          <w:sz w:val="24"/>
          <w:szCs w:val="24"/>
        </w:rPr>
      </w:pPr>
      <w:r w:rsidRPr="00802B24">
        <w:rPr>
          <w:rFonts w:ascii="Arial" w:hAnsi="Arial" w:cs="Arial"/>
          <w:b/>
          <w:sz w:val="24"/>
          <w:szCs w:val="24"/>
        </w:rPr>
        <w:t xml:space="preserve">Tabela 1 – Cronograma de preenchimento </w:t>
      </w:r>
      <w:r w:rsidR="000868FA">
        <w:rPr>
          <w:rFonts w:ascii="Arial" w:hAnsi="Arial" w:cs="Arial"/>
          <w:b/>
          <w:sz w:val="24"/>
          <w:szCs w:val="24"/>
        </w:rPr>
        <w:t xml:space="preserve">do </w:t>
      </w:r>
      <w:r w:rsidRPr="00802B24">
        <w:rPr>
          <w:rFonts w:ascii="Arial" w:hAnsi="Arial" w:cs="Arial"/>
          <w:b/>
          <w:sz w:val="24"/>
          <w:szCs w:val="24"/>
        </w:rPr>
        <w:t>Censo SUAS</w:t>
      </w:r>
      <w:r w:rsidR="00AD325A" w:rsidRPr="00802B24">
        <w:rPr>
          <w:rFonts w:ascii="Arial" w:hAnsi="Arial" w:cs="Arial"/>
          <w:b/>
          <w:sz w:val="24"/>
          <w:szCs w:val="24"/>
        </w:rPr>
        <w:t xml:space="preserve"> </w:t>
      </w:r>
      <w:r w:rsidR="00E1108F" w:rsidRPr="00802B24">
        <w:rPr>
          <w:rFonts w:ascii="Arial" w:hAnsi="Arial" w:cs="Arial"/>
          <w:b/>
          <w:sz w:val="24"/>
          <w:szCs w:val="24"/>
        </w:rPr>
        <w:t>201</w:t>
      </w:r>
      <w:r w:rsidR="00E1108F">
        <w:rPr>
          <w:rFonts w:ascii="Arial" w:hAnsi="Arial" w:cs="Arial"/>
          <w:b/>
          <w:sz w:val="24"/>
          <w:szCs w:val="24"/>
        </w:rPr>
        <w:t>6</w:t>
      </w:r>
      <w:r w:rsidR="00E1108F" w:rsidRPr="00802B24">
        <w:rPr>
          <w:rFonts w:ascii="Arial" w:hAnsi="Arial" w:cs="Arial"/>
          <w:b/>
          <w:sz w:val="24"/>
          <w:szCs w:val="24"/>
        </w:rPr>
        <w:t xml:space="preserve"> </w:t>
      </w:r>
      <w:r w:rsidRPr="00802B24">
        <w:rPr>
          <w:rFonts w:ascii="Arial" w:hAnsi="Arial" w:cs="Arial"/>
          <w:b/>
          <w:sz w:val="24"/>
          <w:szCs w:val="24"/>
        </w:rPr>
        <w:t>por questionário.</w:t>
      </w:r>
    </w:p>
    <w:p w14:paraId="5DCC7FBA" w14:textId="77777777" w:rsidR="00A30724" w:rsidRDefault="00A30724" w:rsidP="0087381C">
      <w:pPr>
        <w:spacing w:line="240" w:lineRule="auto"/>
        <w:jc w:val="center"/>
        <w:rPr>
          <w:rFonts w:ascii="Arial" w:hAnsi="Arial" w:cs="Arial"/>
          <w:sz w:val="18"/>
          <w:szCs w:val="18"/>
        </w:rPr>
      </w:pPr>
      <w:r>
        <w:rPr>
          <w:noProof/>
          <w:lang w:eastAsia="pt-BR"/>
        </w:rPr>
        <w:drawing>
          <wp:inline distT="0" distB="0" distL="0" distR="0" wp14:anchorId="4DCE63D9" wp14:editId="01D9675C">
            <wp:extent cx="4657725" cy="297924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785" t="29632" r="35540" b="30942"/>
                    <a:stretch/>
                  </pic:blipFill>
                  <pic:spPr bwMode="auto">
                    <a:xfrm>
                      <a:off x="0" y="0"/>
                      <a:ext cx="4693612" cy="3002196"/>
                    </a:xfrm>
                    <a:prstGeom prst="rect">
                      <a:avLst/>
                    </a:prstGeom>
                    <a:ln>
                      <a:noFill/>
                    </a:ln>
                    <a:extLst>
                      <a:ext uri="{53640926-AAD7-44D8-BBD7-CCE9431645EC}">
                        <a14:shadowObscured xmlns:a14="http://schemas.microsoft.com/office/drawing/2010/main"/>
                      </a:ext>
                    </a:extLst>
                  </pic:spPr>
                </pic:pic>
              </a:graphicData>
            </a:graphic>
          </wp:inline>
        </w:drawing>
      </w:r>
    </w:p>
    <w:p w14:paraId="094CEEB2" w14:textId="77777777" w:rsidR="00E1108F" w:rsidRPr="00802B24" w:rsidRDefault="00E1108F" w:rsidP="00E1108F">
      <w:pPr>
        <w:spacing w:line="240" w:lineRule="auto"/>
        <w:jc w:val="both"/>
        <w:rPr>
          <w:rFonts w:ascii="Arial" w:hAnsi="Arial" w:cs="Arial"/>
          <w:sz w:val="18"/>
          <w:szCs w:val="18"/>
        </w:rPr>
      </w:pPr>
      <w:r w:rsidRPr="00802B24">
        <w:rPr>
          <w:rFonts w:ascii="Arial" w:hAnsi="Arial" w:cs="Arial"/>
          <w:sz w:val="18"/>
          <w:szCs w:val="18"/>
        </w:rPr>
        <w:t>Fonte: MDS, Censo SUAS.</w:t>
      </w:r>
    </w:p>
    <w:p w14:paraId="676DDA42" w14:textId="77777777" w:rsidR="00A96F50" w:rsidRPr="00802B24" w:rsidRDefault="00A96F50" w:rsidP="00287E7E">
      <w:pPr>
        <w:spacing w:line="360" w:lineRule="auto"/>
        <w:jc w:val="both"/>
        <w:rPr>
          <w:rFonts w:ascii="Arial" w:hAnsi="Arial" w:cs="Arial"/>
          <w:sz w:val="24"/>
          <w:szCs w:val="24"/>
        </w:rPr>
      </w:pPr>
    </w:p>
    <w:p w14:paraId="7C5B0DA2" w14:textId="02EA5A02" w:rsidR="00F400D7" w:rsidRPr="00802B24" w:rsidRDefault="00B56AA7" w:rsidP="009F73F5">
      <w:pPr>
        <w:spacing w:line="360" w:lineRule="auto"/>
        <w:jc w:val="both"/>
        <w:rPr>
          <w:rFonts w:ascii="Arial" w:hAnsi="Arial" w:cs="Arial"/>
          <w:sz w:val="24"/>
          <w:szCs w:val="24"/>
        </w:rPr>
      </w:pPr>
      <w:r w:rsidRPr="00802B24">
        <w:rPr>
          <w:rFonts w:ascii="Arial" w:hAnsi="Arial" w:cs="Arial"/>
          <w:sz w:val="24"/>
          <w:szCs w:val="24"/>
        </w:rPr>
        <w:t>Em esforço conjunto do Governo F</w:t>
      </w:r>
      <w:r w:rsidR="0071753D" w:rsidRPr="00802B24">
        <w:rPr>
          <w:rFonts w:ascii="Arial" w:hAnsi="Arial" w:cs="Arial"/>
          <w:sz w:val="24"/>
          <w:szCs w:val="24"/>
        </w:rPr>
        <w:t xml:space="preserve">ederal, estados e municípios, informações de </w:t>
      </w:r>
      <w:r w:rsidR="00474299" w:rsidRPr="00802B24">
        <w:rPr>
          <w:rFonts w:ascii="Arial" w:hAnsi="Arial" w:cs="Arial"/>
          <w:sz w:val="24"/>
          <w:szCs w:val="24"/>
        </w:rPr>
        <w:t xml:space="preserve">mais de </w:t>
      </w:r>
      <w:r w:rsidR="00C27A2B" w:rsidRPr="00C27A2B">
        <w:rPr>
          <w:rFonts w:ascii="Arial" w:hAnsi="Arial" w:cs="Arial"/>
          <w:sz w:val="24"/>
          <w:szCs w:val="24"/>
        </w:rPr>
        <w:t>3</w:t>
      </w:r>
      <w:r w:rsidR="00C27A2B" w:rsidRPr="0087381C">
        <w:rPr>
          <w:rFonts w:ascii="Arial" w:hAnsi="Arial" w:cs="Arial"/>
          <w:sz w:val="24"/>
          <w:szCs w:val="24"/>
        </w:rPr>
        <w:t>7</w:t>
      </w:r>
      <w:r w:rsidR="00C27A2B" w:rsidRPr="00C27A2B">
        <w:rPr>
          <w:rFonts w:ascii="Arial" w:hAnsi="Arial" w:cs="Arial"/>
          <w:sz w:val="24"/>
          <w:szCs w:val="24"/>
        </w:rPr>
        <w:t xml:space="preserve"> </w:t>
      </w:r>
      <w:r w:rsidR="0071753D" w:rsidRPr="00C27A2B">
        <w:rPr>
          <w:rFonts w:ascii="Arial" w:hAnsi="Arial" w:cs="Arial"/>
          <w:sz w:val="24"/>
          <w:szCs w:val="24"/>
        </w:rPr>
        <w:t>mil</w:t>
      </w:r>
      <w:r w:rsidR="0071753D" w:rsidRPr="00802B24">
        <w:rPr>
          <w:rFonts w:ascii="Arial" w:hAnsi="Arial" w:cs="Arial"/>
          <w:sz w:val="24"/>
          <w:szCs w:val="24"/>
        </w:rPr>
        <w:t xml:space="preserve"> questionários foram coletadas no período. Os bancos de dados resultantes da coleta foram então submetidos a procedimentos de análise da integridade e consistência, bem como de limpeza de dados e de organização da estrutura final e da documentação das bases. Para cada base resultante de um </w:t>
      </w:r>
      <w:r w:rsidR="0071753D" w:rsidRPr="00802B24">
        <w:rPr>
          <w:rFonts w:ascii="Arial" w:hAnsi="Arial" w:cs="Arial"/>
          <w:sz w:val="24"/>
          <w:szCs w:val="24"/>
        </w:rPr>
        <w:lastRenderedPageBreak/>
        <w:t>tipo de questionário, foram realizados procedimentos de limpeza e organização específicos. Inicialmente</w:t>
      </w:r>
      <w:r w:rsidR="000868FA">
        <w:rPr>
          <w:rFonts w:ascii="Arial" w:hAnsi="Arial" w:cs="Arial"/>
          <w:sz w:val="24"/>
          <w:szCs w:val="24"/>
        </w:rPr>
        <w:t>,</w:t>
      </w:r>
      <w:r w:rsidR="0071753D" w:rsidRPr="00802B24">
        <w:rPr>
          <w:rFonts w:ascii="Arial" w:hAnsi="Arial" w:cs="Arial"/>
          <w:sz w:val="24"/>
          <w:szCs w:val="24"/>
        </w:rPr>
        <w:t xml:space="preserve"> pretendeu-se manter o maior número possível de respondentes válidos</w:t>
      </w:r>
      <w:r w:rsidR="000868FA">
        <w:rPr>
          <w:rFonts w:ascii="Arial" w:hAnsi="Arial" w:cs="Arial"/>
          <w:sz w:val="24"/>
          <w:szCs w:val="24"/>
        </w:rPr>
        <w:t>.</w:t>
      </w:r>
      <w:r w:rsidR="0071753D" w:rsidRPr="00802B24">
        <w:rPr>
          <w:rFonts w:ascii="Arial" w:hAnsi="Arial" w:cs="Arial"/>
          <w:sz w:val="24"/>
          <w:szCs w:val="24"/>
        </w:rPr>
        <w:t xml:space="preserve"> </w:t>
      </w:r>
      <w:r w:rsidR="000868FA">
        <w:rPr>
          <w:rFonts w:ascii="Arial" w:hAnsi="Arial" w:cs="Arial"/>
          <w:sz w:val="24"/>
          <w:szCs w:val="24"/>
        </w:rPr>
        <w:t>P</w:t>
      </w:r>
      <w:r w:rsidR="000868FA" w:rsidRPr="00802B24">
        <w:rPr>
          <w:rFonts w:ascii="Arial" w:hAnsi="Arial" w:cs="Arial"/>
          <w:sz w:val="24"/>
          <w:szCs w:val="24"/>
        </w:rPr>
        <w:t xml:space="preserve">ara </w:t>
      </w:r>
      <w:r w:rsidR="0071753D" w:rsidRPr="00802B24">
        <w:rPr>
          <w:rFonts w:ascii="Arial" w:hAnsi="Arial" w:cs="Arial"/>
          <w:sz w:val="24"/>
          <w:szCs w:val="24"/>
        </w:rPr>
        <w:t>isso</w:t>
      </w:r>
      <w:r w:rsidR="000868FA">
        <w:rPr>
          <w:rFonts w:ascii="Arial" w:hAnsi="Arial" w:cs="Arial"/>
          <w:sz w:val="24"/>
          <w:szCs w:val="24"/>
        </w:rPr>
        <w:t>,</w:t>
      </w:r>
      <w:r w:rsidR="0071753D" w:rsidRPr="00802B24">
        <w:rPr>
          <w:rFonts w:ascii="Arial" w:hAnsi="Arial" w:cs="Arial"/>
          <w:sz w:val="24"/>
          <w:szCs w:val="24"/>
        </w:rPr>
        <w:t xml:space="preserve"> foram considerados como válidos:</w:t>
      </w:r>
    </w:p>
    <w:p w14:paraId="4C270320" w14:textId="77777777" w:rsidR="0071753D" w:rsidRPr="00802B24" w:rsidRDefault="0071753D" w:rsidP="00A7717C">
      <w:pPr>
        <w:spacing w:line="240" w:lineRule="auto"/>
        <w:ind w:firstLine="708"/>
        <w:jc w:val="both"/>
        <w:rPr>
          <w:rFonts w:ascii="Arial" w:hAnsi="Arial" w:cs="Arial"/>
          <w:sz w:val="24"/>
          <w:szCs w:val="24"/>
        </w:rPr>
      </w:pPr>
      <w:r w:rsidRPr="00802B24">
        <w:rPr>
          <w:rFonts w:ascii="Arial" w:hAnsi="Arial" w:cs="Arial"/>
          <w:sz w:val="24"/>
          <w:szCs w:val="24"/>
        </w:rPr>
        <w:t>- Questionários totalmente preenchidos e devidamente salvos pelos respondentes</w:t>
      </w:r>
      <w:r w:rsidR="00B56AA7" w:rsidRPr="00802B24">
        <w:rPr>
          <w:rFonts w:ascii="Arial" w:hAnsi="Arial" w:cs="Arial"/>
          <w:sz w:val="24"/>
          <w:szCs w:val="24"/>
        </w:rPr>
        <w:t>;</w:t>
      </w:r>
    </w:p>
    <w:p w14:paraId="0FAFC575" w14:textId="77777777" w:rsidR="0071753D" w:rsidRPr="00802B24" w:rsidRDefault="0071753D" w:rsidP="00A7717C">
      <w:pPr>
        <w:spacing w:line="240" w:lineRule="auto"/>
        <w:ind w:firstLine="708"/>
        <w:jc w:val="both"/>
        <w:rPr>
          <w:rFonts w:ascii="Arial" w:hAnsi="Arial" w:cs="Arial"/>
          <w:sz w:val="24"/>
          <w:szCs w:val="24"/>
        </w:rPr>
      </w:pPr>
      <w:r w:rsidRPr="00802B24">
        <w:rPr>
          <w:rFonts w:ascii="Arial" w:hAnsi="Arial" w:cs="Arial"/>
          <w:sz w:val="24"/>
          <w:szCs w:val="24"/>
        </w:rPr>
        <w:t xml:space="preserve">- Questionários preenchidos em sua totalidade, </w:t>
      </w:r>
      <w:r w:rsidR="00B56AA7" w:rsidRPr="00802B24">
        <w:rPr>
          <w:rFonts w:ascii="Arial" w:hAnsi="Arial" w:cs="Arial"/>
          <w:sz w:val="24"/>
          <w:szCs w:val="24"/>
        </w:rPr>
        <w:t xml:space="preserve">mas </w:t>
      </w:r>
      <w:r w:rsidRPr="00802B24">
        <w:rPr>
          <w:rFonts w:ascii="Arial" w:hAnsi="Arial" w:cs="Arial"/>
          <w:sz w:val="24"/>
          <w:szCs w:val="24"/>
        </w:rPr>
        <w:t xml:space="preserve">não </w:t>
      </w:r>
      <w:r w:rsidR="00B56AA7" w:rsidRPr="00802B24">
        <w:rPr>
          <w:rFonts w:ascii="Arial" w:hAnsi="Arial" w:cs="Arial"/>
          <w:sz w:val="24"/>
          <w:szCs w:val="24"/>
        </w:rPr>
        <w:t xml:space="preserve">devidamente </w:t>
      </w:r>
      <w:r w:rsidRPr="00802B24">
        <w:rPr>
          <w:rFonts w:ascii="Arial" w:hAnsi="Arial" w:cs="Arial"/>
          <w:sz w:val="24"/>
          <w:szCs w:val="24"/>
        </w:rPr>
        <w:t>salvos po</w:t>
      </w:r>
      <w:r w:rsidR="00B56AA7" w:rsidRPr="00802B24">
        <w:rPr>
          <w:rFonts w:ascii="Arial" w:hAnsi="Arial" w:cs="Arial"/>
          <w:sz w:val="24"/>
          <w:szCs w:val="24"/>
        </w:rPr>
        <w:t>r</w:t>
      </w:r>
      <w:r w:rsidRPr="00802B24">
        <w:rPr>
          <w:rFonts w:ascii="Arial" w:hAnsi="Arial" w:cs="Arial"/>
          <w:sz w:val="24"/>
          <w:szCs w:val="24"/>
        </w:rPr>
        <w:t xml:space="preserve"> r</w:t>
      </w:r>
      <w:r w:rsidR="00B56AA7" w:rsidRPr="00802B24">
        <w:rPr>
          <w:rFonts w:ascii="Arial" w:hAnsi="Arial" w:cs="Arial"/>
          <w:sz w:val="24"/>
          <w:szCs w:val="24"/>
        </w:rPr>
        <w:t>azões de sistema; e</w:t>
      </w:r>
    </w:p>
    <w:p w14:paraId="6536E362" w14:textId="77777777" w:rsidR="0071753D" w:rsidRPr="00802B24" w:rsidRDefault="0071753D" w:rsidP="00A7717C">
      <w:pPr>
        <w:spacing w:line="240" w:lineRule="auto"/>
        <w:ind w:firstLine="708"/>
        <w:jc w:val="both"/>
        <w:rPr>
          <w:rFonts w:ascii="Arial" w:hAnsi="Arial" w:cs="Arial"/>
          <w:sz w:val="24"/>
          <w:szCs w:val="24"/>
        </w:rPr>
      </w:pPr>
      <w:r w:rsidRPr="00802B24">
        <w:rPr>
          <w:rFonts w:ascii="Arial" w:hAnsi="Arial" w:cs="Arial"/>
          <w:sz w:val="24"/>
          <w:szCs w:val="24"/>
        </w:rPr>
        <w:t>- Questionários preenchidos até 90% de sua totalidade com pelo menos um trabalhador registrado no bloco de Recursos Humanos do questionário.</w:t>
      </w:r>
    </w:p>
    <w:p w14:paraId="05BE0431" w14:textId="40765E6A"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Unidades que se encontravam inativas ou com registro duplicado no CadSUAS</w:t>
      </w:r>
      <w:r w:rsidRPr="00676343">
        <w:rPr>
          <w:rStyle w:val="Refdenotaderodap"/>
          <w:rFonts w:eastAsia="Times New Roman"/>
          <w:lang w:eastAsia="pt-BR"/>
        </w:rPr>
        <w:footnoteReference w:id="6"/>
      </w:r>
      <w:r w:rsidRPr="00802B24">
        <w:rPr>
          <w:rFonts w:ascii="Arial" w:hAnsi="Arial" w:cs="Arial"/>
          <w:sz w:val="24"/>
          <w:szCs w:val="24"/>
        </w:rPr>
        <w:t xml:space="preserve"> no período d</w:t>
      </w:r>
      <w:r w:rsidR="007A611E" w:rsidRPr="00802B24">
        <w:rPr>
          <w:rFonts w:ascii="Arial" w:hAnsi="Arial" w:cs="Arial"/>
          <w:sz w:val="24"/>
          <w:szCs w:val="24"/>
        </w:rPr>
        <w:t xml:space="preserve">e referência de dezembro de </w:t>
      </w:r>
      <w:r w:rsidR="00E1108F" w:rsidRPr="00802B24">
        <w:rPr>
          <w:rFonts w:ascii="Arial" w:hAnsi="Arial" w:cs="Arial"/>
          <w:sz w:val="24"/>
          <w:szCs w:val="24"/>
        </w:rPr>
        <w:t>201</w:t>
      </w:r>
      <w:r w:rsidR="00E1108F">
        <w:rPr>
          <w:rFonts w:ascii="Arial" w:hAnsi="Arial" w:cs="Arial"/>
          <w:sz w:val="24"/>
          <w:szCs w:val="24"/>
        </w:rPr>
        <w:t>6</w:t>
      </w:r>
      <w:r w:rsidR="00E1108F" w:rsidRPr="00802B24">
        <w:rPr>
          <w:rFonts w:ascii="Arial" w:hAnsi="Arial" w:cs="Arial"/>
          <w:sz w:val="24"/>
          <w:szCs w:val="24"/>
        </w:rPr>
        <w:t xml:space="preserve"> </w:t>
      </w:r>
      <w:r w:rsidRPr="00802B24">
        <w:rPr>
          <w:rFonts w:ascii="Arial" w:hAnsi="Arial" w:cs="Arial"/>
          <w:sz w:val="24"/>
          <w:szCs w:val="24"/>
        </w:rPr>
        <w:t xml:space="preserve">tiveram seus questionários descartados. Nas bases de dados de Recursos Humanos foram descartados, ainda, casos de questionários duplicados ou duplicação do registro dos trabalhadores. Além disso, foi realizada uma verificação de consistência que identificou divergência de informações ligadas à escolaridade e </w:t>
      </w:r>
      <w:r w:rsidR="000868FA">
        <w:rPr>
          <w:rFonts w:ascii="Arial" w:hAnsi="Arial" w:cs="Arial"/>
          <w:sz w:val="24"/>
          <w:szCs w:val="24"/>
        </w:rPr>
        <w:t xml:space="preserve">à </w:t>
      </w:r>
      <w:r w:rsidRPr="00802B24">
        <w:rPr>
          <w:rFonts w:ascii="Arial" w:hAnsi="Arial" w:cs="Arial"/>
          <w:sz w:val="24"/>
          <w:szCs w:val="24"/>
        </w:rPr>
        <w:t>profissão do trabalhador, prevalecendo escolaridade</w:t>
      </w:r>
      <w:r w:rsidRPr="00676343">
        <w:rPr>
          <w:rStyle w:val="Refdenotaderodap"/>
          <w:rFonts w:eastAsia="Times New Roman"/>
          <w:lang w:eastAsia="pt-BR"/>
        </w:rPr>
        <w:footnoteReference w:id="7"/>
      </w:r>
      <w:r w:rsidRPr="00802B24">
        <w:rPr>
          <w:rFonts w:ascii="Arial" w:hAnsi="Arial" w:cs="Arial"/>
          <w:sz w:val="24"/>
          <w:szCs w:val="24"/>
        </w:rPr>
        <w:t>.</w:t>
      </w:r>
    </w:p>
    <w:p w14:paraId="65B37A41"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 xml:space="preserve">Para análise dos dados, foram consideradas as quantidades de respondentes de acordo com os bancos de dados após tratamento realizado pela Coordenação-Geral de </w:t>
      </w:r>
      <w:r w:rsidR="00E1108F">
        <w:rPr>
          <w:rFonts w:ascii="Arial" w:hAnsi="Arial" w:cs="Arial"/>
          <w:sz w:val="24"/>
          <w:szCs w:val="24"/>
        </w:rPr>
        <w:t xml:space="preserve">Planejamento e </w:t>
      </w:r>
      <w:r w:rsidRPr="00802B24">
        <w:rPr>
          <w:rFonts w:ascii="Arial" w:hAnsi="Arial" w:cs="Arial"/>
          <w:sz w:val="24"/>
          <w:szCs w:val="24"/>
        </w:rPr>
        <w:t>Vigilância Socioassi</w:t>
      </w:r>
      <w:r w:rsidR="007438D3" w:rsidRPr="00802B24">
        <w:rPr>
          <w:rFonts w:ascii="Arial" w:hAnsi="Arial" w:cs="Arial"/>
          <w:sz w:val="24"/>
          <w:szCs w:val="24"/>
        </w:rPr>
        <w:t>stencial (</w:t>
      </w:r>
      <w:r w:rsidR="00E1108F">
        <w:rPr>
          <w:rFonts w:ascii="Arial" w:hAnsi="Arial" w:cs="Arial"/>
          <w:sz w:val="24"/>
          <w:szCs w:val="24"/>
        </w:rPr>
        <w:t>CGPVIS/</w:t>
      </w:r>
      <w:r w:rsidR="007438D3" w:rsidRPr="00802B24">
        <w:rPr>
          <w:rFonts w:ascii="Arial" w:hAnsi="Arial" w:cs="Arial"/>
          <w:sz w:val="24"/>
          <w:szCs w:val="24"/>
        </w:rPr>
        <w:t>SNAS) descrito acima.</w:t>
      </w:r>
      <w:r w:rsidR="00270FB5" w:rsidRPr="00802B24">
        <w:rPr>
          <w:rFonts w:ascii="Arial" w:hAnsi="Arial" w:cs="Arial"/>
          <w:sz w:val="24"/>
          <w:szCs w:val="24"/>
        </w:rPr>
        <w:t xml:space="preserve"> A quantidade de unidades/órgãos considerados no banco de dados após tratamento segue nas tabelas a seguir.</w:t>
      </w:r>
    </w:p>
    <w:p w14:paraId="31660121" w14:textId="77777777" w:rsidR="0071753D" w:rsidRPr="00802B24" w:rsidRDefault="0071753D" w:rsidP="00A7717C">
      <w:pPr>
        <w:spacing w:line="240" w:lineRule="auto"/>
        <w:jc w:val="both"/>
        <w:rPr>
          <w:rFonts w:ascii="Arial" w:hAnsi="Arial" w:cs="Arial"/>
          <w:b/>
          <w:sz w:val="24"/>
          <w:szCs w:val="24"/>
        </w:rPr>
      </w:pPr>
      <w:r w:rsidRPr="00802B24">
        <w:rPr>
          <w:rFonts w:ascii="Arial" w:hAnsi="Arial" w:cs="Arial"/>
          <w:b/>
          <w:sz w:val="24"/>
          <w:szCs w:val="24"/>
        </w:rPr>
        <w:t>Tabela 2 – Quantida</w:t>
      </w:r>
      <w:r w:rsidR="00270FB5" w:rsidRPr="00802B24">
        <w:rPr>
          <w:rFonts w:ascii="Arial" w:hAnsi="Arial" w:cs="Arial"/>
          <w:b/>
          <w:sz w:val="24"/>
          <w:szCs w:val="24"/>
        </w:rPr>
        <w:t>de de equipamentos respondentes segundo o Status Censo SUAS.</w:t>
      </w:r>
    </w:p>
    <w:tbl>
      <w:tblPr>
        <w:tblStyle w:val="GradeMdia3-nfase4"/>
        <w:tblW w:w="0" w:type="auto"/>
        <w:jc w:val="center"/>
        <w:tblLayout w:type="fixed"/>
        <w:tblLook w:val="04A0" w:firstRow="1" w:lastRow="0" w:firstColumn="1" w:lastColumn="0" w:noHBand="0" w:noVBand="1"/>
      </w:tblPr>
      <w:tblGrid>
        <w:gridCol w:w="2685"/>
        <w:gridCol w:w="2722"/>
      </w:tblGrid>
      <w:tr w:rsidR="00270FB5" w:rsidRPr="00802B24" w14:paraId="585C6AF0" w14:textId="77777777" w:rsidTr="00CD4223">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685" w:type="dxa"/>
            <w:vAlign w:val="center"/>
            <w:hideMark/>
          </w:tcPr>
          <w:p w14:paraId="31462FF2" w14:textId="77777777" w:rsidR="00270FB5" w:rsidRPr="00802B24" w:rsidRDefault="000B1165" w:rsidP="00A7717C">
            <w:pPr>
              <w:spacing w:after="200"/>
              <w:rPr>
                <w:rFonts w:ascii="Arial" w:hAnsi="Arial" w:cs="Arial"/>
              </w:rPr>
            </w:pPr>
            <w:r w:rsidRPr="00802B24">
              <w:rPr>
                <w:rFonts w:ascii="Arial" w:hAnsi="Arial" w:cs="Arial"/>
              </w:rPr>
              <w:t>Equipamento</w:t>
            </w:r>
          </w:p>
        </w:tc>
        <w:tc>
          <w:tcPr>
            <w:tcW w:w="2722" w:type="dxa"/>
            <w:vAlign w:val="center"/>
            <w:hideMark/>
          </w:tcPr>
          <w:p w14:paraId="6CAA3266" w14:textId="77777777" w:rsidR="00270FB5" w:rsidRPr="00802B24" w:rsidRDefault="00270FB5" w:rsidP="00A7717C">
            <w:pPr>
              <w:spacing w:after="200"/>
              <w:ind w:firstLine="9"/>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02B24">
              <w:rPr>
                <w:rFonts w:ascii="Arial" w:hAnsi="Arial" w:cs="Arial"/>
              </w:rPr>
              <w:t>Analisados após validação</w:t>
            </w:r>
          </w:p>
        </w:tc>
      </w:tr>
      <w:tr w:rsidR="00270FB5" w:rsidRPr="00802B24" w14:paraId="73564587" w14:textId="77777777" w:rsidTr="00CD4223">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685" w:type="dxa"/>
            <w:hideMark/>
          </w:tcPr>
          <w:p w14:paraId="6C7F6B00" w14:textId="77777777" w:rsidR="00270FB5" w:rsidRPr="00802B24" w:rsidRDefault="00270FB5" w:rsidP="00A7717C">
            <w:pPr>
              <w:spacing w:after="200"/>
              <w:jc w:val="both"/>
              <w:rPr>
                <w:rFonts w:ascii="Arial" w:hAnsi="Arial" w:cs="Arial"/>
              </w:rPr>
            </w:pPr>
            <w:r w:rsidRPr="00802B24">
              <w:rPr>
                <w:rFonts w:ascii="Arial" w:hAnsi="Arial" w:cs="Arial"/>
              </w:rPr>
              <w:t>CRAS</w:t>
            </w:r>
          </w:p>
        </w:tc>
        <w:tc>
          <w:tcPr>
            <w:tcW w:w="2722" w:type="dxa"/>
            <w:hideMark/>
          </w:tcPr>
          <w:p w14:paraId="6F38DBD4" w14:textId="76A24C12" w:rsidR="00270FB5" w:rsidRPr="00802B24" w:rsidRDefault="00643EB3" w:rsidP="009F5DE7">
            <w:pPr>
              <w:spacing w:after="200"/>
              <w:ind w:firstLine="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D1F54">
              <w:rPr>
                <w:rFonts w:ascii="Arial" w:hAnsi="Arial" w:cs="Arial"/>
              </w:rPr>
              <w:t>8.2</w:t>
            </w:r>
            <w:r w:rsidR="009F5DE7" w:rsidRPr="006D1F54">
              <w:rPr>
                <w:rFonts w:ascii="Arial" w:hAnsi="Arial" w:cs="Arial"/>
              </w:rPr>
              <w:t>40</w:t>
            </w:r>
          </w:p>
        </w:tc>
      </w:tr>
      <w:tr w:rsidR="00270FB5" w:rsidRPr="00802B24" w14:paraId="7AAC82B6" w14:textId="77777777" w:rsidTr="00CD4223">
        <w:trPr>
          <w:trHeight w:val="469"/>
          <w:jc w:val="center"/>
        </w:trPr>
        <w:tc>
          <w:tcPr>
            <w:cnfStyle w:val="001000000000" w:firstRow="0" w:lastRow="0" w:firstColumn="1" w:lastColumn="0" w:oddVBand="0" w:evenVBand="0" w:oddHBand="0" w:evenHBand="0" w:firstRowFirstColumn="0" w:firstRowLastColumn="0" w:lastRowFirstColumn="0" w:lastRowLastColumn="0"/>
            <w:tcW w:w="2685" w:type="dxa"/>
            <w:tcBorders>
              <w:top w:val="single" w:sz="6" w:space="0" w:color="FFFFFF" w:themeColor="background1"/>
            </w:tcBorders>
            <w:hideMark/>
          </w:tcPr>
          <w:p w14:paraId="4FB65370" w14:textId="77777777" w:rsidR="00270FB5" w:rsidRPr="00802B24" w:rsidRDefault="00270FB5" w:rsidP="00A7717C">
            <w:pPr>
              <w:spacing w:after="200"/>
              <w:jc w:val="both"/>
              <w:rPr>
                <w:rFonts w:ascii="Arial" w:hAnsi="Arial" w:cs="Arial"/>
              </w:rPr>
            </w:pPr>
            <w:r w:rsidRPr="00802B24">
              <w:rPr>
                <w:rFonts w:ascii="Arial" w:hAnsi="Arial" w:cs="Arial"/>
              </w:rPr>
              <w:t>CREAS</w:t>
            </w:r>
          </w:p>
        </w:tc>
        <w:tc>
          <w:tcPr>
            <w:tcW w:w="272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14:paraId="20ABD238" w14:textId="686C6CD4" w:rsidR="00270FB5" w:rsidRPr="00802B24" w:rsidRDefault="009B08B2" w:rsidP="00643EB3">
            <w:pPr>
              <w:spacing w:after="200"/>
              <w:ind w:firstLine="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r w:rsidR="00643EB3">
              <w:rPr>
                <w:rFonts w:ascii="Arial" w:hAnsi="Arial" w:cs="Arial"/>
              </w:rPr>
              <w:t>522</w:t>
            </w:r>
          </w:p>
        </w:tc>
      </w:tr>
      <w:tr w:rsidR="00270FB5" w:rsidRPr="00802B24" w14:paraId="07ED9D97" w14:textId="77777777" w:rsidTr="00CD4223">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685" w:type="dxa"/>
            <w:hideMark/>
          </w:tcPr>
          <w:p w14:paraId="471F6E30" w14:textId="77777777" w:rsidR="00270FB5" w:rsidRPr="00802B24" w:rsidRDefault="00270FB5" w:rsidP="00A7717C">
            <w:pPr>
              <w:spacing w:after="200"/>
              <w:jc w:val="both"/>
              <w:rPr>
                <w:rFonts w:ascii="Arial" w:hAnsi="Arial" w:cs="Arial"/>
              </w:rPr>
            </w:pPr>
            <w:r w:rsidRPr="00802B24">
              <w:rPr>
                <w:rFonts w:ascii="Arial" w:hAnsi="Arial" w:cs="Arial"/>
              </w:rPr>
              <w:lastRenderedPageBreak/>
              <w:t>Centro POP</w:t>
            </w:r>
          </w:p>
        </w:tc>
        <w:tc>
          <w:tcPr>
            <w:tcW w:w="2722" w:type="dxa"/>
            <w:hideMark/>
          </w:tcPr>
          <w:p w14:paraId="1BD2FAD6" w14:textId="77777777" w:rsidR="00270FB5" w:rsidRPr="00802B24" w:rsidRDefault="00F140C0" w:rsidP="00704DD4">
            <w:pPr>
              <w:spacing w:after="200"/>
              <w:ind w:firstLine="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02B24">
              <w:rPr>
                <w:rFonts w:ascii="Arial" w:hAnsi="Arial" w:cs="Arial"/>
              </w:rPr>
              <w:t>23</w:t>
            </w:r>
            <w:r w:rsidR="00704DD4">
              <w:rPr>
                <w:rFonts w:ascii="Arial" w:hAnsi="Arial" w:cs="Arial"/>
              </w:rPr>
              <w:t>0</w:t>
            </w:r>
          </w:p>
        </w:tc>
      </w:tr>
      <w:tr w:rsidR="00270FB5" w:rsidRPr="00802B24" w14:paraId="777390ED" w14:textId="77777777" w:rsidTr="00CD4223">
        <w:trPr>
          <w:trHeight w:val="469"/>
          <w:jc w:val="center"/>
        </w:trPr>
        <w:tc>
          <w:tcPr>
            <w:cnfStyle w:val="001000000000" w:firstRow="0" w:lastRow="0" w:firstColumn="1" w:lastColumn="0" w:oddVBand="0" w:evenVBand="0" w:oddHBand="0" w:evenHBand="0" w:firstRowFirstColumn="0" w:firstRowLastColumn="0" w:lastRowFirstColumn="0" w:lastRowLastColumn="0"/>
            <w:tcW w:w="2685" w:type="dxa"/>
            <w:tcBorders>
              <w:top w:val="single" w:sz="6" w:space="0" w:color="FFFFFF" w:themeColor="background1"/>
            </w:tcBorders>
            <w:hideMark/>
          </w:tcPr>
          <w:p w14:paraId="41C36606" w14:textId="77777777" w:rsidR="00270FB5" w:rsidRPr="00802B24" w:rsidRDefault="00270FB5" w:rsidP="00A7717C">
            <w:pPr>
              <w:spacing w:after="200"/>
              <w:jc w:val="both"/>
              <w:rPr>
                <w:rFonts w:ascii="Arial" w:hAnsi="Arial" w:cs="Arial"/>
              </w:rPr>
            </w:pPr>
            <w:r w:rsidRPr="00802B24">
              <w:rPr>
                <w:rFonts w:ascii="Arial" w:hAnsi="Arial" w:cs="Arial"/>
              </w:rPr>
              <w:t>Centro de Convivência</w:t>
            </w:r>
          </w:p>
        </w:tc>
        <w:tc>
          <w:tcPr>
            <w:tcW w:w="272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14:paraId="002DC88E" w14:textId="40AE47BD" w:rsidR="00270FB5" w:rsidRPr="00802B24" w:rsidRDefault="00643EB3" w:rsidP="00643EB3">
            <w:pPr>
              <w:spacing w:after="200"/>
              <w:ind w:firstLine="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8.510</w:t>
            </w:r>
          </w:p>
        </w:tc>
      </w:tr>
      <w:tr w:rsidR="00270FB5" w:rsidRPr="00802B24" w14:paraId="0D080104" w14:textId="77777777" w:rsidTr="00CD4223">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685" w:type="dxa"/>
            <w:hideMark/>
          </w:tcPr>
          <w:p w14:paraId="278BCDC9" w14:textId="77777777" w:rsidR="00270FB5" w:rsidRPr="00802B24" w:rsidRDefault="000B1165" w:rsidP="00A7717C">
            <w:pPr>
              <w:spacing w:after="200"/>
              <w:jc w:val="both"/>
              <w:rPr>
                <w:rFonts w:ascii="Arial" w:hAnsi="Arial" w:cs="Arial"/>
              </w:rPr>
            </w:pPr>
            <w:r w:rsidRPr="00802B24">
              <w:rPr>
                <w:rFonts w:ascii="Arial" w:hAnsi="Arial" w:cs="Arial"/>
              </w:rPr>
              <w:t>Unidade</w:t>
            </w:r>
            <w:r w:rsidR="00270FB5" w:rsidRPr="00802B24">
              <w:rPr>
                <w:rFonts w:ascii="Arial" w:hAnsi="Arial" w:cs="Arial"/>
              </w:rPr>
              <w:t xml:space="preserve"> de Acolhimento</w:t>
            </w:r>
          </w:p>
        </w:tc>
        <w:tc>
          <w:tcPr>
            <w:tcW w:w="2722" w:type="dxa"/>
            <w:hideMark/>
          </w:tcPr>
          <w:p w14:paraId="39625948" w14:textId="53E6A8EA" w:rsidR="00270FB5" w:rsidRPr="00802B24" w:rsidRDefault="00643EB3" w:rsidP="00643EB3">
            <w:pPr>
              <w:spacing w:after="200"/>
              <w:ind w:firstLine="9"/>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5.832</w:t>
            </w:r>
          </w:p>
        </w:tc>
      </w:tr>
      <w:tr w:rsidR="006476DA" w:rsidRPr="00802B24" w14:paraId="60EED646" w14:textId="77777777" w:rsidTr="00CD4223">
        <w:trPr>
          <w:trHeight w:val="469"/>
          <w:jc w:val="center"/>
        </w:trPr>
        <w:tc>
          <w:tcPr>
            <w:cnfStyle w:val="001000000000" w:firstRow="0" w:lastRow="0" w:firstColumn="1" w:lastColumn="0" w:oddVBand="0" w:evenVBand="0" w:oddHBand="0" w:evenHBand="0" w:firstRowFirstColumn="0" w:firstRowLastColumn="0" w:lastRowFirstColumn="0" w:lastRowLastColumn="0"/>
            <w:tcW w:w="2685" w:type="dxa"/>
          </w:tcPr>
          <w:p w14:paraId="071BB279" w14:textId="77777777" w:rsidR="006476DA" w:rsidRPr="00802B24" w:rsidRDefault="006476DA" w:rsidP="00A7717C">
            <w:pPr>
              <w:jc w:val="both"/>
              <w:rPr>
                <w:rFonts w:ascii="Arial" w:hAnsi="Arial" w:cs="Arial"/>
              </w:rPr>
            </w:pPr>
            <w:r w:rsidRPr="00802B24">
              <w:rPr>
                <w:rFonts w:ascii="Arial" w:hAnsi="Arial" w:cs="Arial"/>
              </w:rPr>
              <w:t>Centros Dia</w:t>
            </w:r>
            <w:r w:rsidR="00643EB3">
              <w:rPr>
                <w:rFonts w:ascii="Arial" w:hAnsi="Arial" w:cs="Arial"/>
              </w:rPr>
              <w:t xml:space="preserve"> e similares</w:t>
            </w:r>
          </w:p>
        </w:tc>
        <w:tc>
          <w:tcPr>
            <w:tcW w:w="2722" w:type="dxa"/>
          </w:tcPr>
          <w:p w14:paraId="4C9A9264" w14:textId="1B726861" w:rsidR="006476DA" w:rsidRPr="00802B24" w:rsidRDefault="00643EB3" w:rsidP="009F5DE7">
            <w:pPr>
              <w:ind w:firstLine="9"/>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D1F54">
              <w:rPr>
                <w:rFonts w:ascii="Arial" w:hAnsi="Arial" w:cs="Arial"/>
              </w:rPr>
              <w:t>1.34</w:t>
            </w:r>
            <w:r w:rsidR="009F5DE7" w:rsidRPr="006D1F54">
              <w:rPr>
                <w:rFonts w:ascii="Arial" w:hAnsi="Arial" w:cs="Arial"/>
              </w:rPr>
              <w:t>5</w:t>
            </w:r>
          </w:p>
        </w:tc>
      </w:tr>
    </w:tbl>
    <w:p w14:paraId="459F345D" w14:textId="77777777" w:rsidR="0071753D" w:rsidRPr="00802B24" w:rsidRDefault="0071753D" w:rsidP="006476DA">
      <w:pPr>
        <w:spacing w:line="240" w:lineRule="auto"/>
        <w:ind w:left="1416" w:firstLine="708"/>
        <w:jc w:val="both"/>
        <w:rPr>
          <w:rFonts w:ascii="Arial" w:hAnsi="Arial" w:cs="Arial"/>
          <w:sz w:val="18"/>
          <w:szCs w:val="18"/>
        </w:rPr>
      </w:pPr>
      <w:r w:rsidRPr="00802B24">
        <w:rPr>
          <w:rFonts w:ascii="Arial" w:hAnsi="Arial" w:cs="Arial"/>
          <w:sz w:val="18"/>
          <w:szCs w:val="18"/>
        </w:rPr>
        <w:t>Fonte: MDS, Censo SUAS.</w:t>
      </w:r>
    </w:p>
    <w:p w14:paraId="07A8B412" w14:textId="77777777" w:rsidR="0071753D" w:rsidRPr="00802B24" w:rsidRDefault="0071753D" w:rsidP="00A7717C">
      <w:pPr>
        <w:spacing w:line="240" w:lineRule="auto"/>
        <w:jc w:val="both"/>
        <w:rPr>
          <w:rFonts w:ascii="Arial" w:hAnsi="Arial" w:cs="Arial"/>
          <w:b/>
          <w:sz w:val="24"/>
          <w:szCs w:val="24"/>
        </w:rPr>
      </w:pPr>
      <w:r w:rsidRPr="00802B24">
        <w:rPr>
          <w:rFonts w:ascii="Arial" w:hAnsi="Arial" w:cs="Arial"/>
          <w:b/>
          <w:sz w:val="24"/>
          <w:szCs w:val="24"/>
        </w:rPr>
        <w:t>Tabela 3 – Quantidade de órgãos gestores/instâncias</w:t>
      </w:r>
      <w:r w:rsidR="000B1165" w:rsidRPr="00802B24">
        <w:rPr>
          <w:rFonts w:ascii="Arial" w:hAnsi="Arial" w:cs="Arial"/>
          <w:b/>
          <w:sz w:val="24"/>
          <w:szCs w:val="24"/>
        </w:rPr>
        <w:t xml:space="preserve"> respondentes segundo o Status Censo SUAS.</w:t>
      </w:r>
    </w:p>
    <w:tbl>
      <w:tblPr>
        <w:tblStyle w:val="GradeMdia3-nfase4"/>
        <w:tblW w:w="0" w:type="auto"/>
        <w:jc w:val="center"/>
        <w:tblLayout w:type="fixed"/>
        <w:tblLook w:val="04A0" w:firstRow="1" w:lastRow="0" w:firstColumn="1" w:lastColumn="0" w:noHBand="0" w:noVBand="1"/>
      </w:tblPr>
      <w:tblGrid>
        <w:gridCol w:w="2302"/>
        <w:gridCol w:w="2713"/>
      </w:tblGrid>
      <w:tr w:rsidR="000B1165" w:rsidRPr="00802B24" w14:paraId="7AA0913C" w14:textId="77777777" w:rsidTr="000B11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Align w:val="center"/>
            <w:hideMark/>
          </w:tcPr>
          <w:p w14:paraId="6E10D9AC" w14:textId="77777777" w:rsidR="000B1165" w:rsidRPr="00802B24" w:rsidRDefault="000B1165" w:rsidP="00A7717C">
            <w:pPr>
              <w:spacing w:after="200"/>
              <w:rPr>
                <w:rFonts w:ascii="Arial" w:hAnsi="Arial" w:cs="Arial"/>
              </w:rPr>
            </w:pPr>
            <w:r w:rsidRPr="00802B24">
              <w:rPr>
                <w:rFonts w:ascii="Arial" w:hAnsi="Arial" w:cs="Arial"/>
              </w:rPr>
              <w:t>Órgão/Instância</w:t>
            </w:r>
          </w:p>
        </w:tc>
        <w:tc>
          <w:tcPr>
            <w:tcW w:w="2713" w:type="dxa"/>
            <w:vAlign w:val="center"/>
            <w:hideMark/>
          </w:tcPr>
          <w:p w14:paraId="177B9219" w14:textId="77777777" w:rsidR="000B1165" w:rsidRPr="00802B24" w:rsidRDefault="000B1165" w:rsidP="00A7717C">
            <w:pPr>
              <w:spacing w:after="200"/>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02B24">
              <w:rPr>
                <w:rFonts w:ascii="Arial" w:hAnsi="Arial" w:cs="Arial"/>
              </w:rPr>
              <w:t>Analisados após validação</w:t>
            </w:r>
          </w:p>
        </w:tc>
      </w:tr>
      <w:tr w:rsidR="000B1165" w:rsidRPr="00802B24" w14:paraId="08C89A2D" w14:textId="77777777" w:rsidTr="000B11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hideMark/>
          </w:tcPr>
          <w:p w14:paraId="7CF0A7EC" w14:textId="77777777" w:rsidR="000B1165" w:rsidRPr="00802B24" w:rsidRDefault="000B1165" w:rsidP="00A7717C">
            <w:pPr>
              <w:spacing w:after="200"/>
              <w:jc w:val="both"/>
              <w:rPr>
                <w:rFonts w:ascii="Arial" w:hAnsi="Arial" w:cs="Arial"/>
              </w:rPr>
            </w:pPr>
            <w:r w:rsidRPr="00802B24">
              <w:rPr>
                <w:rFonts w:ascii="Arial" w:hAnsi="Arial" w:cs="Arial"/>
              </w:rPr>
              <w:t>Gestão Estadual</w:t>
            </w:r>
          </w:p>
        </w:tc>
        <w:tc>
          <w:tcPr>
            <w:tcW w:w="2713" w:type="dxa"/>
            <w:hideMark/>
          </w:tcPr>
          <w:p w14:paraId="37671620" w14:textId="77777777" w:rsidR="000B1165" w:rsidRPr="00802B24" w:rsidRDefault="000B1165" w:rsidP="000B1165">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02B24">
              <w:rPr>
                <w:rFonts w:ascii="Arial" w:hAnsi="Arial" w:cs="Arial"/>
              </w:rPr>
              <w:t>26</w:t>
            </w:r>
          </w:p>
        </w:tc>
      </w:tr>
      <w:tr w:rsidR="000B1165" w:rsidRPr="00802B24" w14:paraId="77EB8BC7" w14:textId="77777777" w:rsidTr="000B1165">
        <w:trPr>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6" w:space="0" w:color="FFFFFF" w:themeColor="background1"/>
            </w:tcBorders>
            <w:hideMark/>
          </w:tcPr>
          <w:p w14:paraId="12CF6DF1" w14:textId="77777777" w:rsidR="000B1165" w:rsidRPr="00802B24" w:rsidRDefault="000B1165" w:rsidP="00A7717C">
            <w:pPr>
              <w:spacing w:after="200"/>
              <w:jc w:val="both"/>
              <w:rPr>
                <w:rFonts w:ascii="Arial" w:hAnsi="Arial" w:cs="Arial"/>
              </w:rPr>
            </w:pPr>
            <w:r w:rsidRPr="00802B24">
              <w:rPr>
                <w:rFonts w:ascii="Arial" w:hAnsi="Arial" w:cs="Arial"/>
              </w:rPr>
              <w:t>Gestão Municipal</w:t>
            </w:r>
            <w:r w:rsidR="00517F26" w:rsidRPr="00802B24">
              <w:rPr>
                <w:rFonts w:ascii="Arial" w:hAnsi="Arial" w:cs="Arial"/>
              </w:rPr>
              <w:t>*</w:t>
            </w:r>
          </w:p>
        </w:tc>
        <w:tc>
          <w:tcPr>
            <w:tcW w:w="2713"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hideMark/>
          </w:tcPr>
          <w:p w14:paraId="3AB975DE" w14:textId="09554486" w:rsidR="000B1165" w:rsidRPr="00802B24" w:rsidRDefault="009B08B2" w:rsidP="006D1F54">
            <w:pPr>
              <w:spacing w:after="2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r w:rsidR="00643EB3">
              <w:rPr>
                <w:rFonts w:ascii="Arial" w:hAnsi="Arial" w:cs="Arial"/>
              </w:rPr>
              <w:t>.48</w:t>
            </w:r>
            <w:r w:rsidR="006D1F54">
              <w:rPr>
                <w:rFonts w:ascii="Arial" w:hAnsi="Arial" w:cs="Arial"/>
              </w:rPr>
              <w:t>1</w:t>
            </w:r>
          </w:p>
        </w:tc>
      </w:tr>
      <w:tr w:rsidR="000B1165" w:rsidRPr="00802B24" w14:paraId="2F047B96" w14:textId="77777777" w:rsidTr="000B11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hideMark/>
          </w:tcPr>
          <w:p w14:paraId="225E5219" w14:textId="77777777" w:rsidR="000B1165" w:rsidRPr="00802B24" w:rsidRDefault="000B1165" w:rsidP="00A7717C">
            <w:pPr>
              <w:spacing w:after="200"/>
              <w:jc w:val="both"/>
              <w:rPr>
                <w:rFonts w:ascii="Arial" w:hAnsi="Arial" w:cs="Arial"/>
              </w:rPr>
            </w:pPr>
            <w:r w:rsidRPr="00802B24">
              <w:rPr>
                <w:rFonts w:ascii="Arial" w:hAnsi="Arial" w:cs="Arial"/>
              </w:rPr>
              <w:t>Conselhos Estaduais</w:t>
            </w:r>
            <w:r w:rsidR="00D01FA2" w:rsidRPr="00802B24">
              <w:rPr>
                <w:rFonts w:ascii="Arial" w:hAnsi="Arial" w:cs="Arial"/>
              </w:rPr>
              <w:t>*</w:t>
            </w:r>
          </w:p>
        </w:tc>
        <w:tc>
          <w:tcPr>
            <w:tcW w:w="2713" w:type="dxa"/>
            <w:hideMark/>
          </w:tcPr>
          <w:p w14:paraId="178045DA" w14:textId="77777777" w:rsidR="000B1165" w:rsidRPr="00802B24" w:rsidRDefault="00CD4223" w:rsidP="000B1165">
            <w:pPr>
              <w:spacing w:after="20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02B24">
              <w:rPr>
                <w:rFonts w:ascii="Arial" w:hAnsi="Arial" w:cs="Arial"/>
              </w:rPr>
              <w:t>27</w:t>
            </w:r>
          </w:p>
        </w:tc>
      </w:tr>
      <w:tr w:rsidR="000B1165" w:rsidRPr="00802B24" w14:paraId="5FAB9A33" w14:textId="77777777" w:rsidTr="000B1165">
        <w:trPr>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6" w:space="0" w:color="FFFFFF" w:themeColor="background1"/>
              <w:bottom w:val="single" w:sz="8" w:space="0" w:color="FFFFFF" w:themeColor="background1"/>
            </w:tcBorders>
            <w:hideMark/>
          </w:tcPr>
          <w:p w14:paraId="5A05F698" w14:textId="77777777" w:rsidR="000B1165" w:rsidRPr="00802B24" w:rsidRDefault="000B1165" w:rsidP="00D01FA2">
            <w:pPr>
              <w:spacing w:after="200"/>
              <w:jc w:val="both"/>
              <w:rPr>
                <w:rFonts w:ascii="Arial" w:hAnsi="Arial" w:cs="Arial"/>
              </w:rPr>
            </w:pPr>
            <w:r w:rsidRPr="00802B24">
              <w:rPr>
                <w:rFonts w:ascii="Arial" w:hAnsi="Arial" w:cs="Arial"/>
              </w:rPr>
              <w:t>Conselhos Municipais</w:t>
            </w:r>
          </w:p>
        </w:tc>
        <w:tc>
          <w:tcPr>
            <w:tcW w:w="2713" w:type="dxa"/>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hideMark/>
          </w:tcPr>
          <w:p w14:paraId="31D1FB8A" w14:textId="67EBD91A" w:rsidR="000B1165" w:rsidRPr="00802B24" w:rsidRDefault="00643EB3" w:rsidP="00EA45EB">
            <w:pPr>
              <w:spacing w:after="20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5.35</w:t>
            </w:r>
            <w:r w:rsidR="00EA45EB">
              <w:rPr>
                <w:rFonts w:ascii="Arial" w:hAnsi="Arial" w:cs="Arial"/>
              </w:rPr>
              <w:t>9</w:t>
            </w:r>
          </w:p>
        </w:tc>
      </w:tr>
    </w:tbl>
    <w:p w14:paraId="554771CA" w14:textId="77777777" w:rsidR="0071753D" w:rsidRPr="00802B24" w:rsidRDefault="0071753D" w:rsidP="00A7717C">
      <w:pPr>
        <w:spacing w:line="240" w:lineRule="auto"/>
        <w:jc w:val="both"/>
        <w:rPr>
          <w:rFonts w:ascii="Arial" w:hAnsi="Arial" w:cs="Arial"/>
          <w:sz w:val="18"/>
          <w:szCs w:val="18"/>
        </w:rPr>
      </w:pPr>
      <w:r w:rsidRPr="00802B24">
        <w:rPr>
          <w:rFonts w:ascii="Arial" w:hAnsi="Arial" w:cs="Arial"/>
          <w:sz w:val="18"/>
          <w:szCs w:val="18"/>
        </w:rPr>
        <w:t>Fonte: MDS, Censo SUAS.</w:t>
      </w:r>
    </w:p>
    <w:p w14:paraId="30E5355D" w14:textId="77777777" w:rsidR="00517F26" w:rsidRPr="00802B24" w:rsidRDefault="00517F26" w:rsidP="00517F26">
      <w:pPr>
        <w:spacing w:line="240" w:lineRule="auto"/>
        <w:jc w:val="both"/>
        <w:rPr>
          <w:rFonts w:ascii="Arial" w:hAnsi="Arial" w:cs="Arial"/>
          <w:sz w:val="18"/>
          <w:szCs w:val="18"/>
        </w:rPr>
      </w:pPr>
      <w:r w:rsidRPr="00802B24">
        <w:rPr>
          <w:rFonts w:ascii="Arial" w:hAnsi="Arial" w:cs="Arial"/>
          <w:sz w:val="18"/>
          <w:szCs w:val="18"/>
        </w:rPr>
        <w:t xml:space="preserve">* O Distrito Federal responde aos questionários voltados à Gestão Municipal e aos Conselhos </w:t>
      </w:r>
      <w:r w:rsidR="00D01FA2">
        <w:rPr>
          <w:rFonts w:ascii="Arial" w:hAnsi="Arial" w:cs="Arial"/>
          <w:sz w:val="18"/>
          <w:szCs w:val="18"/>
        </w:rPr>
        <w:t>Estaduais</w:t>
      </w:r>
      <w:r w:rsidRPr="00802B24">
        <w:rPr>
          <w:rFonts w:ascii="Arial" w:hAnsi="Arial" w:cs="Arial"/>
          <w:sz w:val="18"/>
          <w:szCs w:val="18"/>
        </w:rPr>
        <w:t>.</w:t>
      </w:r>
    </w:p>
    <w:p w14:paraId="643D0899" w14:textId="77777777" w:rsidR="00643EB3" w:rsidRPr="00802B24" w:rsidRDefault="00643EB3" w:rsidP="009F73F5">
      <w:pPr>
        <w:spacing w:line="360" w:lineRule="auto"/>
        <w:jc w:val="both"/>
        <w:rPr>
          <w:rFonts w:ascii="Arial" w:hAnsi="Arial" w:cs="Arial"/>
          <w:sz w:val="24"/>
          <w:szCs w:val="24"/>
        </w:rPr>
      </w:pPr>
    </w:p>
    <w:p w14:paraId="147FD14B"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 xml:space="preserve">Seguindo o modelo utilizado </w:t>
      </w:r>
      <w:r w:rsidR="003B1E93" w:rsidRPr="00802B24">
        <w:rPr>
          <w:rFonts w:ascii="Arial" w:hAnsi="Arial" w:cs="Arial"/>
          <w:sz w:val="24"/>
          <w:szCs w:val="24"/>
        </w:rPr>
        <w:t xml:space="preserve">desde o </w:t>
      </w:r>
      <w:r w:rsidRPr="00802B24">
        <w:rPr>
          <w:rFonts w:ascii="Arial" w:hAnsi="Arial" w:cs="Arial"/>
          <w:sz w:val="24"/>
          <w:szCs w:val="24"/>
        </w:rPr>
        <w:t>Censo SUAS 2013, a análise dos resultados do Censo SUAS 201</w:t>
      </w:r>
      <w:r w:rsidR="0051690D">
        <w:rPr>
          <w:rFonts w:ascii="Arial" w:hAnsi="Arial" w:cs="Arial"/>
          <w:sz w:val="24"/>
          <w:szCs w:val="24"/>
        </w:rPr>
        <w:t>6</w:t>
      </w:r>
      <w:r w:rsidRPr="00802B24">
        <w:rPr>
          <w:rFonts w:ascii="Arial" w:hAnsi="Arial" w:cs="Arial"/>
          <w:sz w:val="24"/>
          <w:szCs w:val="24"/>
        </w:rPr>
        <w:t xml:space="preserve"> compreende o SUAS como política social por meio dos componentes sistêmicos da PNAS, conforme seu estágio de institucionalização</w:t>
      </w:r>
      <w:r w:rsidRPr="00676343">
        <w:rPr>
          <w:rStyle w:val="Refdenotaderodap"/>
          <w:rFonts w:eastAsia="Times New Roman"/>
          <w:lang w:eastAsia="pt-BR"/>
        </w:rPr>
        <w:footnoteReference w:id="8"/>
      </w:r>
      <w:r w:rsidRPr="00802B24">
        <w:rPr>
          <w:rFonts w:ascii="Arial" w:hAnsi="Arial" w:cs="Arial"/>
          <w:sz w:val="24"/>
          <w:szCs w:val="24"/>
        </w:rPr>
        <w:t>.</w:t>
      </w:r>
      <w:r w:rsidR="003E5D3B" w:rsidRPr="00802B24">
        <w:rPr>
          <w:rFonts w:ascii="Arial" w:hAnsi="Arial" w:cs="Arial"/>
          <w:sz w:val="24"/>
          <w:szCs w:val="24"/>
        </w:rPr>
        <w:t xml:space="preserve"> N</w:t>
      </w:r>
      <w:r w:rsidRPr="00802B24">
        <w:rPr>
          <w:rFonts w:ascii="Arial" w:hAnsi="Arial" w:cs="Arial"/>
          <w:sz w:val="24"/>
          <w:szCs w:val="24"/>
        </w:rPr>
        <w:t xml:space="preserve">a tentativa de aprofundamento da compreensão global do SUAS, a exposição da análise do Censo SUAS será realizada de acordo com </w:t>
      </w:r>
      <w:r w:rsidR="00AB371B">
        <w:rPr>
          <w:rFonts w:ascii="Arial" w:hAnsi="Arial" w:cs="Arial"/>
          <w:sz w:val="24"/>
          <w:szCs w:val="24"/>
        </w:rPr>
        <w:t>se</w:t>
      </w:r>
      <w:r w:rsidR="00E83C7E">
        <w:rPr>
          <w:rFonts w:ascii="Arial" w:hAnsi="Arial" w:cs="Arial"/>
          <w:sz w:val="24"/>
          <w:szCs w:val="24"/>
        </w:rPr>
        <w:t>is</w:t>
      </w:r>
      <w:r w:rsidRPr="00802B24">
        <w:rPr>
          <w:rFonts w:ascii="Arial" w:hAnsi="Arial" w:cs="Arial"/>
          <w:sz w:val="24"/>
          <w:szCs w:val="24"/>
        </w:rPr>
        <w:t xml:space="preserve"> eixos de análise, a saber:</w:t>
      </w:r>
    </w:p>
    <w:p w14:paraId="068CD974" w14:textId="77777777" w:rsidR="0071753D" w:rsidRPr="00277936" w:rsidRDefault="0071753D" w:rsidP="00277936">
      <w:pPr>
        <w:numPr>
          <w:ilvl w:val="0"/>
          <w:numId w:val="4"/>
        </w:numPr>
        <w:spacing w:line="240" w:lineRule="auto"/>
        <w:contextualSpacing/>
        <w:jc w:val="both"/>
        <w:rPr>
          <w:rFonts w:ascii="Arial" w:hAnsi="Arial" w:cs="Arial"/>
          <w:sz w:val="24"/>
          <w:szCs w:val="24"/>
        </w:rPr>
      </w:pPr>
      <w:r w:rsidRPr="00802B24">
        <w:rPr>
          <w:rFonts w:ascii="Arial" w:hAnsi="Arial" w:cs="Arial"/>
          <w:b/>
          <w:sz w:val="24"/>
          <w:szCs w:val="24"/>
        </w:rPr>
        <w:t xml:space="preserve">Gestão </w:t>
      </w:r>
      <w:r w:rsidR="00277936">
        <w:rPr>
          <w:rFonts w:ascii="Arial" w:hAnsi="Arial" w:cs="Arial"/>
          <w:b/>
          <w:sz w:val="24"/>
          <w:szCs w:val="24"/>
        </w:rPr>
        <w:t xml:space="preserve">e Financiamento </w:t>
      </w:r>
      <w:r w:rsidRPr="00802B24">
        <w:rPr>
          <w:rFonts w:ascii="Arial" w:hAnsi="Arial" w:cs="Arial"/>
          <w:b/>
          <w:sz w:val="24"/>
          <w:szCs w:val="24"/>
        </w:rPr>
        <w:t>do Sistema Único de Assistência Social</w:t>
      </w:r>
      <w:r w:rsidRPr="00802B24">
        <w:rPr>
          <w:rFonts w:ascii="Arial" w:hAnsi="Arial" w:cs="Arial"/>
          <w:sz w:val="24"/>
          <w:szCs w:val="24"/>
        </w:rPr>
        <w:t xml:space="preserve">: </w:t>
      </w:r>
      <w:r w:rsidR="00277936">
        <w:rPr>
          <w:rFonts w:ascii="Arial" w:hAnsi="Arial" w:cs="Arial"/>
          <w:sz w:val="24"/>
          <w:szCs w:val="24"/>
        </w:rPr>
        <w:t>p</w:t>
      </w:r>
      <w:r w:rsidR="00277936" w:rsidRPr="00277936">
        <w:rPr>
          <w:rFonts w:ascii="Arial" w:hAnsi="Arial" w:cs="Arial"/>
          <w:sz w:val="24"/>
          <w:szCs w:val="24"/>
        </w:rPr>
        <w:t>anorama geral da gestão e do financiamento em estados e municípios, com a observação de aspectos como a estrutura administrativa da gestão da assistência social, a atualização de normativos, o apoio de estados aos municípios, as atividades de cofinanciamento e transferência de recursos, funcionamento das instâncias de pactuação, entre outras.</w:t>
      </w:r>
    </w:p>
    <w:p w14:paraId="647EFB40" w14:textId="77777777" w:rsidR="0071753D" w:rsidRPr="00513B41" w:rsidRDefault="0071753D" w:rsidP="00513B41">
      <w:pPr>
        <w:numPr>
          <w:ilvl w:val="0"/>
          <w:numId w:val="4"/>
        </w:numPr>
        <w:spacing w:line="240" w:lineRule="auto"/>
        <w:contextualSpacing/>
        <w:jc w:val="both"/>
        <w:rPr>
          <w:rFonts w:ascii="Arial" w:hAnsi="Arial" w:cs="Arial"/>
          <w:sz w:val="24"/>
          <w:szCs w:val="24"/>
        </w:rPr>
      </w:pPr>
      <w:r w:rsidRPr="00802B24">
        <w:rPr>
          <w:rFonts w:ascii="Arial" w:hAnsi="Arial" w:cs="Arial"/>
          <w:b/>
          <w:sz w:val="24"/>
          <w:szCs w:val="24"/>
        </w:rPr>
        <w:t>Equipamentos da Assistência Social:</w:t>
      </w:r>
      <w:r w:rsidRPr="00802B24">
        <w:rPr>
          <w:rFonts w:ascii="Arial" w:hAnsi="Arial" w:cs="Arial"/>
          <w:sz w:val="24"/>
          <w:szCs w:val="24"/>
        </w:rPr>
        <w:t xml:space="preserve"> </w:t>
      </w:r>
      <w:r w:rsidR="00513B41">
        <w:rPr>
          <w:rFonts w:ascii="Arial" w:hAnsi="Arial" w:cs="Arial"/>
          <w:sz w:val="24"/>
          <w:szCs w:val="24"/>
        </w:rPr>
        <w:t>apresenta informações a respeito dos equipamentos da Assistência Social e sua evolução ao longo do tempo.</w:t>
      </w:r>
      <w:r w:rsidR="00513B41" w:rsidRPr="00513B41">
        <w:rPr>
          <w:rFonts w:ascii="Arial" w:hAnsi="Arial" w:cs="Arial"/>
          <w:sz w:val="24"/>
          <w:szCs w:val="24"/>
        </w:rPr>
        <w:t xml:space="preserve"> </w:t>
      </w:r>
      <w:r w:rsidR="00513B41">
        <w:rPr>
          <w:rFonts w:ascii="Arial" w:hAnsi="Arial" w:cs="Arial"/>
          <w:sz w:val="24"/>
          <w:szCs w:val="24"/>
        </w:rPr>
        <w:t>Os equipamentos que prestam o</w:t>
      </w:r>
      <w:r w:rsidR="00513B41" w:rsidRPr="00513B41">
        <w:rPr>
          <w:rFonts w:ascii="Arial" w:hAnsi="Arial" w:cs="Arial"/>
          <w:sz w:val="24"/>
          <w:szCs w:val="24"/>
        </w:rPr>
        <w:t xml:space="preserve">s atendimentos </w:t>
      </w:r>
      <w:r w:rsidR="00513B41">
        <w:rPr>
          <w:rFonts w:ascii="Arial" w:hAnsi="Arial" w:cs="Arial"/>
          <w:sz w:val="24"/>
          <w:szCs w:val="24"/>
        </w:rPr>
        <w:t>n</w:t>
      </w:r>
      <w:r w:rsidR="00513B41" w:rsidRPr="00513B41">
        <w:rPr>
          <w:rFonts w:ascii="Arial" w:hAnsi="Arial" w:cs="Arial"/>
          <w:sz w:val="24"/>
          <w:szCs w:val="24"/>
        </w:rPr>
        <w:t xml:space="preserve">o âmbito da proteção social </w:t>
      </w:r>
      <w:r w:rsidR="00513B41" w:rsidRPr="00513B41">
        <w:rPr>
          <w:rFonts w:ascii="Arial" w:hAnsi="Arial" w:cs="Arial"/>
          <w:sz w:val="24"/>
          <w:szCs w:val="24"/>
        </w:rPr>
        <w:lastRenderedPageBreak/>
        <w:t xml:space="preserve">básica são </w:t>
      </w:r>
      <w:r w:rsidR="00513B41">
        <w:rPr>
          <w:rFonts w:ascii="Arial" w:hAnsi="Arial" w:cs="Arial"/>
          <w:sz w:val="24"/>
          <w:szCs w:val="24"/>
        </w:rPr>
        <w:t xml:space="preserve">os </w:t>
      </w:r>
      <w:r w:rsidR="00513B41" w:rsidRPr="00513B41">
        <w:rPr>
          <w:rFonts w:ascii="Arial" w:hAnsi="Arial" w:cs="Arial"/>
          <w:sz w:val="24"/>
          <w:szCs w:val="24"/>
        </w:rPr>
        <w:t>Centros de Referência de Assistência Social (CRAS) e os Centros de Convivência. No âmbito da proteção social especial, os serviços são prestados pelos Centros de Referência Especializados de Assistência Social (CREAS), Centros de Referência Especializados para População em Situação de Rua (Centros POP), Centros-Dia de Referência para Pessoa com Deficiência e suas Famílias e</w:t>
      </w:r>
      <w:r w:rsidR="00513B41">
        <w:rPr>
          <w:rFonts w:ascii="Arial" w:hAnsi="Arial" w:cs="Arial"/>
          <w:sz w:val="24"/>
          <w:szCs w:val="24"/>
        </w:rPr>
        <w:t xml:space="preserve"> pelas Unidades de Acolhimento.</w:t>
      </w:r>
    </w:p>
    <w:p w14:paraId="7679A45B" w14:textId="353571E3" w:rsidR="0071753D" w:rsidRPr="009C5970" w:rsidRDefault="0071753D" w:rsidP="009C5970">
      <w:pPr>
        <w:numPr>
          <w:ilvl w:val="0"/>
          <w:numId w:val="4"/>
        </w:numPr>
        <w:spacing w:line="240" w:lineRule="auto"/>
        <w:contextualSpacing/>
        <w:jc w:val="both"/>
        <w:rPr>
          <w:rFonts w:ascii="Arial" w:hAnsi="Arial" w:cs="Arial"/>
          <w:sz w:val="24"/>
          <w:szCs w:val="24"/>
        </w:rPr>
      </w:pPr>
      <w:r w:rsidRPr="00802B24">
        <w:rPr>
          <w:rFonts w:ascii="Arial" w:hAnsi="Arial" w:cs="Arial"/>
          <w:b/>
          <w:sz w:val="24"/>
          <w:szCs w:val="24"/>
        </w:rPr>
        <w:t xml:space="preserve">Recursos Humanos do SUAS: </w:t>
      </w:r>
      <w:r w:rsidR="009C5970" w:rsidRPr="009C5970">
        <w:rPr>
          <w:rFonts w:ascii="Arial" w:hAnsi="Arial" w:cs="Arial"/>
          <w:sz w:val="24"/>
          <w:szCs w:val="24"/>
        </w:rPr>
        <w:t xml:space="preserve">apresenta um panorama geral da situação das trabalhadoras e trabalhadores do </w:t>
      </w:r>
      <w:proofErr w:type="gramStart"/>
      <w:r w:rsidR="009C5970" w:rsidRPr="009C5970">
        <w:rPr>
          <w:rFonts w:ascii="Arial" w:hAnsi="Arial" w:cs="Arial"/>
          <w:sz w:val="24"/>
          <w:szCs w:val="24"/>
        </w:rPr>
        <w:t>SUAS tanto</w:t>
      </w:r>
      <w:proofErr w:type="gramEnd"/>
      <w:r w:rsidR="009C5970" w:rsidRPr="009C5970">
        <w:rPr>
          <w:rFonts w:ascii="Arial" w:hAnsi="Arial" w:cs="Arial"/>
          <w:sz w:val="24"/>
          <w:szCs w:val="24"/>
        </w:rPr>
        <w:t xml:space="preserve"> nos equipamentos da assistência social quanto nas gestões municipais e estaduais, apresentando informações sobre quantitativo, tipo de vínculo trabalhista, escolaridade, entre outros aspectos referentes à gestão do trabalho, e sua evolução ao longo dos anos.</w:t>
      </w:r>
    </w:p>
    <w:p w14:paraId="33A33CA8" w14:textId="77777777" w:rsidR="004C2CE8" w:rsidRPr="00802B24" w:rsidRDefault="004C2CE8" w:rsidP="004C2CE8">
      <w:pPr>
        <w:numPr>
          <w:ilvl w:val="0"/>
          <w:numId w:val="4"/>
        </w:numPr>
        <w:spacing w:line="240" w:lineRule="auto"/>
        <w:contextualSpacing/>
        <w:jc w:val="both"/>
        <w:rPr>
          <w:rFonts w:ascii="Arial" w:hAnsi="Arial" w:cs="Arial"/>
          <w:sz w:val="24"/>
          <w:szCs w:val="24"/>
        </w:rPr>
      </w:pPr>
      <w:r w:rsidRPr="00802B24">
        <w:rPr>
          <w:rFonts w:ascii="Arial" w:hAnsi="Arial" w:cs="Arial"/>
          <w:b/>
          <w:sz w:val="24"/>
          <w:szCs w:val="24"/>
        </w:rPr>
        <w:t xml:space="preserve">Serviços ofertados pelo SUAS: </w:t>
      </w:r>
      <w:r w:rsidRPr="00802B24">
        <w:rPr>
          <w:rFonts w:ascii="Arial" w:hAnsi="Arial" w:cs="Arial"/>
          <w:sz w:val="24"/>
          <w:szCs w:val="24"/>
        </w:rPr>
        <w:t>expõe os serviços ofertados pela rede e as atividades desenvolvidas pelas unidades de atendimento.</w:t>
      </w:r>
    </w:p>
    <w:p w14:paraId="185ACDC7" w14:textId="77777777" w:rsidR="0071753D" w:rsidRPr="00802B24" w:rsidRDefault="0071753D" w:rsidP="004E5670">
      <w:pPr>
        <w:numPr>
          <w:ilvl w:val="0"/>
          <w:numId w:val="4"/>
        </w:numPr>
        <w:spacing w:line="240" w:lineRule="auto"/>
        <w:contextualSpacing/>
        <w:jc w:val="both"/>
        <w:rPr>
          <w:rFonts w:ascii="Arial" w:hAnsi="Arial" w:cs="Arial"/>
          <w:sz w:val="24"/>
          <w:szCs w:val="24"/>
        </w:rPr>
      </w:pPr>
      <w:r w:rsidRPr="00802B24">
        <w:rPr>
          <w:rFonts w:ascii="Arial" w:hAnsi="Arial" w:cs="Arial"/>
          <w:b/>
          <w:sz w:val="24"/>
          <w:szCs w:val="24"/>
        </w:rPr>
        <w:t>Participação social no SUAS:</w:t>
      </w:r>
      <w:r w:rsidR="00EC54B3" w:rsidRPr="00802B24">
        <w:rPr>
          <w:rFonts w:ascii="Arial" w:hAnsi="Arial" w:cs="Arial"/>
          <w:sz w:val="24"/>
          <w:szCs w:val="24"/>
        </w:rPr>
        <w:t xml:space="preserve"> </w:t>
      </w:r>
      <w:r w:rsidR="004E5670" w:rsidRPr="004E5670">
        <w:rPr>
          <w:rFonts w:ascii="Arial" w:hAnsi="Arial" w:cs="Arial"/>
          <w:sz w:val="24"/>
          <w:szCs w:val="24"/>
        </w:rPr>
        <w:t xml:space="preserve">apresenta os resultados apurados pelo Censo SUAS para os Conselhos Municipais e Estaduais de Assistência Social, considerando a estrutura administrativa, </w:t>
      </w:r>
      <w:r w:rsidR="004E5670">
        <w:rPr>
          <w:rFonts w:ascii="Arial" w:hAnsi="Arial" w:cs="Arial"/>
          <w:sz w:val="24"/>
          <w:szCs w:val="24"/>
        </w:rPr>
        <w:t xml:space="preserve">a </w:t>
      </w:r>
      <w:r w:rsidR="004E5670" w:rsidRPr="004E5670">
        <w:rPr>
          <w:rFonts w:ascii="Arial" w:hAnsi="Arial" w:cs="Arial"/>
          <w:sz w:val="24"/>
          <w:szCs w:val="24"/>
        </w:rPr>
        <w:t xml:space="preserve">dinâmica de funcionamento e </w:t>
      </w:r>
      <w:r w:rsidR="004E5670">
        <w:rPr>
          <w:rFonts w:ascii="Arial" w:hAnsi="Arial" w:cs="Arial"/>
          <w:sz w:val="24"/>
          <w:szCs w:val="24"/>
        </w:rPr>
        <w:t xml:space="preserve">a </w:t>
      </w:r>
      <w:r w:rsidR="004E5670" w:rsidRPr="004E5670">
        <w:rPr>
          <w:rFonts w:ascii="Arial" w:hAnsi="Arial" w:cs="Arial"/>
          <w:sz w:val="24"/>
          <w:szCs w:val="24"/>
        </w:rPr>
        <w:t>composição</w:t>
      </w:r>
    </w:p>
    <w:p w14:paraId="6E950F7A" w14:textId="77777777" w:rsidR="0071753D" w:rsidRPr="00436272" w:rsidRDefault="00436272" w:rsidP="00436272">
      <w:pPr>
        <w:numPr>
          <w:ilvl w:val="0"/>
          <w:numId w:val="4"/>
        </w:numPr>
        <w:spacing w:line="240" w:lineRule="auto"/>
        <w:contextualSpacing/>
        <w:jc w:val="both"/>
        <w:rPr>
          <w:rFonts w:ascii="Arial" w:hAnsi="Arial" w:cs="Arial"/>
          <w:sz w:val="24"/>
          <w:szCs w:val="24"/>
        </w:rPr>
      </w:pPr>
      <w:r>
        <w:rPr>
          <w:rFonts w:ascii="Arial" w:hAnsi="Arial" w:cs="Arial"/>
          <w:b/>
          <w:sz w:val="24"/>
          <w:szCs w:val="24"/>
        </w:rPr>
        <w:t>Indicadores de Desenvolvimento (IDs)</w:t>
      </w:r>
      <w:r w:rsidR="0071753D" w:rsidRPr="00802B24">
        <w:rPr>
          <w:rFonts w:ascii="Arial" w:hAnsi="Arial" w:cs="Arial"/>
          <w:b/>
          <w:sz w:val="24"/>
          <w:szCs w:val="24"/>
        </w:rPr>
        <w:t xml:space="preserve">: </w:t>
      </w:r>
      <w:r w:rsidRPr="00436272">
        <w:rPr>
          <w:rFonts w:ascii="Arial" w:hAnsi="Arial" w:cs="Arial"/>
          <w:sz w:val="24"/>
          <w:szCs w:val="24"/>
        </w:rPr>
        <w:t>apresenta os resultados dos Indicadores de Desenvolvimento (IDs)</w:t>
      </w:r>
      <w:r>
        <w:rPr>
          <w:rFonts w:ascii="Arial" w:hAnsi="Arial" w:cs="Arial"/>
          <w:sz w:val="24"/>
          <w:szCs w:val="24"/>
        </w:rPr>
        <w:t>, u</w:t>
      </w:r>
      <w:r w:rsidRPr="00436272">
        <w:rPr>
          <w:rFonts w:ascii="Arial" w:hAnsi="Arial" w:cs="Arial"/>
          <w:sz w:val="24"/>
          <w:szCs w:val="24"/>
        </w:rPr>
        <w:t xml:space="preserve">ma das proposições da </w:t>
      </w:r>
      <w:r w:rsidR="00A0447D">
        <w:rPr>
          <w:rFonts w:ascii="Arial" w:hAnsi="Arial" w:cs="Arial"/>
          <w:sz w:val="24"/>
          <w:szCs w:val="24"/>
        </w:rPr>
        <w:t>V</w:t>
      </w:r>
      <w:r w:rsidRPr="00436272">
        <w:rPr>
          <w:rFonts w:ascii="Arial" w:hAnsi="Arial" w:cs="Arial"/>
          <w:sz w:val="24"/>
          <w:szCs w:val="24"/>
        </w:rPr>
        <w:t xml:space="preserve">igilância </w:t>
      </w:r>
      <w:r w:rsidR="00A0447D">
        <w:rPr>
          <w:rFonts w:ascii="Arial" w:hAnsi="Arial" w:cs="Arial"/>
          <w:sz w:val="24"/>
          <w:szCs w:val="24"/>
        </w:rPr>
        <w:t>S</w:t>
      </w:r>
      <w:r w:rsidRPr="00436272">
        <w:rPr>
          <w:rFonts w:ascii="Arial" w:hAnsi="Arial" w:cs="Arial"/>
          <w:sz w:val="24"/>
          <w:szCs w:val="24"/>
        </w:rPr>
        <w:t>ocioassistencial para o acompanhamento e avaliação do desenvolvimento de equipamentos e Conselhos Municipais de Assistência Social (CMAS)</w:t>
      </w:r>
      <w:r w:rsidR="00A0447D">
        <w:rPr>
          <w:rFonts w:ascii="Arial" w:hAnsi="Arial" w:cs="Arial"/>
          <w:sz w:val="24"/>
          <w:szCs w:val="24"/>
        </w:rPr>
        <w:t>. Os IDs</w:t>
      </w:r>
      <w:r>
        <w:rPr>
          <w:rFonts w:ascii="Arial" w:hAnsi="Arial" w:cs="Arial"/>
          <w:sz w:val="24"/>
          <w:szCs w:val="24"/>
        </w:rPr>
        <w:t xml:space="preserve"> </w:t>
      </w:r>
      <w:r w:rsidRPr="00436272">
        <w:rPr>
          <w:rFonts w:ascii="Arial" w:hAnsi="Arial" w:cs="Arial"/>
          <w:sz w:val="24"/>
          <w:szCs w:val="24"/>
        </w:rPr>
        <w:t>buscam, por meio da análise de diversos critérios, agrupados em diferentes dimensões, promover o aprimoramento das ações a partir de seu monitoramento.</w:t>
      </w:r>
    </w:p>
    <w:p w14:paraId="677FA066" w14:textId="77777777" w:rsidR="0071753D" w:rsidRPr="00802B24" w:rsidRDefault="0071753D" w:rsidP="00A7717C">
      <w:pPr>
        <w:spacing w:line="240" w:lineRule="auto"/>
        <w:jc w:val="both"/>
        <w:rPr>
          <w:rFonts w:ascii="Arial" w:hAnsi="Arial" w:cs="Arial"/>
          <w:sz w:val="24"/>
          <w:szCs w:val="24"/>
        </w:rPr>
      </w:pPr>
    </w:p>
    <w:p w14:paraId="2639443F" w14:textId="77777777" w:rsidR="0071753D" w:rsidRPr="00802B24" w:rsidRDefault="0071753D" w:rsidP="009F73F5">
      <w:pPr>
        <w:spacing w:line="360" w:lineRule="auto"/>
        <w:jc w:val="both"/>
        <w:rPr>
          <w:rFonts w:ascii="Arial" w:hAnsi="Arial" w:cs="Arial"/>
          <w:sz w:val="24"/>
          <w:szCs w:val="24"/>
        </w:rPr>
      </w:pPr>
      <w:r w:rsidRPr="00802B24">
        <w:rPr>
          <w:rFonts w:ascii="Arial" w:hAnsi="Arial" w:cs="Arial"/>
          <w:sz w:val="24"/>
          <w:szCs w:val="24"/>
        </w:rPr>
        <w:t>Espera-se que</w:t>
      </w:r>
      <w:r w:rsidR="00105D94" w:rsidRPr="00802B24">
        <w:rPr>
          <w:rFonts w:ascii="Arial" w:hAnsi="Arial" w:cs="Arial"/>
          <w:sz w:val="24"/>
          <w:szCs w:val="24"/>
        </w:rPr>
        <w:t>,</w:t>
      </w:r>
      <w:r w:rsidRPr="00802B24">
        <w:rPr>
          <w:rFonts w:ascii="Arial" w:hAnsi="Arial" w:cs="Arial"/>
          <w:sz w:val="24"/>
          <w:szCs w:val="24"/>
        </w:rPr>
        <w:t xml:space="preserve"> a partir de uma avaliação com abordagem direcionada à análise integrada do SUAS </w:t>
      </w:r>
      <w:r w:rsidR="00105D94" w:rsidRPr="00802B24">
        <w:rPr>
          <w:rFonts w:ascii="Arial" w:hAnsi="Arial" w:cs="Arial"/>
          <w:sz w:val="24"/>
          <w:szCs w:val="24"/>
        </w:rPr>
        <w:t xml:space="preserve">e </w:t>
      </w:r>
      <w:r w:rsidRPr="00802B24">
        <w:rPr>
          <w:rFonts w:ascii="Arial" w:hAnsi="Arial" w:cs="Arial"/>
          <w:sz w:val="24"/>
          <w:szCs w:val="24"/>
        </w:rPr>
        <w:t xml:space="preserve">partindo dos dados </w:t>
      </w:r>
      <w:r w:rsidR="0027677F" w:rsidRPr="00802B24">
        <w:rPr>
          <w:rFonts w:ascii="Arial" w:hAnsi="Arial" w:cs="Arial"/>
          <w:sz w:val="24"/>
          <w:szCs w:val="24"/>
        </w:rPr>
        <w:t xml:space="preserve">dos órgãos de gestão </w:t>
      </w:r>
      <w:r w:rsidRPr="00802B24">
        <w:rPr>
          <w:rFonts w:ascii="Arial" w:hAnsi="Arial" w:cs="Arial"/>
          <w:sz w:val="24"/>
          <w:szCs w:val="24"/>
        </w:rPr>
        <w:t xml:space="preserve">das unidades de atendimento </w:t>
      </w:r>
      <w:r w:rsidR="0027677F" w:rsidRPr="00802B24">
        <w:rPr>
          <w:rFonts w:ascii="Arial" w:hAnsi="Arial" w:cs="Arial"/>
          <w:sz w:val="24"/>
          <w:szCs w:val="24"/>
        </w:rPr>
        <w:t xml:space="preserve">públicas e privadas </w:t>
      </w:r>
      <w:r w:rsidRPr="00802B24">
        <w:rPr>
          <w:rFonts w:ascii="Arial" w:hAnsi="Arial" w:cs="Arial"/>
          <w:sz w:val="24"/>
          <w:szCs w:val="24"/>
        </w:rPr>
        <w:t xml:space="preserve">e das instâncias administrativas e deliberativas, </w:t>
      </w:r>
      <w:r w:rsidR="00105D94" w:rsidRPr="00802B24">
        <w:rPr>
          <w:rFonts w:ascii="Arial" w:hAnsi="Arial" w:cs="Arial"/>
          <w:sz w:val="24"/>
          <w:szCs w:val="24"/>
        </w:rPr>
        <w:t xml:space="preserve">seja possível </w:t>
      </w:r>
      <w:r w:rsidRPr="00802B24">
        <w:rPr>
          <w:rFonts w:ascii="Arial" w:hAnsi="Arial" w:cs="Arial"/>
          <w:sz w:val="24"/>
          <w:szCs w:val="24"/>
        </w:rPr>
        <w:t>retratar o seu funcionamento e evolução como política social</w:t>
      </w:r>
      <w:r w:rsidR="00105D94" w:rsidRPr="00802B24">
        <w:rPr>
          <w:rFonts w:ascii="Arial" w:hAnsi="Arial" w:cs="Arial"/>
          <w:sz w:val="24"/>
          <w:szCs w:val="24"/>
        </w:rPr>
        <w:t>.</w:t>
      </w:r>
      <w:r w:rsidR="000D3227">
        <w:rPr>
          <w:rFonts w:ascii="Arial" w:hAnsi="Arial" w:cs="Arial"/>
          <w:sz w:val="24"/>
          <w:szCs w:val="24"/>
        </w:rPr>
        <w:t xml:space="preserve"> </w:t>
      </w:r>
      <w:r w:rsidR="00105D94" w:rsidRPr="00802B24">
        <w:rPr>
          <w:rFonts w:ascii="Arial" w:hAnsi="Arial" w:cs="Arial"/>
          <w:sz w:val="24"/>
          <w:szCs w:val="24"/>
        </w:rPr>
        <w:t>A</w:t>
      </w:r>
      <w:r w:rsidRPr="00802B24">
        <w:rPr>
          <w:rFonts w:ascii="Arial" w:hAnsi="Arial" w:cs="Arial"/>
          <w:sz w:val="24"/>
          <w:szCs w:val="24"/>
        </w:rPr>
        <w:t>ssim,</w:t>
      </w:r>
      <w:r w:rsidR="00105D94" w:rsidRPr="00802B24">
        <w:rPr>
          <w:rFonts w:ascii="Arial" w:hAnsi="Arial" w:cs="Arial"/>
          <w:sz w:val="24"/>
          <w:szCs w:val="24"/>
        </w:rPr>
        <w:t xml:space="preserve"> amplia-se</w:t>
      </w:r>
      <w:r w:rsidRPr="00802B24">
        <w:rPr>
          <w:rFonts w:ascii="Arial" w:hAnsi="Arial" w:cs="Arial"/>
          <w:sz w:val="24"/>
          <w:szCs w:val="24"/>
        </w:rPr>
        <w:t xml:space="preserve"> a compreensão acerca da rede de assistência social por parte dos gestores, trabalhadores e s</w:t>
      </w:r>
      <w:r w:rsidR="00BA1E07" w:rsidRPr="00802B24">
        <w:rPr>
          <w:rFonts w:ascii="Arial" w:hAnsi="Arial" w:cs="Arial"/>
          <w:sz w:val="24"/>
          <w:szCs w:val="24"/>
        </w:rPr>
        <w:t>ociedade civil, permitindo uma a</w:t>
      </w:r>
      <w:r w:rsidRPr="00802B24">
        <w:rPr>
          <w:rFonts w:ascii="Arial" w:hAnsi="Arial" w:cs="Arial"/>
          <w:sz w:val="24"/>
          <w:szCs w:val="24"/>
        </w:rPr>
        <w:t>preensão crítica de seu funcionamento.</w:t>
      </w:r>
    </w:p>
    <w:p w14:paraId="7DFBDA88" w14:textId="77777777" w:rsidR="00D73B59" w:rsidRPr="00802B24" w:rsidRDefault="00D73B59">
      <w:pPr>
        <w:rPr>
          <w:rFonts w:ascii="Arial" w:hAnsi="Arial" w:cs="Arial"/>
          <w:sz w:val="24"/>
          <w:szCs w:val="24"/>
        </w:rPr>
      </w:pPr>
      <w:r w:rsidRPr="00802B24">
        <w:rPr>
          <w:rFonts w:ascii="Arial" w:hAnsi="Arial" w:cs="Arial"/>
          <w:sz w:val="24"/>
          <w:szCs w:val="24"/>
        </w:rPr>
        <w:br w:type="page"/>
      </w:r>
    </w:p>
    <w:p w14:paraId="41FB95B5" w14:textId="77777777" w:rsidR="004F0A2A" w:rsidRPr="00802B24" w:rsidRDefault="004F0A2A" w:rsidP="004F0A2A">
      <w:pPr>
        <w:spacing w:line="240" w:lineRule="auto"/>
        <w:jc w:val="both"/>
        <w:rPr>
          <w:rFonts w:ascii="Arial" w:hAnsi="Arial" w:cs="Arial"/>
          <w:b/>
          <w:sz w:val="28"/>
          <w:szCs w:val="28"/>
        </w:rPr>
      </w:pPr>
      <w:r w:rsidRPr="00802B24">
        <w:rPr>
          <w:rFonts w:ascii="Arial" w:hAnsi="Arial" w:cs="Arial"/>
          <w:b/>
          <w:sz w:val="28"/>
          <w:szCs w:val="28"/>
        </w:rPr>
        <w:lastRenderedPageBreak/>
        <w:t xml:space="preserve">Capítulo 2 – Gestão </w:t>
      </w:r>
      <w:r w:rsidR="00FA43FD" w:rsidRPr="00802B24">
        <w:rPr>
          <w:rFonts w:ascii="Arial" w:hAnsi="Arial" w:cs="Arial"/>
          <w:b/>
          <w:sz w:val="28"/>
          <w:szCs w:val="28"/>
        </w:rPr>
        <w:t>e Financiamento</w:t>
      </w:r>
    </w:p>
    <w:p w14:paraId="6BAB15CC" w14:textId="77777777" w:rsidR="00A20AEC" w:rsidRPr="00A20AEC" w:rsidRDefault="00A20AEC" w:rsidP="00A20AEC">
      <w:pPr>
        <w:spacing w:line="360" w:lineRule="auto"/>
        <w:jc w:val="both"/>
        <w:rPr>
          <w:rFonts w:ascii="Arial" w:hAnsi="Arial" w:cs="Arial"/>
          <w:sz w:val="24"/>
          <w:szCs w:val="24"/>
        </w:rPr>
      </w:pPr>
      <w:r w:rsidRPr="00A20AEC">
        <w:rPr>
          <w:rFonts w:ascii="Arial" w:hAnsi="Arial" w:cs="Arial"/>
          <w:sz w:val="24"/>
          <w:szCs w:val="24"/>
        </w:rPr>
        <w:t>O Sistema Único de Assistência Social (SUAS) é definido pela Lei Orgânica da Assistência Social (LOAS)</w:t>
      </w:r>
      <w:r w:rsidR="00E96B11" w:rsidRPr="00676343">
        <w:rPr>
          <w:rStyle w:val="Refdenotaderodap"/>
          <w:rFonts w:eastAsia="Times New Roman"/>
          <w:lang w:eastAsia="pt-BR"/>
        </w:rPr>
        <w:footnoteReference w:id="9"/>
      </w:r>
      <w:r w:rsidRPr="00A20AEC">
        <w:rPr>
          <w:rFonts w:ascii="Arial" w:hAnsi="Arial" w:cs="Arial"/>
          <w:sz w:val="24"/>
          <w:szCs w:val="24"/>
        </w:rPr>
        <w:t xml:space="preserve"> como um sistema descentralizado e participativo que organiza a gestão das ações na área de assistência social, a partir das diretrizes: descentralização político-administrativa, participação social e primazia da responsabilidade do Estado na condução da política de assistência social. Assim, tem como um de seus objetivos a consolidação da gestão compartilhada entre os três entes federados e do cofinanciamento.</w:t>
      </w:r>
    </w:p>
    <w:p w14:paraId="1D70132B" w14:textId="77777777" w:rsidR="00A20AEC" w:rsidRPr="00A20AEC" w:rsidRDefault="00A20AEC" w:rsidP="00A20AEC">
      <w:pPr>
        <w:spacing w:line="360" w:lineRule="auto"/>
        <w:jc w:val="both"/>
        <w:rPr>
          <w:rFonts w:ascii="Arial" w:hAnsi="Arial" w:cs="Arial"/>
          <w:sz w:val="24"/>
          <w:szCs w:val="24"/>
        </w:rPr>
      </w:pPr>
      <w:r w:rsidRPr="00A20AEC">
        <w:rPr>
          <w:rFonts w:ascii="Arial" w:hAnsi="Arial" w:cs="Arial"/>
          <w:sz w:val="24"/>
          <w:szCs w:val="24"/>
        </w:rPr>
        <w:t>A LOAS, a NOB SUAS</w:t>
      </w:r>
      <w:r w:rsidR="00E1779F" w:rsidRPr="00676343">
        <w:rPr>
          <w:rStyle w:val="Refdenotaderodap"/>
          <w:rFonts w:eastAsia="Times New Roman"/>
          <w:lang w:eastAsia="pt-BR"/>
        </w:rPr>
        <w:footnoteReference w:id="10"/>
      </w:r>
      <w:r w:rsidRPr="00A20AEC">
        <w:rPr>
          <w:rFonts w:ascii="Arial" w:hAnsi="Arial" w:cs="Arial"/>
          <w:sz w:val="24"/>
          <w:szCs w:val="24"/>
        </w:rPr>
        <w:t xml:space="preserve"> e outros normativos que regulam a assistência social definem as responsabilidades da União, Estados, Distrito Federal e Municípios no âmbito da gestão compartilhada, que incluem o cofinanciamento de serviços, programas e ações da assistência social. Estão previstas ainda instâncias de pactuação e interlocução entre os três entes federados: a Comissão Intergestores Bipartite (CIB), da qual participam representantes de estados e municípios, e a Comissão Intergestores Tripartite (CIT), da qual participam, além de estados e municípios, rep</w:t>
      </w:r>
      <w:r>
        <w:rPr>
          <w:rFonts w:ascii="Arial" w:hAnsi="Arial" w:cs="Arial"/>
          <w:sz w:val="24"/>
          <w:szCs w:val="24"/>
        </w:rPr>
        <w:t>resentantes do governo federal.</w:t>
      </w:r>
    </w:p>
    <w:p w14:paraId="6F9C2D5D" w14:textId="77777777" w:rsidR="00AA7F34" w:rsidRPr="00802B24" w:rsidRDefault="00A20AEC" w:rsidP="00A20AEC">
      <w:pPr>
        <w:spacing w:line="360" w:lineRule="auto"/>
        <w:jc w:val="both"/>
        <w:rPr>
          <w:rFonts w:ascii="Arial" w:hAnsi="Arial" w:cs="Arial"/>
          <w:sz w:val="24"/>
          <w:szCs w:val="24"/>
        </w:rPr>
      </w:pPr>
      <w:r w:rsidRPr="00A20AEC">
        <w:rPr>
          <w:rFonts w:ascii="Arial" w:hAnsi="Arial" w:cs="Arial"/>
          <w:sz w:val="24"/>
          <w:szCs w:val="24"/>
        </w:rPr>
        <w:t>A partir das informações contidas no Censo SUAS é possível ter um panorama geral da gestão e do financiamento em estados e municípios, com a observação de aspectos como a estrutura administrativa da gestão da assistência social, a atualização de normativos, o apoio de estados aos municípios, as atividades de cofinanciamento e transferência de recursos, funcionamento das instâncias de pactuação, entre outras. Nesse sentido, esta seção apresenta os principais resultados obtidos a partir das informações dos questionários de gestão municipal e gestão estadual.</w:t>
      </w:r>
    </w:p>
    <w:p w14:paraId="55853355" w14:textId="77777777" w:rsidR="002016E2" w:rsidRPr="002016E2" w:rsidRDefault="002016E2" w:rsidP="002016E2">
      <w:pPr>
        <w:spacing w:line="360" w:lineRule="auto"/>
        <w:jc w:val="both"/>
        <w:rPr>
          <w:rFonts w:ascii="Arial" w:hAnsi="Arial" w:cs="Arial"/>
          <w:sz w:val="24"/>
          <w:szCs w:val="24"/>
        </w:rPr>
      </w:pPr>
      <w:r w:rsidRPr="002016E2">
        <w:rPr>
          <w:rFonts w:ascii="Arial" w:hAnsi="Arial" w:cs="Arial"/>
          <w:sz w:val="24"/>
          <w:szCs w:val="24"/>
        </w:rPr>
        <w:t xml:space="preserve">Em 2016, 78,5% das 5.481 Secretarias Municipais eram exclusivas da Assistência Social. Houve redução de 0,8 pontos percentuais em relação ao ano anterior. </w:t>
      </w:r>
    </w:p>
    <w:p w14:paraId="720F291B" w14:textId="77777777" w:rsidR="002016E2" w:rsidRPr="002016E2" w:rsidRDefault="002016E2" w:rsidP="002016E2">
      <w:pPr>
        <w:spacing w:line="360" w:lineRule="auto"/>
        <w:jc w:val="both"/>
        <w:rPr>
          <w:rFonts w:ascii="Arial" w:hAnsi="Arial" w:cs="Arial"/>
          <w:sz w:val="24"/>
          <w:szCs w:val="24"/>
        </w:rPr>
      </w:pPr>
      <w:r w:rsidRPr="002016E2">
        <w:rPr>
          <w:rFonts w:ascii="Arial" w:hAnsi="Arial" w:cs="Arial"/>
          <w:sz w:val="24"/>
          <w:szCs w:val="24"/>
        </w:rPr>
        <w:lastRenderedPageBreak/>
        <w:t>Quando se observa as Secretarias por região, verifica-se que em 2016 a região Centro-Oeste tinha a maior proporção de Secretarias exclusivas: 84,6% das Secretarias Municipais da região eram exclusivas da assistência social. Na sequência apareceram as regiões Nordeste (84,3%) e Norte (82,6%). A região Sul tinha a menor proporção: 65,6% das Secretarias da região eram exclusivas da assistência social, o que indica a existência de maior número, em termos percentuais, de Secretarias Municipais na região que realizavam gestão simultânea de assistência social com outras áreas.</w:t>
      </w:r>
    </w:p>
    <w:p w14:paraId="4AA8D9DC" w14:textId="77777777" w:rsidR="002016E2" w:rsidRPr="002016E2" w:rsidRDefault="002016E2" w:rsidP="002016E2">
      <w:pPr>
        <w:spacing w:line="360" w:lineRule="auto"/>
        <w:jc w:val="both"/>
        <w:rPr>
          <w:rFonts w:ascii="Arial" w:hAnsi="Arial" w:cs="Arial"/>
          <w:sz w:val="24"/>
          <w:szCs w:val="24"/>
        </w:rPr>
      </w:pPr>
      <w:r w:rsidRPr="002016E2">
        <w:rPr>
          <w:rFonts w:ascii="Arial" w:hAnsi="Arial" w:cs="Arial"/>
          <w:sz w:val="24"/>
          <w:szCs w:val="24"/>
        </w:rPr>
        <w:t>Entre os anos de 2010 e 2016 observou-se aumento na proporção de Secretarias exclusivas em todas as regiões do país, sendo os maiores aumentos observados nas regiões Sul e Sudeste. No entanto, embora tenham concentrado o aumento mais expressivo, as regiões Sul e Sudeste tinham os menores percentuais de Secretarias exclusivas de assistência social tanto em 2010 quanto em 2016.</w:t>
      </w:r>
    </w:p>
    <w:p w14:paraId="4ABA99DF" w14:textId="77777777" w:rsidR="00970DCC" w:rsidRPr="00802B24" w:rsidRDefault="002016E2" w:rsidP="002016E2">
      <w:pPr>
        <w:spacing w:line="360" w:lineRule="auto"/>
        <w:jc w:val="both"/>
        <w:rPr>
          <w:rFonts w:ascii="Arial" w:hAnsi="Arial" w:cs="Arial"/>
          <w:sz w:val="24"/>
          <w:szCs w:val="24"/>
        </w:rPr>
      </w:pPr>
      <w:r w:rsidRPr="002016E2">
        <w:rPr>
          <w:rFonts w:ascii="Arial" w:hAnsi="Arial" w:cs="Arial"/>
          <w:sz w:val="24"/>
          <w:szCs w:val="24"/>
        </w:rPr>
        <w:t xml:space="preserve">Entre os anos de 2015 e 2016, é possível identificar redução nos percentuais de Secretarias exclusivas em todas as regiões, com exceção da região Norte </w:t>
      </w:r>
      <w:r w:rsidR="00350EA0" w:rsidRPr="00802B24">
        <w:rPr>
          <w:rFonts w:ascii="Arial" w:hAnsi="Arial" w:cs="Arial"/>
          <w:sz w:val="24"/>
          <w:szCs w:val="24"/>
        </w:rPr>
        <w:t>(Gráfico 1).</w:t>
      </w:r>
    </w:p>
    <w:p w14:paraId="73ADEEC1" w14:textId="77777777" w:rsidR="002016E2" w:rsidRDefault="002016E2" w:rsidP="004F0A2A">
      <w:pPr>
        <w:autoSpaceDE w:val="0"/>
        <w:autoSpaceDN w:val="0"/>
        <w:adjustRightInd w:val="0"/>
        <w:spacing w:after="0" w:line="240" w:lineRule="auto"/>
        <w:jc w:val="both"/>
        <w:rPr>
          <w:rFonts w:ascii="Arial" w:hAnsi="Arial" w:cs="Arial"/>
          <w:b/>
          <w:sz w:val="24"/>
          <w:szCs w:val="24"/>
        </w:rPr>
      </w:pPr>
      <w:r w:rsidRPr="002016E2">
        <w:rPr>
          <w:rFonts w:ascii="Arial" w:hAnsi="Arial" w:cs="Arial"/>
          <w:b/>
          <w:sz w:val="24"/>
          <w:szCs w:val="24"/>
        </w:rPr>
        <w:t>Gráfico 1: Percentual de Secretarias Municipais exclusivas de Assistência Social segundo grandes regiões – Brasil, 2010 a 2016</w:t>
      </w:r>
    </w:p>
    <w:p w14:paraId="72AD4DC8" w14:textId="77777777" w:rsidR="004F0A2A" w:rsidRPr="00802B24" w:rsidRDefault="002016E2" w:rsidP="004F0A2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C5EDAA4" wp14:editId="2DF66B1F">
            <wp:extent cx="5400040" cy="4280535"/>
            <wp:effectExtent l="0" t="0" r="10160" b="571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4F0A2A" w:rsidRPr="00802B24">
        <w:rPr>
          <w:rFonts w:ascii="Arial" w:hAnsi="Arial" w:cs="Arial"/>
          <w:sz w:val="18"/>
          <w:szCs w:val="18"/>
        </w:rPr>
        <w:t xml:space="preserve">Fonte: MDS, Censo SUAS. </w:t>
      </w:r>
    </w:p>
    <w:p w14:paraId="7D8DF29B" w14:textId="77777777" w:rsidR="00287E7E" w:rsidRPr="00802B24" w:rsidRDefault="00287E7E" w:rsidP="009F73F5">
      <w:pPr>
        <w:spacing w:line="360" w:lineRule="auto"/>
        <w:jc w:val="both"/>
        <w:rPr>
          <w:rFonts w:ascii="Arial" w:hAnsi="Arial" w:cs="Arial"/>
          <w:sz w:val="24"/>
          <w:szCs w:val="24"/>
        </w:rPr>
      </w:pPr>
    </w:p>
    <w:p w14:paraId="49A11560" w14:textId="77777777" w:rsidR="002F2691" w:rsidRPr="00802B24" w:rsidRDefault="0001776E" w:rsidP="009F73F5">
      <w:pPr>
        <w:spacing w:line="360" w:lineRule="auto"/>
        <w:jc w:val="both"/>
        <w:rPr>
          <w:rFonts w:ascii="Arial" w:hAnsi="Arial" w:cs="Arial"/>
          <w:sz w:val="24"/>
          <w:szCs w:val="24"/>
        </w:rPr>
      </w:pPr>
      <w:r w:rsidRPr="0001776E">
        <w:rPr>
          <w:rFonts w:ascii="Arial" w:hAnsi="Arial" w:cs="Arial"/>
          <w:sz w:val="24"/>
          <w:szCs w:val="24"/>
        </w:rPr>
        <w:t xml:space="preserve">Em 2016, os órgãos gestores municipais que tinham como subdivisão administrativa na estrutura do órgão gestor constituído/formalizado, em sua maioria, eram a Gestão de Benefícios Assistenciais, Proteção Social Básica, Gestão do SUAS e a Gestão financeira e orçamentária </w:t>
      </w:r>
      <w:r w:rsidR="00EC77EB" w:rsidRPr="0001776E">
        <w:rPr>
          <w:rFonts w:ascii="Arial" w:hAnsi="Arial" w:cs="Arial"/>
          <w:sz w:val="24"/>
          <w:szCs w:val="24"/>
        </w:rPr>
        <w:t>com 63</w:t>
      </w:r>
      <w:r w:rsidRPr="0001776E">
        <w:rPr>
          <w:rFonts w:ascii="Arial" w:hAnsi="Arial" w:cs="Arial"/>
          <w:sz w:val="24"/>
          <w:szCs w:val="24"/>
        </w:rPr>
        <w:t>,1%, 62,5%, 52,8% e 51,6% respectivamente. A Vigilância Socioassistencial estava constituída de modo informal em 36,9% dos órgãos gestores municipais. A Gestão do trabalho e a Regulação do SUAS não estavam constituídas em 39,</w:t>
      </w:r>
      <w:r>
        <w:rPr>
          <w:rFonts w:ascii="Arial" w:hAnsi="Arial" w:cs="Arial"/>
          <w:sz w:val="24"/>
          <w:szCs w:val="24"/>
        </w:rPr>
        <w:t>2% e 34% dos órgãos municipais</w:t>
      </w:r>
      <w:r w:rsidR="002F2691" w:rsidRPr="00802B24">
        <w:rPr>
          <w:rFonts w:ascii="Arial" w:hAnsi="Arial" w:cs="Arial"/>
          <w:sz w:val="24"/>
          <w:szCs w:val="24"/>
        </w:rPr>
        <w:t xml:space="preserve"> (Gráfico 2).</w:t>
      </w:r>
    </w:p>
    <w:p w14:paraId="43BDE176" w14:textId="77777777" w:rsidR="004F0A2A" w:rsidRPr="00802B24" w:rsidRDefault="0001776E" w:rsidP="004F0A2A">
      <w:pPr>
        <w:autoSpaceDE w:val="0"/>
        <w:autoSpaceDN w:val="0"/>
        <w:adjustRightInd w:val="0"/>
        <w:spacing w:after="0" w:line="240" w:lineRule="auto"/>
        <w:jc w:val="both"/>
        <w:rPr>
          <w:rFonts w:ascii="Arial" w:hAnsi="Arial" w:cs="Arial"/>
          <w:b/>
          <w:sz w:val="24"/>
          <w:szCs w:val="24"/>
        </w:rPr>
      </w:pPr>
      <w:r w:rsidRPr="0001776E">
        <w:rPr>
          <w:rFonts w:ascii="Arial" w:hAnsi="Arial" w:cs="Arial"/>
          <w:b/>
          <w:sz w:val="24"/>
          <w:szCs w:val="24"/>
        </w:rPr>
        <w:t>Gráfico 2: Distribuição dos órgãos gestores municipais segundo constituição/formalização de subdivisões administrativas - Brasil, 2016</w:t>
      </w:r>
    </w:p>
    <w:p w14:paraId="667F40AF" w14:textId="77777777" w:rsidR="004F0A2A" w:rsidRPr="00802B24" w:rsidRDefault="0001776E" w:rsidP="00F71A5E">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1784ECE" wp14:editId="5F741B86">
            <wp:extent cx="5400040" cy="3907790"/>
            <wp:effectExtent l="0" t="0" r="10160" b="1651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F71A5E">
        <w:rPr>
          <w:rFonts w:ascii="Arial" w:hAnsi="Arial" w:cs="Arial"/>
          <w:sz w:val="18"/>
          <w:szCs w:val="18"/>
        </w:rPr>
        <w:t>Fonte: MDS, Censo SUAS.</w:t>
      </w:r>
    </w:p>
    <w:p w14:paraId="3AE16B17" w14:textId="77777777" w:rsidR="00287E7E" w:rsidRPr="00802B24" w:rsidRDefault="00287E7E" w:rsidP="009F73F5">
      <w:pPr>
        <w:spacing w:line="360" w:lineRule="auto"/>
        <w:jc w:val="both"/>
        <w:rPr>
          <w:rFonts w:ascii="Arial" w:hAnsi="Arial" w:cs="Arial"/>
          <w:sz w:val="24"/>
          <w:szCs w:val="24"/>
        </w:rPr>
      </w:pPr>
    </w:p>
    <w:p w14:paraId="74D6324F"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t xml:space="preserve">Em 2016, 39,5% dos municípios respondentes possuíam Lei Municipal de regulamentação do Sistema Único de Assistência Social (SUAS). Desses, 6,1% dos municípios tinham atualizado sua Lei em 2016, 6,8% em 2015, 14,2% de 2 a 5 anos atrás, 6,1% de 5 a 10 anos atrás e 6,3% há mais de 10 anos.  </w:t>
      </w:r>
    </w:p>
    <w:p w14:paraId="5855028C"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t xml:space="preserve">Quando se observa a existência de Lei Municipal de regulamentação do SUAS por região, verifica-se que em todas as regiões mais da metade dos municípios não possuía a referida Lei. Na região Sul foi verificado o maior percentual de municípios com Lei: 48,9% dos municípios da região possuíam o normativo, sendo que 6,0% dos municípios atualizaram a Lei em 2016. O menor percentual foi observado na região Nordeste, na qual 33,7% dos municípios possuíam a Lei, e 5,5% a atualizaram em 2016. </w:t>
      </w:r>
    </w:p>
    <w:p w14:paraId="504FACD2"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t xml:space="preserve">No que se refere à atualização do Plano Municipal de Assistência Social (PMAS), verificou-se que 43,3% dos municípios atualizaram o PMAS de 2 a 5 anos atrás. Entre 2016 e 2015, 43,1% dos municípios atualizaram seus Planos. Apenas 0,8% dos municípios tinham Planos cuja atualização havia ocorrido há mais de </w:t>
      </w:r>
      <w:r w:rsidRPr="00006C76">
        <w:rPr>
          <w:rFonts w:ascii="Arial" w:hAnsi="Arial" w:cs="Arial"/>
          <w:sz w:val="24"/>
          <w:szCs w:val="24"/>
        </w:rPr>
        <w:lastRenderedPageBreak/>
        <w:t>10 anos. 10,2% dos municípios não sabiam informar sobre a última atualização do PMAS.</w:t>
      </w:r>
    </w:p>
    <w:p w14:paraId="1BA5C6B6" w14:textId="77777777" w:rsidR="004F0A2A" w:rsidRPr="00802B24" w:rsidRDefault="00006C76" w:rsidP="00006C76">
      <w:pPr>
        <w:spacing w:line="360" w:lineRule="auto"/>
        <w:jc w:val="both"/>
        <w:rPr>
          <w:rFonts w:ascii="Arial" w:hAnsi="Arial" w:cs="Arial"/>
          <w:sz w:val="24"/>
          <w:szCs w:val="24"/>
        </w:rPr>
      </w:pPr>
      <w:r w:rsidRPr="00006C76">
        <w:rPr>
          <w:rFonts w:ascii="Arial" w:hAnsi="Arial" w:cs="Arial"/>
          <w:sz w:val="24"/>
          <w:szCs w:val="24"/>
        </w:rPr>
        <w:t>Quando se observa a atualização do PMAS por região, verifica-se que 40,3% dos municípios da região Sudeste atualizaram seus Planos em 2016. Nas demais regiões, a maior parte dos municípios atualizaram seus Planos de 2 a 5 anos atrás: 45,6% dos municípios da região Norte; 40,6% dos municípios da região Nordeste; 65,5% dos municípios da região Sul e 50,5% dos municípios da região Centro-Oeste</w:t>
      </w:r>
      <w:r>
        <w:rPr>
          <w:rFonts w:ascii="Arial" w:hAnsi="Arial" w:cs="Arial"/>
          <w:sz w:val="24"/>
          <w:szCs w:val="24"/>
        </w:rPr>
        <w:t xml:space="preserve"> (Gráfico 3</w:t>
      </w:r>
      <w:r w:rsidRPr="00802B24">
        <w:rPr>
          <w:rFonts w:ascii="Arial" w:hAnsi="Arial" w:cs="Arial"/>
          <w:sz w:val="24"/>
          <w:szCs w:val="24"/>
        </w:rPr>
        <w:t>)</w:t>
      </w:r>
      <w:r w:rsidRPr="00006C76">
        <w:rPr>
          <w:rFonts w:ascii="Arial" w:hAnsi="Arial" w:cs="Arial"/>
          <w:sz w:val="24"/>
          <w:szCs w:val="24"/>
        </w:rPr>
        <w:t>.</w:t>
      </w:r>
    </w:p>
    <w:p w14:paraId="41C50677" w14:textId="62672EDD" w:rsidR="004F0A2A" w:rsidRPr="00802B24" w:rsidRDefault="00006C76" w:rsidP="002F2691">
      <w:pPr>
        <w:autoSpaceDE w:val="0"/>
        <w:autoSpaceDN w:val="0"/>
        <w:adjustRightInd w:val="0"/>
        <w:spacing w:after="0" w:line="240" w:lineRule="auto"/>
        <w:jc w:val="both"/>
        <w:rPr>
          <w:rFonts w:ascii="Arial" w:hAnsi="Arial" w:cs="Arial"/>
          <w:b/>
          <w:sz w:val="24"/>
          <w:szCs w:val="24"/>
        </w:rPr>
      </w:pPr>
      <w:commentRangeStart w:id="4"/>
      <w:commentRangeStart w:id="5"/>
      <w:r w:rsidRPr="00006C76">
        <w:rPr>
          <w:rFonts w:ascii="Arial" w:hAnsi="Arial" w:cs="Arial"/>
          <w:b/>
          <w:sz w:val="24"/>
          <w:szCs w:val="24"/>
        </w:rPr>
        <w:t xml:space="preserve">Gráfico 3: Distribuição de municípios segundo ano de atualização da Lei Municipal de regulamentação do SUAS e do Plano Municipal de Assistência Social (PMAS), </w:t>
      </w:r>
      <w:r w:rsidR="00C27A2B" w:rsidRPr="002016E2">
        <w:rPr>
          <w:rFonts w:ascii="Arial" w:hAnsi="Arial" w:cs="Arial"/>
          <w:b/>
          <w:sz w:val="24"/>
          <w:szCs w:val="24"/>
        </w:rPr>
        <w:t xml:space="preserve">segundo grandes regiões </w:t>
      </w:r>
      <w:r w:rsidRPr="00006C76">
        <w:rPr>
          <w:rFonts w:ascii="Arial" w:hAnsi="Arial" w:cs="Arial"/>
          <w:b/>
          <w:sz w:val="24"/>
          <w:szCs w:val="24"/>
        </w:rPr>
        <w:t>- Brasil, 2016</w:t>
      </w:r>
    </w:p>
    <w:p w14:paraId="3E95CE9C" w14:textId="77777777" w:rsidR="004F0A2A" w:rsidRPr="00802B24" w:rsidRDefault="00006C76" w:rsidP="00F71A5E">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0450CE62" wp14:editId="2B0A2BE4">
            <wp:extent cx="5400040" cy="3799840"/>
            <wp:effectExtent l="0" t="0" r="10160" b="1016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4"/>
      <w:r>
        <w:rPr>
          <w:rStyle w:val="Refdecomentrio"/>
        </w:rPr>
        <w:commentReference w:id="4"/>
      </w:r>
      <w:commentRangeEnd w:id="5"/>
      <w:r w:rsidR="008329F3">
        <w:rPr>
          <w:rStyle w:val="Refdecomentrio"/>
        </w:rPr>
        <w:commentReference w:id="5"/>
      </w:r>
      <w:r w:rsidR="004F0A2A" w:rsidRPr="00802B24">
        <w:rPr>
          <w:rFonts w:ascii="Arial" w:hAnsi="Arial" w:cs="Arial"/>
          <w:sz w:val="18"/>
          <w:szCs w:val="18"/>
        </w:rPr>
        <w:t>Fonte: MDS, Censo SUAS.</w:t>
      </w:r>
    </w:p>
    <w:p w14:paraId="1424062C" w14:textId="77777777" w:rsidR="00287E7E" w:rsidRPr="00802B24" w:rsidRDefault="00287E7E" w:rsidP="007E2FC8">
      <w:pPr>
        <w:spacing w:line="360" w:lineRule="auto"/>
        <w:jc w:val="both"/>
        <w:rPr>
          <w:rFonts w:ascii="Arial" w:hAnsi="Arial" w:cs="Arial"/>
          <w:sz w:val="24"/>
          <w:szCs w:val="24"/>
        </w:rPr>
      </w:pPr>
    </w:p>
    <w:p w14:paraId="450D951C"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t>Em 2016, 72,7% dos municípios brasileiros recebiam recursos estaduais para o cofinanciamento da assistência social: 60,4% fundo-a-fundo, 4,5% via convênio e 7,8% por convênio e fundo-a-fundo.</w:t>
      </w:r>
    </w:p>
    <w:p w14:paraId="351E25D2"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lastRenderedPageBreak/>
        <w:t xml:space="preserve">Na região Norte, 70,0% dos municípios (310) não recebiam recursos estaduais para o cofinanciamento da Assistência Social, enquanto na região Sudeste apenas 2,2% dos municípios (36) não recebiam recursos estaduais para cofinanciamento. </w:t>
      </w:r>
    </w:p>
    <w:p w14:paraId="609DAA2D" w14:textId="77777777" w:rsidR="00006C76" w:rsidRPr="00006C76" w:rsidRDefault="00006C76" w:rsidP="00006C76">
      <w:pPr>
        <w:spacing w:line="360" w:lineRule="auto"/>
        <w:jc w:val="both"/>
        <w:rPr>
          <w:rFonts w:ascii="Arial" w:hAnsi="Arial" w:cs="Arial"/>
          <w:sz w:val="24"/>
          <w:szCs w:val="24"/>
        </w:rPr>
      </w:pPr>
      <w:r w:rsidRPr="00006C76">
        <w:rPr>
          <w:rFonts w:ascii="Arial" w:hAnsi="Arial" w:cs="Arial"/>
          <w:sz w:val="24"/>
          <w:szCs w:val="24"/>
        </w:rPr>
        <w:t>Nas regiões Centro-Oeste e Nordeste 53,4% e 60,2% dos municípios recebiam recursos estaduais para cofinanciamento, respectivamente. Nas regiões Sul e Sudeste esses valores eram 80,1% e 97,8%, respectivamente.</w:t>
      </w:r>
    </w:p>
    <w:p w14:paraId="1B9665BA" w14:textId="77777777" w:rsidR="004F0A2A" w:rsidRPr="00802B24" w:rsidRDefault="00006C76" w:rsidP="00006C76">
      <w:pPr>
        <w:spacing w:line="360" w:lineRule="auto"/>
        <w:jc w:val="both"/>
        <w:rPr>
          <w:rFonts w:ascii="Arial" w:hAnsi="Arial" w:cs="Arial"/>
          <w:sz w:val="24"/>
          <w:szCs w:val="24"/>
        </w:rPr>
      </w:pPr>
      <w:r w:rsidRPr="00006C76">
        <w:rPr>
          <w:rFonts w:ascii="Arial" w:hAnsi="Arial" w:cs="Arial"/>
          <w:sz w:val="24"/>
          <w:szCs w:val="24"/>
        </w:rPr>
        <w:t>Em todas as regiões, o recebimento de recursos estaduais era</w:t>
      </w:r>
      <w:r>
        <w:rPr>
          <w:rFonts w:ascii="Arial" w:hAnsi="Arial" w:cs="Arial"/>
          <w:sz w:val="24"/>
          <w:szCs w:val="24"/>
        </w:rPr>
        <w:t xml:space="preserve"> majoritariamente fundo-a-fundo</w:t>
      </w:r>
      <w:r w:rsidRPr="00006C76">
        <w:rPr>
          <w:rFonts w:ascii="Arial" w:hAnsi="Arial" w:cs="Arial"/>
          <w:sz w:val="24"/>
          <w:szCs w:val="24"/>
        </w:rPr>
        <w:t xml:space="preserve"> </w:t>
      </w:r>
      <w:r w:rsidR="007E2FC8" w:rsidRPr="00802B24">
        <w:rPr>
          <w:rFonts w:ascii="Arial" w:hAnsi="Arial" w:cs="Arial"/>
          <w:sz w:val="24"/>
          <w:szCs w:val="24"/>
        </w:rPr>
        <w:t>(Gráfico 4).</w:t>
      </w:r>
    </w:p>
    <w:p w14:paraId="73C96131" w14:textId="77777777" w:rsidR="004F0A2A" w:rsidRPr="00802B24" w:rsidRDefault="00006C76" w:rsidP="007E2FC8">
      <w:pPr>
        <w:autoSpaceDE w:val="0"/>
        <w:autoSpaceDN w:val="0"/>
        <w:adjustRightInd w:val="0"/>
        <w:spacing w:after="0" w:line="240" w:lineRule="auto"/>
        <w:jc w:val="both"/>
        <w:rPr>
          <w:rFonts w:ascii="Arial" w:hAnsi="Arial" w:cs="Arial"/>
          <w:b/>
          <w:sz w:val="24"/>
          <w:szCs w:val="24"/>
        </w:rPr>
      </w:pPr>
      <w:commentRangeStart w:id="6"/>
      <w:commentRangeStart w:id="7"/>
      <w:r w:rsidRPr="00006C76">
        <w:rPr>
          <w:rFonts w:ascii="Arial" w:hAnsi="Arial" w:cs="Arial"/>
          <w:b/>
          <w:sz w:val="24"/>
          <w:szCs w:val="24"/>
        </w:rPr>
        <w:t>Gráfico 4: Distribuição de municípios por recebimento de recursos estaduais para o cofinanciamento da Assistência Social, segundo grandes regiões - Brasil, 2016</w:t>
      </w:r>
      <w:commentRangeEnd w:id="6"/>
      <w:r>
        <w:rPr>
          <w:rStyle w:val="Refdecomentrio"/>
        </w:rPr>
        <w:commentReference w:id="6"/>
      </w:r>
      <w:commentRangeEnd w:id="7"/>
      <w:r w:rsidR="008329F3">
        <w:rPr>
          <w:rStyle w:val="Refdecomentrio"/>
        </w:rPr>
        <w:commentReference w:id="7"/>
      </w:r>
    </w:p>
    <w:p w14:paraId="0FA27FBA" w14:textId="77777777" w:rsidR="004F0A2A" w:rsidRPr="00802B24" w:rsidRDefault="00006C76" w:rsidP="004F0A2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40429CB3" wp14:editId="568254D2">
            <wp:extent cx="5400040" cy="3939540"/>
            <wp:effectExtent l="0" t="0" r="10160" b="3810"/>
            <wp:docPr id="66" name="Gráfico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F0A2A" w:rsidRPr="00802B24">
        <w:rPr>
          <w:rFonts w:ascii="Arial" w:hAnsi="Arial" w:cs="Arial"/>
          <w:sz w:val="18"/>
          <w:szCs w:val="18"/>
        </w:rPr>
        <w:t xml:space="preserve">Fonte: MDS, Censo SUAS. </w:t>
      </w:r>
    </w:p>
    <w:p w14:paraId="680ABDD6" w14:textId="77777777" w:rsidR="00287E7E" w:rsidRPr="00802B24" w:rsidRDefault="00287E7E" w:rsidP="00CE272D">
      <w:pPr>
        <w:spacing w:line="360" w:lineRule="auto"/>
        <w:jc w:val="both"/>
        <w:rPr>
          <w:rFonts w:ascii="Arial" w:hAnsi="Arial" w:cs="Arial"/>
          <w:sz w:val="24"/>
          <w:szCs w:val="24"/>
        </w:rPr>
      </w:pPr>
    </w:p>
    <w:p w14:paraId="7F21AE94" w14:textId="77777777" w:rsidR="00CE272D" w:rsidRPr="00802B24" w:rsidRDefault="00391561" w:rsidP="00CE272D">
      <w:pPr>
        <w:spacing w:line="360" w:lineRule="auto"/>
        <w:jc w:val="both"/>
        <w:rPr>
          <w:rFonts w:ascii="Arial" w:hAnsi="Arial" w:cs="Arial"/>
          <w:sz w:val="24"/>
          <w:szCs w:val="24"/>
        </w:rPr>
      </w:pPr>
      <w:r w:rsidRPr="00391561">
        <w:rPr>
          <w:rFonts w:ascii="Arial" w:hAnsi="Arial" w:cs="Arial"/>
          <w:sz w:val="24"/>
          <w:szCs w:val="24"/>
        </w:rPr>
        <w:t xml:space="preserve">No ano de 2016, em 69,3% dos municípios, o ordenador de despesas do Fundo Municipal de Assistência Social (FMAS) era o </w:t>
      </w:r>
      <w:proofErr w:type="gramStart"/>
      <w:r w:rsidRPr="00391561">
        <w:rPr>
          <w:rFonts w:ascii="Arial" w:hAnsi="Arial" w:cs="Arial"/>
          <w:sz w:val="24"/>
          <w:szCs w:val="24"/>
        </w:rPr>
        <w:t>Secretário(</w:t>
      </w:r>
      <w:proofErr w:type="gramEnd"/>
      <w:r w:rsidRPr="00391561">
        <w:rPr>
          <w:rFonts w:ascii="Arial" w:hAnsi="Arial" w:cs="Arial"/>
          <w:sz w:val="24"/>
          <w:szCs w:val="24"/>
        </w:rPr>
        <w:t xml:space="preserve">a) Municipal de Assistência Social. O prefeito era ordenador de despesas em 23,7% dos </w:t>
      </w:r>
      <w:r w:rsidRPr="00391561">
        <w:rPr>
          <w:rFonts w:ascii="Arial" w:hAnsi="Arial" w:cs="Arial"/>
          <w:sz w:val="24"/>
          <w:szCs w:val="24"/>
        </w:rPr>
        <w:lastRenderedPageBreak/>
        <w:t xml:space="preserve">municípios. Desde 2012 a proporção de secretários municipais ordenadores de despesas do FMAS aumentou, com redução da proporção de prefeitos desempenhando a função </w:t>
      </w:r>
      <w:r w:rsidR="006148DC" w:rsidRPr="00802B24">
        <w:rPr>
          <w:rFonts w:ascii="Arial" w:hAnsi="Arial" w:cs="Arial"/>
          <w:sz w:val="24"/>
          <w:szCs w:val="24"/>
        </w:rPr>
        <w:t>(Gráfico 5)</w:t>
      </w:r>
      <w:r w:rsidR="00CE272D" w:rsidRPr="00802B24">
        <w:rPr>
          <w:rFonts w:ascii="Arial" w:hAnsi="Arial" w:cs="Arial"/>
          <w:sz w:val="24"/>
          <w:szCs w:val="24"/>
        </w:rPr>
        <w:t>.</w:t>
      </w:r>
    </w:p>
    <w:p w14:paraId="4A335CED" w14:textId="77777777" w:rsidR="00BD68FE" w:rsidRPr="00802B24" w:rsidRDefault="00391561" w:rsidP="00CE272D">
      <w:pPr>
        <w:tabs>
          <w:tab w:val="left" w:pos="5103"/>
        </w:tabs>
        <w:autoSpaceDE w:val="0"/>
        <w:autoSpaceDN w:val="0"/>
        <w:adjustRightInd w:val="0"/>
        <w:spacing w:before="240" w:line="240" w:lineRule="auto"/>
        <w:jc w:val="both"/>
        <w:rPr>
          <w:rFonts w:ascii="Arial" w:hAnsi="Arial" w:cs="Arial"/>
          <w:sz w:val="18"/>
          <w:szCs w:val="18"/>
        </w:rPr>
      </w:pPr>
      <w:r w:rsidRPr="00391561">
        <w:rPr>
          <w:rFonts w:ascii="Arial" w:hAnsi="Arial" w:cs="Arial"/>
          <w:b/>
          <w:sz w:val="24"/>
          <w:szCs w:val="24"/>
        </w:rPr>
        <w:t>Gráfico 5: Percentual de municípios por ordenador de despesas do FMAS – Brasil, 2012 a 2016</w:t>
      </w:r>
    </w:p>
    <w:p w14:paraId="2F80BF00" w14:textId="77777777" w:rsidR="004F0A2A" w:rsidRPr="00802B24" w:rsidRDefault="00391561" w:rsidP="00F71A5E">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60FCD54D" wp14:editId="5E8FE315">
            <wp:extent cx="5400040" cy="3651250"/>
            <wp:effectExtent l="0" t="0" r="10160" b="6350"/>
            <wp:docPr id="67" name="Gráfico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4F0A2A" w:rsidRPr="00802B24">
        <w:rPr>
          <w:rFonts w:ascii="Arial" w:hAnsi="Arial" w:cs="Arial"/>
          <w:sz w:val="18"/>
          <w:szCs w:val="18"/>
        </w:rPr>
        <w:t xml:space="preserve">Fonte: MDS, Censo SUAS. </w:t>
      </w:r>
    </w:p>
    <w:p w14:paraId="792C20BD" w14:textId="77777777" w:rsidR="00287E7E" w:rsidRPr="00802B24" w:rsidRDefault="00287E7E" w:rsidP="005D68C5">
      <w:pPr>
        <w:spacing w:line="360" w:lineRule="auto"/>
        <w:jc w:val="both"/>
        <w:rPr>
          <w:rFonts w:ascii="Arial" w:hAnsi="Arial" w:cs="Arial"/>
          <w:sz w:val="24"/>
          <w:szCs w:val="24"/>
        </w:rPr>
      </w:pPr>
    </w:p>
    <w:p w14:paraId="2CF0E647" w14:textId="77777777" w:rsidR="00012ABB" w:rsidRPr="00012ABB" w:rsidRDefault="00012ABB" w:rsidP="00012ABB">
      <w:pPr>
        <w:spacing w:line="360" w:lineRule="auto"/>
        <w:jc w:val="both"/>
        <w:rPr>
          <w:rFonts w:ascii="Arial" w:hAnsi="Arial" w:cs="Arial"/>
          <w:sz w:val="24"/>
          <w:szCs w:val="24"/>
        </w:rPr>
      </w:pPr>
      <w:r w:rsidRPr="00012ABB">
        <w:rPr>
          <w:rFonts w:ascii="Arial" w:hAnsi="Arial" w:cs="Arial"/>
          <w:sz w:val="24"/>
          <w:szCs w:val="24"/>
        </w:rPr>
        <w:t>Em 2016, 64,2% dos municípios informaram não fazer transferência de recursos por convênio para ONG ou Entidade de Assistência Social no município. Entre os 35,8% de municípios que realizavam transferências, 18,7% faziam com recursos do Fundo Municipal de Assistência Social (FMAS), 6,5% do</w:t>
      </w:r>
      <w:r w:rsidR="008329F3">
        <w:rPr>
          <w:rFonts w:ascii="Arial" w:hAnsi="Arial" w:cs="Arial"/>
          <w:sz w:val="24"/>
          <w:szCs w:val="24"/>
        </w:rPr>
        <w:t>s</w:t>
      </w:r>
      <w:r w:rsidRPr="00012ABB">
        <w:rPr>
          <w:rFonts w:ascii="Arial" w:hAnsi="Arial" w:cs="Arial"/>
          <w:sz w:val="24"/>
          <w:szCs w:val="24"/>
        </w:rPr>
        <w:t xml:space="preserve"> recursos de outras fontes e 10,6% com recursos do FMAS e de outras fontes. </w:t>
      </w:r>
    </w:p>
    <w:p w14:paraId="30BEEFC3" w14:textId="77777777" w:rsidR="004F0A2A" w:rsidRPr="00802B24" w:rsidRDefault="00012ABB" w:rsidP="00012ABB">
      <w:pPr>
        <w:spacing w:line="360" w:lineRule="auto"/>
        <w:jc w:val="both"/>
        <w:rPr>
          <w:rFonts w:ascii="Arial" w:hAnsi="Arial" w:cs="Arial"/>
          <w:sz w:val="24"/>
          <w:szCs w:val="24"/>
        </w:rPr>
      </w:pPr>
      <w:r w:rsidRPr="00012ABB">
        <w:rPr>
          <w:rFonts w:ascii="Arial" w:hAnsi="Arial" w:cs="Arial"/>
          <w:sz w:val="24"/>
          <w:szCs w:val="24"/>
        </w:rPr>
        <w:t xml:space="preserve">A realização dessas transferências era mais frequente nas regiões Sudeste e Sul, onde 56,5% e 45,7% dos municípios realizavam esse tipo de repasse de recursos, respectivamente. Nas regiões Norte e Nordeste a transferência foi menos frequente: 14,9% e 14,8% dos municípios das regiões realizavam, respectivamente. Em todas as regiões, as transferências eram realizadas majoritariamente com recursos dos FMAS </w:t>
      </w:r>
      <w:r w:rsidR="005D68C5" w:rsidRPr="00802B24">
        <w:rPr>
          <w:rFonts w:ascii="Arial" w:hAnsi="Arial" w:cs="Arial"/>
          <w:sz w:val="24"/>
          <w:szCs w:val="24"/>
        </w:rPr>
        <w:t>(Gráfico 6).</w:t>
      </w:r>
    </w:p>
    <w:p w14:paraId="2800C7A2" w14:textId="60BED971" w:rsidR="004F0A2A" w:rsidRPr="00802B24" w:rsidRDefault="00012ABB" w:rsidP="004F0A2A">
      <w:pPr>
        <w:autoSpaceDE w:val="0"/>
        <w:autoSpaceDN w:val="0"/>
        <w:adjustRightInd w:val="0"/>
        <w:spacing w:after="0" w:line="240" w:lineRule="auto"/>
        <w:jc w:val="both"/>
        <w:rPr>
          <w:rFonts w:ascii="Arial" w:hAnsi="Arial" w:cs="Arial"/>
          <w:b/>
          <w:sz w:val="24"/>
          <w:szCs w:val="24"/>
        </w:rPr>
      </w:pPr>
      <w:r w:rsidRPr="00012ABB">
        <w:rPr>
          <w:rFonts w:ascii="Arial" w:hAnsi="Arial" w:cs="Arial"/>
          <w:b/>
          <w:sz w:val="24"/>
          <w:szCs w:val="24"/>
        </w:rPr>
        <w:lastRenderedPageBreak/>
        <w:t xml:space="preserve">Gráfico 6: Distribuição de municípios por realização de transferência de recursos por meio de convênios para ONGs e Entidades de Assistência Social, </w:t>
      </w:r>
      <w:r w:rsidR="00C27A2B" w:rsidRPr="002016E2">
        <w:rPr>
          <w:rFonts w:ascii="Arial" w:hAnsi="Arial" w:cs="Arial"/>
          <w:b/>
          <w:sz w:val="24"/>
          <w:szCs w:val="24"/>
        </w:rPr>
        <w:t xml:space="preserve">segundo grandes regiões </w:t>
      </w:r>
      <w:r w:rsidRPr="00012ABB">
        <w:rPr>
          <w:rFonts w:ascii="Arial" w:hAnsi="Arial" w:cs="Arial"/>
          <w:b/>
          <w:sz w:val="24"/>
          <w:szCs w:val="24"/>
        </w:rPr>
        <w:t>- Brasil, 2016</w:t>
      </w:r>
    </w:p>
    <w:p w14:paraId="40F769BE" w14:textId="77777777" w:rsidR="004F0A2A" w:rsidRPr="00802B24" w:rsidRDefault="00012ABB" w:rsidP="004F0A2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51077CFC" wp14:editId="2752C004">
            <wp:extent cx="5400040" cy="3981450"/>
            <wp:effectExtent l="0" t="0" r="10160" b="0"/>
            <wp:docPr id="68" name="Gráfico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4F0A2A" w:rsidRPr="00802B24">
        <w:rPr>
          <w:rFonts w:ascii="Arial" w:hAnsi="Arial" w:cs="Arial"/>
          <w:sz w:val="18"/>
          <w:szCs w:val="18"/>
        </w:rPr>
        <w:t xml:space="preserve">Fonte: MDS, Censo SUAS. </w:t>
      </w:r>
    </w:p>
    <w:p w14:paraId="6EA07A55" w14:textId="77777777" w:rsidR="00287E7E" w:rsidRPr="00802B24" w:rsidRDefault="00287E7E" w:rsidP="00C81984">
      <w:pPr>
        <w:spacing w:line="360" w:lineRule="auto"/>
        <w:jc w:val="both"/>
        <w:rPr>
          <w:rFonts w:ascii="Arial" w:hAnsi="Arial" w:cs="Arial"/>
          <w:sz w:val="24"/>
          <w:szCs w:val="24"/>
        </w:rPr>
      </w:pPr>
    </w:p>
    <w:p w14:paraId="1D8206B1" w14:textId="77777777" w:rsidR="004F0A2A" w:rsidRPr="00802B24" w:rsidRDefault="00853938" w:rsidP="00C81984">
      <w:pPr>
        <w:spacing w:line="360" w:lineRule="auto"/>
        <w:jc w:val="both"/>
        <w:rPr>
          <w:rFonts w:ascii="Arial" w:hAnsi="Arial" w:cs="Arial"/>
          <w:sz w:val="24"/>
          <w:szCs w:val="24"/>
        </w:rPr>
      </w:pPr>
      <w:r w:rsidRPr="00853938">
        <w:rPr>
          <w:rFonts w:ascii="Arial" w:hAnsi="Arial" w:cs="Arial"/>
          <w:sz w:val="24"/>
          <w:szCs w:val="24"/>
        </w:rPr>
        <w:t xml:space="preserve">Em 2016, 51,8% dos municípios receberam pelo menos uma visita de técnicos da Secretaria Estadual de Assistência Social (SEAS) nos 12 meses que antecederam a pesquisa. Foi o menor percentual observado desde 2013, quando 60,0% dos municípios tinham recebido ao menos uma visita. A maior parte dos municípios que informou ter recebido visitas nos quatro anos observados foi visitada de uma a três vezes pelos técnicos da SEAS nos 12 meses que antecederam as pesquisas </w:t>
      </w:r>
      <w:r w:rsidR="00C81984" w:rsidRPr="00802B24">
        <w:rPr>
          <w:rFonts w:ascii="Arial" w:hAnsi="Arial" w:cs="Arial"/>
          <w:sz w:val="24"/>
          <w:szCs w:val="24"/>
        </w:rPr>
        <w:t>(Gráfico 7).</w:t>
      </w:r>
    </w:p>
    <w:p w14:paraId="204778DD" w14:textId="77777777" w:rsidR="004F0A2A" w:rsidRPr="00802B24" w:rsidRDefault="00853938" w:rsidP="004F0A2A">
      <w:pPr>
        <w:autoSpaceDE w:val="0"/>
        <w:autoSpaceDN w:val="0"/>
        <w:adjustRightInd w:val="0"/>
        <w:spacing w:after="0" w:line="240" w:lineRule="auto"/>
        <w:jc w:val="both"/>
        <w:rPr>
          <w:rFonts w:ascii="Arial" w:hAnsi="Arial" w:cs="Arial"/>
          <w:b/>
          <w:sz w:val="24"/>
          <w:szCs w:val="24"/>
        </w:rPr>
      </w:pPr>
      <w:r w:rsidRPr="00853938">
        <w:rPr>
          <w:rFonts w:ascii="Arial" w:hAnsi="Arial" w:cs="Arial"/>
          <w:b/>
          <w:sz w:val="24"/>
          <w:szCs w:val="24"/>
        </w:rPr>
        <w:t>Gráfico 7: Percentual de municípios que receberam visitas de técnicos da Secretaria Estadual de Assistência Social (SEAS) - Brasil, 2013 a 2016</w:t>
      </w:r>
    </w:p>
    <w:p w14:paraId="70F4717A" w14:textId="77777777" w:rsidR="004F0A2A" w:rsidRPr="00802B24" w:rsidRDefault="00853938" w:rsidP="00F71A5E">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C9D2595" wp14:editId="23B78D96">
            <wp:extent cx="5400040" cy="4123055"/>
            <wp:effectExtent l="0" t="0" r="10160" b="1079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4F0A2A" w:rsidRPr="00802B24">
        <w:rPr>
          <w:rFonts w:ascii="Arial" w:hAnsi="Arial" w:cs="Arial"/>
          <w:sz w:val="18"/>
          <w:szCs w:val="18"/>
        </w:rPr>
        <w:t xml:space="preserve">Fonte: MDS, Censo SUAS. </w:t>
      </w:r>
    </w:p>
    <w:p w14:paraId="6CB24230" w14:textId="77777777" w:rsidR="00287E7E" w:rsidRPr="00802B24" w:rsidRDefault="00287E7E" w:rsidP="00DA0893">
      <w:pPr>
        <w:spacing w:line="360" w:lineRule="auto"/>
        <w:jc w:val="both"/>
        <w:rPr>
          <w:rFonts w:ascii="Arial" w:hAnsi="Arial" w:cs="Arial"/>
          <w:sz w:val="24"/>
          <w:szCs w:val="24"/>
        </w:rPr>
      </w:pPr>
    </w:p>
    <w:p w14:paraId="0DA228CC" w14:textId="77777777" w:rsidR="000F6171" w:rsidRPr="000F6171" w:rsidRDefault="000F6171" w:rsidP="000F6171">
      <w:pPr>
        <w:spacing w:line="360" w:lineRule="auto"/>
        <w:jc w:val="both"/>
        <w:rPr>
          <w:rFonts w:ascii="Arial" w:hAnsi="Arial" w:cs="Arial"/>
          <w:sz w:val="24"/>
          <w:szCs w:val="24"/>
        </w:rPr>
      </w:pPr>
      <w:r w:rsidRPr="000F6171">
        <w:rPr>
          <w:rFonts w:ascii="Arial" w:hAnsi="Arial" w:cs="Arial"/>
          <w:sz w:val="24"/>
          <w:szCs w:val="24"/>
        </w:rPr>
        <w:t>Em 2016, 72,6% dos municípios informaram que técnicos ou gestores municipais da assistência social participaram de capacitações presenciais. Na região Sudeste, 76,8% dos municípios indicaram ter recebido essa modalidade de apoio técnico, assim como 75,8% dos municípios da região Norte.</w:t>
      </w:r>
    </w:p>
    <w:p w14:paraId="2103C93E" w14:textId="77777777" w:rsidR="00DA0893" w:rsidRPr="00802B24" w:rsidRDefault="000F6171" w:rsidP="000F6171">
      <w:pPr>
        <w:spacing w:line="360" w:lineRule="auto"/>
        <w:jc w:val="both"/>
        <w:rPr>
          <w:rFonts w:ascii="Arial" w:hAnsi="Arial" w:cs="Arial"/>
          <w:sz w:val="24"/>
          <w:szCs w:val="24"/>
        </w:rPr>
      </w:pPr>
      <w:r w:rsidRPr="000F6171">
        <w:rPr>
          <w:rFonts w:ascii="Arial" w:hAnsi="Arial" w:cs="Arial"/>
          <w:sz w:val="24"/>
          <w:szCs w:val="24"/>
        </w:rPr>
        <w:t xml:space="preserve">A modalidade na qual foi observado o menor percentual foi a de capacitações à distância, da qual participaram 29,7% dos municípios. Esse tipo de apoio ocorreu em 53,9% dos municípios da região Sudeste e em 14,3% dos municípios da região Centro-Oeste </w:t>
      </w:r>
      <w:r w:rsidR="00DA0893" w:rsidRPr="00802B24">
        <w:rPr>
          <w:rFonts w:ascii="Arial" w:hAnsi="Arial" w:cs="Arial"/>
          <w:sz w:val="24"/>
          <w:szCs w:val="24"/>
        </w:rPr>
        <w:t>(Gráfico 8).</w:t>
      </w:r>
    </w:p>
    <w:p w14:paraId="294C0CAB" w14:textId="77777777" w:rsidR="000F6171" w:rsidRDefault="000F6171" w:rsidP="00DA0893">
      <w:pPr>
        <w:autoSpaceDE w:val="0"/>
        <w:autoSpaceDN w:val="0"/>
        <w:adjustRightInd w:val="0"/>
        <w:spacing w:before="240" w:line="240" w:lineRule="auto"/>
        <w:jc w:val="both"/>
        <w:rPr>
          <w:rFonts w:ascii="Arial" w:hAnsi="Arial" w:cs="Arial"/>
          <w:b/>
          <w:sz w:val="24"/>
          <w:szCs w:val="24"/>
        </w:rPr>
      </w:pPr>
      <w:r w:rsidRPr="000F6171">
        <w:rPr>
          <w:rFonts w:ascii="Arial" w:hAnsi="Arial" w:cs="Arial"/>
          <w:b/>
          <w:sz w:val="24"/>
          <w:szCs w:val="24"/>
        </w:rPr>
        <w:t>Gráfico 8: Percentual de municípios que participaram de atividades de orientações e apoio técnico promovido pelo Estado, segundo grandes regiões - Brasil, 2016</w:t>
      </w:r>
    </w:p>
    <w:p w14:paraId="658EB7FD" w14:textId="77777777" w:rsidR="004F0A2A" w:rsidRPr="00802B24" w:rsidRDefault="000F6171" w:rsidP="00F71A5E">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3BF7FC5" wp14:editId="74957EF5">
            <wp:extent cx="5400040" cy="4552315"/>
            <wp:effectExtent l="0" t="0" r="10160" b="635"/>
            <wp:docPr id="69" name="Gráfico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F0A2A" w:rsidRPr="00802B24">
        <w:rPr>
          <w:rFonts w:ascii="Arial" w:hAnsi="Arial" w:cs="Arial"/>
          <w:sz w:val="18"/>
          <w:szCs w:val="18"/>
        </w:rPr>
        <w:t xml:space="preserve">Fonte: MDS, Censo SUAS. </w:t>
      </w:r>
    </w:p>
    <w:p w14:paraId="2F3543C5" w14:textId="77777777" w:rsidR="00287E7E" w:rsidRPr="00802B24" w:rsidRDefault="00287E7E" w:rsidP="0017457A">
      <w:pPr>
        <w:spacing w:line="360" w:lineRule="auto"/>
        <w:jc w:val="both"/>
        <w:rPr>
          <w:rFonts w:ascii="Arial" w:hAnsi="Arial" w:cs="Arial"/>
          <w:sz w:val="24"/>
          <w:szCs w:val="24"/>
        </w:rPr>
      </w:pPr>
    </w:p>
    <w:p w14:paraId="2975B4C2" w14:textId="77777777" w:rsidR="00D778AA" w:rsidRPr="00D778AA" w:rsidRDefault="00D778AA" w:rsidP="00D778AA">
      <w:pPr>
        <w:spacing w:line="360" w:lineRule="auto"/>
        <w:jc w:val="both"/>
        <w:rPr>
          <w:rFonts w:ascii="Arial" w:hAnsi="Arial" w:cs="Arial"/>
          <w:sz w:val="24"/>
          <w:szCs w:val="24"/>
        </w:rPr>
      </w:pPr>
      <w:r w:rsidRPr="00D778AA">
        <w:rPr>
          <w:rFonts w:ascii="Arial" w:hAnsi="Arial" w:cs="Arial"/>
          <w:sz w:val="24"/>
          <w:szCs w:val="24"/>
        </w:rPr>
        <w:t xml:space="preserve">A NOB SUAS 2012 define a Comissão Intergestores Bipartite (CIB) como instância estadual de negociação, articulação e pactuação entre gestores da assistência social, que é integrada por representantes do estado, indicados pelo Órgão Gestor Estadual de Assistência Social, e por representantes dos municípios, indicados pelo Colegiado Estadual de Gestores Municipais de Assistência Social (Coegemas). </w:t>
      </w:r>
    </w:p>
    <w:p w14:paraId="23A4484D" w14:textId="77777777" w:rsidR="00D778AA" w:rsidRPr="00D778AA" w:rsidRDefault="00D778AA" w:rsidP="00D778AA">
      <w:pPr>
        <w:spacing w:line="360" w:lineRule="auto"/>
        <w:jc w:val="both"/>
        <w:rPr>
          <w:rFonts w:ascii="Arial" w:hAnsi="Arial" w:cs="Arial"/>
          <w:sz w:val="24"/>
          <w:szCs w:val="24"/>
        </w:rPr>
      </w:pPr>
      <w:r w:rsidRPr="00D778AA">
        <w:rPr>
          <w:rFonts w:ascii="Arial" w:hAnsi="Arial" w:cs="Arial"/>
          <w:sz w:val="24"/>
          <w:szCs w:val="24"/>
        </w:rPr>
        <w:t xml:space="preserve">Em 2016, mais da metade dos municípios (58,8%) relataram não ter representante participando de reuniões da CIB de 2015, enquanto 41,2% relataram ter representantes participando pelo menos uma vez ao ano. Sobre o número de participações de representantes ao longo do ano, tem-se que 11,3% participaram uma vez ano, 11,9% de duas a três vezes, 8,8% de quatro a seis vezes, 6,5% de sete a dez vezes e 2,6% mais de dez vezes no ano. </w:t>
      </w:r>
    </w:p>
    <w:p w14:paraId="707672EF" w14:textId="77777777" w:rsidR="0017457A" w:rsidRPr="00802B24" w:rsidRDefault="00D778AA" w:rsidP="00D778AA">
      <w:pPr>
        <w:spacing w:line="360" w:lineRule="auto"/>
        <w:jc w:val="both"/>
        <w:rPr>
          <w:rFonts w:ascii="Arial" w:hAnsi="Arial" w:cs="Arial"/>
          <w:sz w:val="24"/>
          <w:szCs w:val="24"/>
        </w:rPr>
      </w:pPr>
      <w:r w:rsidRPr="00D778AA">
        <w:rPr>
          <w:rFonts w:ascii="Arial" w:hAnsi="Arial" w:cs="Arial"/>
          <w:sz w:val="24"/>
          <w:szCs w:val="24"/>
        </w:rPr>
        <w:lastRenderedPageBreak/>
        <w:t xml:space="preserve">Na região Norte 71,3% dos municípios da região declararam ter havido participação de representante em pelo menos uma reunião da CIB no ano. O percentual mais baixo de participação foi observado na região Sudeste: 22,1% dos municípios da região declararam ter participado em pelo menos uma reunião, sendo </w:t>
      </w:r>
      <w:r>
        <w:rPr>
          <w:rFonts w:ascii="Arial" w:hAnsi="Arial" w:cs="Arial"/>
          <w:sz w:val="24"/>
          <w:szCs w:val="24"/>
        </w:rPr>
        <w:t>que 7,8% apenas uma vez no ano</w:t>
      </w:r>
      <w:r w:rsidR="000F37E0" w:rsidRPr="00802B24">
        <w:rPr>
          <w:rFonts w:ascii="Arial" w:hAnsi="Arial" w:cs="Arial"/>
          <w:sz w:val="24"/>
          <w:szCs w:val="24"/>
        </w:rPr>
        <w:t xml:space="preserve"> (Gráfico 9)</w:t>
      </w:r>
      <w:r w:rsidR="0017457A" w:rsidRPr="00802B24">
        <w:rPr>
          <w:rFonts w:ascii="Arial" w:hAnsi="Arial" w:cs="Arial"/>
          <w:sz w:val="24"/>
          <w:szCs w:val="24"/>
        </w:rPr>
        <w:t>.</w:t>
      </w:r>
    </w:p>
    <w:p w14:paraId="0B24272D" w14:textId="77777777" w:rsidR="00FB51E5" w:rsidRPr="00802B24" w:rsidRDefault="00D778AA" w:rsidP="004F0A2A">
      <w:pPr>
        <w:autoSpaceDE w:val="0"/>
        <w:autoSpaceDN w:val="0"/>
        <w:adjustRightInd w:val="0"/>
        <w:spacing w:after="0" w:line="240" w:lineRule="auto"/>
        <w:jc w:val="both"/>
        <w:rPr>
          <w:rFonts w:ascii="Arial" w:hAnsi="Arial" w:cs="Arial"/>
          <w:b/>
          <w:sz w:val="24"/>
          <w:szCs w:val="24"/>
        </w:rPr>
      </w:pPr>
      <w:r w:rsidRPr="00D778AA">
        <w:rPr>
          <w:rFonts w:ascii="Arial" w:hAnsi="Arial" w:cs="Arial"/>
          <w:b/>
          <w:sz w:val="24"/>
          <w:szCs w:val="24"/>
        </w:rPr>
        <w:t>Gráfico 9: Percentual de municípios por número de participações em reuniões da CIB (Comissão Intergestores Bipartite) no ano de 2015, segundo grandes regiões - Brasil, 2016</w:t>
      </w:r>
    </w:p>
    <w:p w14:paraId="04FF8FA4" w14:textId="77777777" w:rsidR="004F0A2A" w:rsidRPr="00802B24" w:rsidRDefault="00D778AA" w:rsidP="004F0A2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26346767" wp14:editId="436FB18F">
            <wp:extent cx="5400040" cy="3474085"/>
            <wp:effectExtent l="0" t="0" r="10160" b="12065"/>
            <wp:docPr id="70" name="Gráfico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FA3195">
        <w:rPr>
          <w:rFonts w:ascii="Arial" w:hAnsi="Arial" w:cs="Arial"/>
          <w:sz w:val="18"/>
          <w:szCs w:val="18"/>
        </w:rPr>
        <w:t>Fonte: MDS, Censo SUAS.</w:t>
      </w:r>
    </w:p>
    <w:p w14:paraId="5B363316" w14:textId="77777777" w:rsidR="00FA3195" w:rsidRDefault="00FA3195" w:rsidP="00FA3195">
      <w:pPr>
        <w:spacing w:line="360" w:lineRule="auto"/>
        <w:jc w:val="both"/>
        <w:rPr>
          <w:rFonts w:ascii="Arial" w:hAnsi="Arial" w:cs="Arial"/>
          <w:sz w:val="24"/>
          <w:szCs w:val="24"/>
        </w:rPr>
      </w:pPr>
    </w:p>
    <w:p w14:paraId="4952A8C9" w14:textId="77777777" w:rsidR="00FA3195" w:rsidRPr="00FA3195" w:rsidRDefault="00FA3195" w:rsidP="00FA3195">
      <w:pPr>
        <w:spacing w:line="360" w:lineRule="auto"/>
        <w:jc w:val="both"/>
        <w:rPr>
          <w:rFonts w:ascii="Arial" w:hAnsi="Arial" w:cs="Arial"/>
          <w:sz w:val="24"/>
          <w:szCs w:val="24"/>
        </w:rPr>
      </w:pPr>
      <w:r w:rsidRPr="00FA3195">
        <w:rPr>
          <w:rFonts w:ascii="Arial" w:hAnsi="Arial" w:cs="Arial"/>
          <w:sz w:val="24"/>
          <w:szCs w:val="24"/>
        </w:rPr>
        <w:t>Em 2016, 588 municípios indicaram ter Plano de Capacitação e Educação Permanente, o que equivale a 10,7% dos respondentes. Em 2015 o número de municípios que informou ter o Plano foi superior: 616 municípios, o que representava 11,2% dos municípios respondentes.</w:t>
      </w:r>
    </w:p>
    <w:p w14:paraId="0322000A" w14:textId="77777777" w:rsidR="00FA3195" w:rsidRPr="00FA3195" w:rsidRDefault="00FA3195" w:rsidP="00FA3195">
      <w:pPr>
        <w:spacing w:line="360" w:lineRule="auto"/>
        <w:jc w:val="both"/>
        <w:rPr>
          <w:rFonts w:ascii="Arial" w:hAnsi="Arial" w:cs="Arial"/>
          <w:sz w:val="24"/>
          <w:szCs w:val="24"/>
        </w:rPr>
      </w:pPr>
      <w:r w:rsidRPr="00FA3195">
        <w:rPr>
          <w:rFonts w:ascii="Arial" w:hAnsi="Arial" w:cs="Arial"/>
          <w:sz w:val="24"/>
          <w:szCs w:val="24"/>
        </w:rPr>
        <w:t>A região com maior proporção de municípios com Plano de Capacitação e Educação Permanente é a Nordeste: 16,1% dos municípios da região possuíam o Plano (285). A região com menor percentual é a Centro-Oeste, com 7,7% dos municípios informan</w:t>
      </w:r>
      <w:r w:rsidR="00F71A5E">
        <w:rPr>
          <w:rFonts w:ascii="Arial" w:hAnsi="Arial" w:cs="Arial"/>
          <w:sz w:val="24"/>
          <w:szCs w:val="24"/>
        </w:rPr>
        <w:t>do ter o Plano (35 municípios).</w:t>
      </w:r>
    </w:p>
    <w:p w14:paraId="4A682B04" w14:textId="77777777" w:rsidR="00287E7E" w:rsidRDefault="00FA3195" w:rsidP="00FA3195">
      <w:pPr>
        <w:spacing w:line="360" w:lineRule="auto"/>
        <w:jc w:val="both"/>
        <w:rPr>
          <w:rFonts w:ascii="Arial" w:hAnsi="Arial" w:cs="Arial"/>
          <w:sz w:val="24"/>
          <w:szCs w:val="24"/>
        </w:rPr>
      </w:pPr>
      <w:r w:rsidRPr="00FA3195">
        <w:rPr>
          <w:rFonts w:ascii="Arial" w:hAnsi="Arial" w:cs="Arial"/>
          <w:sz w:val="24"/>
          <w:szCs w:val="24"/>
        </w:rPr>
        <w:lastRenderedPageBreak/>
        <w:t>A região Sul foi a única que apresentou aumento no percentual de municípios que indicaram ter o Plano entre 2015 e 2016: passou de 7,6% dos municípios da região (90) para 8,6% (101 municípios). Na região Sudeste o percentual ficou estável e nas demais regiões foi observada queda, sendo a mais acentuada em termos percentuais na região Centro-Oeste (redução de 2,6 pontos percentuais) e em termos absolutos na região Nordeste (24 municípios a menos)</w:t>
      </w:r>
      <w:r>
        <w:rPr>
          <w:rFonts w:ascii="Arial" w:hAnsi="Arial" w:cs="Arial"/>
          <w:sz w:val="24"/>
          <w:szCs w:val="24"/>
        </w:rPr>
        <w:t xml:space="preserve"> (Gráfico 10)</w:t>
      </w:r>
      <w:r w:rsidRPr="00FA3195">
        <w:rPr>
          <w:rFonts w:ascii="Arial" w:hAnsi="Arial" w:cs="Arial"/>
          <w:sz w:val="24"/>
          <w:szCs w:val="24"/>
        </w:rPr>
        <w:t>.</w:t>
      </w:r>
    </w:p>
    <w:p w14:paraId="194718D1" w14:textId="77777777" w:rsidR="00FB51E5" w:rsidRPr="00802B24" w:rsidRDefault="00FA3195" w:rsidP="00FB51E5">
      <w:pPr>
        <w:autoSpaceDE w:val="0"/>
        <w:autoSpaceDN w:val="0"/>
        <w:adjustRightInd w:val="0"/>
        <w:spacing w:after="0" w:line="240" w:lineRule="auto"/>
        <w:jc w:val="both"/>
        <w:rPr>
          <w:rFonts w:ascii="Arial" w:hAnsi="Arial" w:cs="Arial"/>
          <w:b/>
          <w:sz w:val="24"/>
          <w:szCs w:val="24"/>
        </w:rPr>
      </w:pPr>
      <w:r w:rsidRPr="00FA3195">
        <w:rPr>
          <w:rFonts w:ascii="Arial" w:hAnsi="Arial" w:cs="Arial"/>
          <w:b/>
          <w:sz w:val="24"/>
          <w:szCs w:val="24"/>
        </w:rPr>
        <w:t>Gráfico 10: Percentual de municípios que possuem Plano de Capacitação e Educação Permanente, segundo grandes regiões - Brasil, 2015 e 2016</w:t>
      </w:r>
    </w:p>
    <w:p w14:paraId="578FC4AB" w14:textId="77777777" w:rsidR="00FA3195" w:rsidRPr="00802B24" w:rsidRDefault="00FA3195" w:rsidP="00F71A5E">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2EFB9E4E" wp14:editId="05F4EAA2">
            <wp:extent cx="5400040" cy="3738880"/>
            <wp:effectExtent l="0" t="0" r="10160" b="13970"/>
            <wp:docPr id="72" name="Grá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rFonts w:ascii="Arial" w:hAnsi="Arial" w:cs="Arial"/>
          <w:sz w:val="18"/>
          <w:szCs w:val="18"/>
        </w:rPr>
        <w:t>Fonte: MDS, Censo SUAS.</w:t>
      </w:r>
    </w:p>
    <w:p w14:paraId="4178BD8C" w14:textId="77777777" w:rsidR="00F71A5E" w:rsidRDefault="00F71A5E" w:rsidP="00F71A5E">
      <w:pPr>
        <w:spacing w:line="360" w:lineRule="auto"/>
        <w:jc w:val="both"/>
        <w:rPr>
          <w:rFonts w:ascii="Arial" w:hAnsi="Arial" w:cs="Arial"/>
          <w:sz w:val="24"/>
          <w:szCs w:val="24"/>
        </w:rPr>
      </w:pPr>
    </w:p>
    <w:p w14:paraId="500C6D23" w14:textId="77777777" w:rsidR="00F71A5E" w:rsidRDefault="00F71A5E" w:rsidP="00F71A5E">
      <w:pPr>
        <w:spacing w:line="360" w:lineRule="auto"/>
        <w:jc w:val="both"/>
        <w:rPr>
          <w:rFonts w:ascii="Arial" w:hAnsi="Arial" w:cs="Arial"/>
          <w:sz w:val="24"/>
          <w:szCs w:val="24"/>
        </w:rPr>
      </w:pPr>
      <w:r w:rsidRPr="00F71A5E">
        <w:rPr>
          <w:rFonts w:ascii="Arial" w:hAnsi="Arial" w:cs="Arial"/>
          <w:sz w:val="24"/>
          <w:szCs w:val="24"/>
        </w:rPr>
        <w:t>Uma importante atividade das equipes nos municípios é a realização de cadastramento e atualização cadastral do Cadastro Único para Programas Sociais (CadÚnico). Quando se observa o espaço no qual se realizava a atividade, seja no sistema eletrônico ou em papel, verifica-se que 3.618 municípios (66%) declararam realizar cadastramento e/ou atualização cadastral do CadÚnico no domicílio das famílias, dos quais 623 municípios realizaram apenas o cadastramento (11,4%), 669 realizaram apenas a atualização cadastral (12,2%) e 2.326 realizaram ambas as atividades (42,4%).</w:t>
      </w:r>
    </w:p>
    <w:p w14:paraId="07C3CA49" w14:textId="77777777" w:rsidR="00F71A5E" w:rsidRPr="00F71A5E" w:rsidRDefault="00F71A5E" w:rsidP="00F71A5E">
      <w:pPr>
        <w:spacing w:line="360" w:lineRule="auto"/>
        <w:jc w:val="both"/>
        <w:rPr>
          <w:rFonts w:ascii="Arial" w:hAnsi="Arial" w:cs="Arial"/>
          <w:sz w:val="24"/>
          <w:szCs w:val="24"/>
        </w:rPr>
      </w:pPr>
      <w:r w:rsidRPr="00F71A5E">
        <w:rPr>
          <w:rFonts w:ascii="Arial" w:hAnsi="Arial" w:cs="Arial"/>
          <w:sz w:val="24"/>
          <w:szCs w:val="24"/>
        </w:rPr>
        <w:lastRenderedPageBreak/>
        <w:t>3.492 municípios (63,7%) realizavam a atividade no CRAS: 678 faziam cadastramento (12,4%), 283 realizavam atualização cadastral (5,2%) e 2.531 (46,2%) ambos. Na sede do órgão gestor/ Secretaria de Assistência, 2.948 (53,8%) municípios realizaram a atividade: 377 (6,9%) cadastramento, 137 (2,5%) atualização cadastral e 2.434 (44,4%) ambos.</w:t>
      </w:r>
    </w:p>
    <w:p w14:paraId="7D33FB94" w14:textId="77777777" w:rsidR="00FA3195" w:rsidRDefault="00F71A5E" w:rsidP="00F71A5E">
      <w:pPr>
        <w:spacing w:line="360" w:lineRule="auto"/>
        <w:jc w:val="both"/>
        <w:rPr>
          <w:rFonts w:ascii="Arial" w:hAnsi="Arial" w:cs="Arial"/>
          <w:sz w:val="24"/>
          <w:szCs w:val="24"/>
        </w:rPr>
      </w:pPr>
      <w:r w:rsidRPr="00F71A5E">
        <w:rPr>
          <w:rFonts w:ascii="Arial" w:hAnsi="Arial" w:cs="Arial"/>
          <w:sz w:val="24"/>
          <w:szCs w:val="24"/>
        </w:rPr>
        <w:t>Em 401 (7,3%) municípios eram realizados cadastramento e/ou atualização cadastral em unidades de outras políticas públicas: 78 (1,4%) cadastramento, 82 (1,5%) atualização cadastral e 241 (4,4%) ambos</w:t>
      </w:r>
      <w:r w:rsidR="0040183C">
        <w:rPr>
          <w:rFonts w:ascii="Arial" w:hAnsi="Arial" w:cs="Arial"/>
          <w:sz w:val="24"/>
          <w:szCs w:val="24"/>
        </w:rPr>
        <w:t xml:space="preserve"> (Gráfico 11)</w:t>
      </w:r>
      <w:r w:rsidRPr="00F71A5E">
        <w:rPr>
          <w:rFonts w:ascii="Arial" w:hAnsi="Arial" w:cs="Arial"/>
          <w:sz w:val="24"/>
          <w:szCs w:val="24"/>
        </w:rPr>
        <w:t>.</w:t>
      </w:r>
    </w:p>
    <w:p w14:paraId="4E474B49" w14:textId="77777777" w:rsidR="00F71A5E" w:rsidRDefault="00F71A5E" w:rsidP="00F71A5E">
      <w:pPr>
        <w:autoSpaceDE w:val="0"/>
        <w:autoSpaceDN w:val="0"/>
        <w:adjustRightInd w:val="0"/>
        <w:spacing w:after="0" w:line="240" w:lineRule="auto"/>
        <w:jc w:val="both"/>
        <w:rPr>
          <w:rFonts w:ascii="Arial" w:hAnsi="Arial" w:cs="Arial"/>
          <w:b/>
          <w:sz w:val="24"/>
          <w:szCs w:val="24"/>
        </w:rPr>
      </w:pPr>
      <w:r w:rsidRPr="00F71A5E">
        <w:rPr>
          <w:rFonts w:ascii="Arial" w:hAnsi="Arial" w:cs="Arial"/>
          <w:b/>
          <w:sz w:val="24"/>
          <w:szCs w:val="24"/>
        </w:rPr>
        <w:t>Gráfico 11: Locais do município onde são realizados o cadastramento e a atualização cadastral do Cadastro Único para Programas Sociais (CadÚnico) - Brasil, 2016</w:t>
      </w:r>
    </w:p>
    <w:p w14:paraId="2020065D" w14:textId="77777777" w:rsidR="00F71A5E" w:rsidRDefault="00B74469" w:rsidP="00F71A5E">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1FDA0998" wp14:editId="0AAEBD4D">
            <wp:extent cx="5400040" cy="5581650"/>
            <wp:effectExtent l="0" t="0" r="10160" b="0"/>
            <wp:docPr id="77" name="Gráfico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F71A5E">
        <w:rPr>
          <w:rFonts w:ascii="Arial" w:hAnsi="Arial" w:cs="Arial"/>
          <w:sz w:val="18"/>
          <w:szCs w:val="18"/>
        </w:rPr>
        <w:t>Fonte: MDS, Censo SUAS.</w:t>
      </w:r>
    </w:p>
    <w:p w14:paraId="07A0E545" w14:textId="77777777" w:rsidR="003C61E2" w:rsidRDefault="003C61E2" w:rsidP="003C61E2">
      <w:pPr>
        <w:spacing w:line="360" w:lineRule="auto"/>
        <w:jc w:val="both"/>
        <w:rPr>
          <w:rFonts w:ascii="Arial" w:hAnsi="Arial" w:cs="Arial"/>
          <w:sz w:val="24"/>
          <w:szCs w:val="24"/>
        </w:rPr>
      </w:pPr>
    </w:p>
    <w:p w14:paraId="4288467B" w14:textId="77777777" w:rsidR="00F71A5E" w:rsidRPr="003C61E2" w:rsidRDefault="003C61E2" w:rsidP="003C61E2">
      <w:pPr>
        <w:spacing w:line="360" w:lineRule="auto"/>
        <w:jc w:val="both"/>
        <w:rPr>
          <w:rFonts w:ascii="Arial" w:hAnsi="Arial" w:cs="Arial"/>
          <w:sz w:val="24"/>
          <w:szCs w:val="24"/>
        </w:rPr>
      </w:pPr>
      <w:r w:rsidRPr="003C61E2">
        <w:rPr>
          <w:rFonts w:ascii="Arial" w:hAnsi="Arial" w:cs="Arial"/>
          <w:sz w:val="24"/>
          <w:szCs w:val="24"/>
        </w:rPr>
        <w:t>Em 2016, 19,2% dos Estados tinham Secretaria estadual exclusiva da área de Assistência Social os quais são: Acre, Amazonas, Paraíba, Piauí e Paraná. Nos demais 21 estados (80,8%) a Secretaria estadual estava associada a uma ou mais políticas setoriais</w:t>
      </w:r>
      <w:r w:rsidR="0040183C">
        <w:rPr>
          <w:rFonts w:ascii="Arial" w:hAnsi="Arial" w:cs="Arial"/>
          <w:sz w:val="24"/>
          <w:szCs w:val="24"/>
        </w:rPr>
        <w:t xml:space="preserve"> (Gráfico 12)</w:t>
      </w:r>
      <w:r w:rsidRPr="003C61E2">
        <w:rPr>
          <w:rFonts w:ascii="Arial" w:hAnsi="Arial" w:cs="Arial"/>
          <w:sz w:val="24"/>
          <w:szCs w:val="24"/>
        </w:rPr>
        <w:t>.</w:t>
      </w:r>
    </w:p>
    <w:p w14:paraId="0104C24A" w14:textId="77777777" w:rsidR="00F71A5E" w:rsidRDefault="003C61E2" w:rsidP="00F71A5E">
      <w:pPr>
        <w:autoSpaceDE w:val="0"/>
        <w:autoSpaceDN w:val="0"/>
        <w:adjustRightInd w:val="0"/>
        <w:spacing w:after="0" w:line="240" w:lineRule="auto"/>
        <w:jc w:val="both"/>
        <w:rPr>
          <w:rFonts w:ascii="Arial" w:hAnsi="Arial" w:cs="Arial"/>
          <w:b/>
          <w:sz w:val="24"/>
          <w:szCs w:val="24"/>
        </w:rPr>
      </w:pPr>
      <w:r w:rsidRPr="003C61E2">
        <w:rPr>
          <w:rFonts w:ascii="Arial" w:hAnsi="Arial" w:cs="Arial"/>
          <w:b/>
          <w:sz w:val="24"/>
          <w:szCs w:val="24"/>
        </w:rPr>
        <w:t>Gráfico 12: Percentual de estados segundo característica da Secretaria estadual de Assistência Social - Brasil, 2016</w:t>
      </w:r>
    </w:p>
    <w:p w14:paraId="2E9E500C" w14:textId="77777777" w:rsidR="003C61E2" w:rsidRDefault="003C61E2" w:rsidP="003C61E2">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6CA0E579" wp14:editId="73903D21">
            <wp:extent cx="5400040" cy="4438015"/>
            <wp:effectExtent l="0" t="0" r="10160" b="635"/>
            <wp:docPr id="78" name="Gráfico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ascii="Arial" w:hAnsi="Arial" w:cs="Arial"/>
          <w:sz w:val="18"/>
          <w:szCs w:val="18"/>
        </w:rPr>
        <w:t>Fonte: MDS, Censo SUAS.</w:t>
      </w:r>
    </w:p>
    <w:p w14:paraId="2741CD73" w14:textId="77777777" w:rsidR="002E09D0" w:rsidRDefault="002E09D0" w:rsidP="003C61E2">
      <w:pPr>
        <w:spacing w:line="360" w:lineRule="auto"/>
        <w:jc w:val="both"/>
        <w:rPr>
          <w:rFonts w:ascii="Arial" w:hAnsi="Arial" w:cs="Arial"/>
          <w:sz w:val="24"/>
          <w:szCs w:val="24"/>
        </w:rPr>
      </w:pPr>
    </w:p>
    <w:p w14:paraId="0A71BAEC" w14:textId="345E7881" w:rsidR="003C61E2" w:rsidRPr="003C61E2" w:rsidRDefault="00C27A2B" w:rsidP="003C61E2">
      <w:pPr>
        <w:spacing w:line="360" w:lineRule="auto"/>
        <w:jc w:val="both"/>
        <w:rPr>
          <w:rFonts w:ascii="Arial" w:hAnsi="Arial" w:cs="Arial"/>
          <w:sz w:val="24"/>
          <w:szCs w:val="24"/>
        </w:rPr>
      </w:pPr>
      <w:r>
        <w:rPr>
          <w:rFonts w:ascii="Arial" w:hAnsi="Arial" w:cs="Arial"/>
          <w:sz w:val="24"/>
          <w:szCs w:val="24"/>
        </w:rPr>
        <w:t>O</w:t>
      </w:r>
      <w:r w:rsidR="003C61E2" w:rsidRPr="003C61E2">
        <w:rPr>
          <w:rFonts w:ascii="Arial" w:hAnsi="Arial" w:cs="Arial"/>
          <w:sz w:val="24"/>
          <w:szCs w:val="24"/>
        </w:rPr>
        <w:t xml:space="preserve"> Plano Estadual de Assistência Social (PEAS) com a respectiva aprovação pelo CEAS (total de 22 estados)</w:t>
      </w:r>
      <w:r>
        <w:rPr>
          <w:rFonts w:ascii="Arial" w:hAnsi="Arial" w:cs="Arial"/>
          <w:sz w:val="24"/>
          <w:szCs w:val="24"/>
        </w:rPr>
        <w:t xml:space="preserve"> estava presente em </w:t>
      </w:r>
      <w:r w:rsidRPr="003C61E2">
        <w:rPr>
          <w:rFonts w:ascii="Arial" w:hAnsi="Arial" w:cs="Arial"/>
          <w:sz w:val="24"/>
          <w:szCs w:val="24"/>
        </w:rPr>
        <w:t>84,6% dos estados</w:t>
      </w:r>
      <w:r w:rsidR="003C61E2" w:rsidRPr="003C61E2">
        <w:rPr>
          <w:rFonts w:ascii="Arial" w:hAnsi="Arial" w:cs="Arial"/>
          <w:sz w:val="24"/>
          <w:szCs w:val="24"/>
        </w:rPr>
        <w:t>. Destes, 19,2% (5 estados) atualizaram o PEAS pela última vez até o ano de 2011, enquanto 34,6% (9 estados) atualizaram no ano de 2016.</w:t>
      </w:r>
    </w:p>
    <w:p w14:paraId="481CB78E" w14:textId="77777777" w:rsidR="003C61E2" w:rsidRPr="003C61E2" w:rsidRDefault="003C61E2" w:rsidP="003C61E2">
      <w:pPr>
        <w:spacing w:line="360" w:lineRule="auto"/>
        <w:jc w:val="both"/>
        <w:rPr>
          <w:rFonts w:ascii="Arial" w:hAnsi="Arial" w:cs="Arial"/>
          <w:sz w:val="24"/>
          <w:szCs w:val="24"/>
        </w:rPr>
      </w:pPr>
      <w:r w:rsidRPr="003C61E2">
        <w:rPr>
          <w:rFonts w:ascii="Arial" w:hAnsi="Arial" w:cs="Arial"/>
          <w:sz w:val="24"/>
          <w:szCs w:val="24"/>
        </w:rPr>
        <w:lastRenderedPageBreak/>
        <w:t>No mesmo ano, 15,4% dos estados tinham Lei Estadual de regulamentação do SUAS (total de 4 estados). As últimas atualizações ocorreram em 2011, no caso de Minas Gerais, 2012 no Espirito Santo, 2015 em Goiás e 2016 no Mato Grosso do Sul.</w:t>
      </w:r>
    </w:p>
    <w:p w14:paraId="10BA8D2E" w14:textId="77777777" w:rsidR="003C61E2" w:rsidRDefault="003C61E2" w:rsidP="003C61E2">
      <w:pPr>
        <w:spacing w:line="360" w:lineRule="auto"/>
        <w:jc w:val="both"/>
        <w:rPr>
          <w:rFonts w:ascii="Arial" w:hAnsi="Arial" w:cs="Arial"/>
          <w:sz w:val="24"/>
          <w:szCs w:val="24"/>
        </w:rPr>
      </w:pPr>
      <w:r w:rsidRPr="003C61E2">
        <w:rPr>
          <w:rFonts w:ascii="Arial" w:hAnsi="Arial" w:cs="Arial"/>
          <w:sz w:val="24"/>
          <w:szCs w:val="24"/>
        </w:rPr>
        <w:t>No que se refere ao Plano Estadual de capacitação, verificou-se que em 2016 92,3% dos estados possuíam o Plano (total de 24 estados), dos quais 38,5% (10 estados) realizaram a última atualização do Plano em 2016 e 7,7% (2 estados) tinham Plano de Capacitação cuja última atualização se deu até o ano de 2011</w:t>
      </w:r>
      <w:r w:rsidR="0040183C">
        <w:rPr>
          <w:rFonts w:ascii="Arial" w:hAnsi="Arial" w:cs="Arial"/>
          <w:sz w:val="24"/>
          <w:szCs w:val="24"/>
        </w:rPr>
        <w:t xml:space="preserve"> (Gráfico 13)</w:t>
      </w:r>
      <w:r w:rsidRPr="003C61E2">
        <w:rPr>
          <w:rFonts w:ascii="Arial" w:hAnsi="Arial" w:cs="Arial"/>
          <w:sz w:val="24"/>
          <w:szCs w:val="24"/>
        </w:rPr>
        <w:t>.</w:t>
      </w:r>
    </w:p>
    <w:p w14:paraId="5FC6DD8C" w14:textId="77777777" w:rsidR="003C61E2" w:rsidRDefault="003C61E2" w:rsidP="003C61E2">
      <w:pPr>
        <w:autoSpaceDE w:val="0"/>
        <w:autoSpaceDN w:val="0"/>
        <w:adjustRightInd w:val="0"/>
        <w:spacing w:after="0" w:line="240" w:lineRule="auto"/>
        <w:jc w:val="both"/>
        <w:rPr>
          <w:rFonts w:ascii="Arial" w:hAnsi="Arial" w:cs="Arial"/>
          <w:b/>
          <w:sz w:val="24"/>
          <w:szCs w:val="24"/>
        </w:rPr>
      </w:pPr>
      <w:r w:rsidRPr="003C61E2">
        <w:rPr>
          <w:rFonts w:ascii="Arial" w:hAnsi="Arial" w:cs="Arial"/>
          <w:b/>
          <w:sz w:val="24"/>
          <w:szCs w:val="24"/>
        </w:rPr>
        <w:t>Gráfico 13: Percentual de estados segundo ano de atualização da Lei Estadual de regulamentação do Sistema Único de Assistência Social (SUAS), do Plano Estadual de Assistência Social (PEAS) e do Plano Estadual de Capacitação - Brasil, 2016</w:t>
      </w:r>
    </w:p>
    <w:p w14:paraId="6B2E3AC5" w14:textId="77777777" w:rsidR="003C61E2" w:rsidRDefault="003C61E2" w:rsidP="003C61E2">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F8603A9" wp14:editId="53476128">
            <wp:extent cx="5400040" cy="4218305"/>
            <wp:effectExtent l="0" t="0" r="10160" b="10795"/>
            <wp:docPr id="79" name="Gráfico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ascii="Arial" w:hAnsi="Arial" w:cs="Arial"/>
          <w:sz w:val="18"/>
          <w:szCs w:val="18"/>
        </w:rPr>
        <w:t>Fonte: MDS, Censo SUAS.</w:t>
      </w:r>
    </w:p>
    <w:p w14:paraId="67917B85" w14:textId="77777777" w:rsidR="003C61E2" w:rsidRDefault="003C61E2" w:rsidP="003C61E2">
      <w:pPr>
        <w:spacing w:line="360" w:lineRule="auto"/>
        <w:jc w:val="both"/>
        <w:rPr>
          <w:rFonts w:ascii="Arial" w:hAnsi="Arial" w:cs="Arial"/>
          <w:sz w:val="24"/>
          <w:szCs w:val="24"/>
        </w:rPr>
      </w:pPr>
    </w:p>
    <w:p w14:paraId="533C8325" w14:textId="77777777" w:rsidR="003C61E2" w:rsidRDefault="003C61E2" w:rsidP="003C61E2">
      <w:pPr>
        <w:spacing w:line="360" w:lineRule="auto"/>
        <w:jc w:val="both"/>
        <w:rPr>
          <w:rFonts w:ascii="Arial" w:hAnsi="Arial" w:cs="Arial"/>
          <w:sz w:val="24"/>
          <w:szCs w:val="24"/>
        </w:rPr>
      </w:pPr>
      <w:r w:rsidRPr="003C61E2">
        <w:rPr>
          <w:rFonts w:ascii="Arial" w:hAnsi="Arial" w:cs="Arial"/>
          <w:sz w:val="24"/>
          <w:szCs w:val="24"/>
        </w:rPr>
        <w:lastRenderedPageBreak/>
        <w:t>Em 2016, todos os Estados declararam que os recursos próprios eram registrados no FEAS. Deste 57,7% registraram a totalidade dos recursos próprios. Esse percentual foi o menor desde 2014, quando em 61,5% dos estados a totalidade dos recursos era registrada</w:t>
      </w:r>
      <w:r w:rsidR="0040183C">
        <w:rPr>
          <w:rFonts w:ascii="Arial" w:hAnsi="Arial" w:cs="Arial"/>
          <w:sz w:val="24"/>
          <w:szCs w:val="24"/>
        </w:rPr>
        <w:t xml:space="preserve"> (Gráfico 14)</w:t>
      </w:r>
      <w:r w:rsidRPr="003C61E2">
        <w:rPr>
          <w:rFonts w:ascii="Arial" w:hAnsi="Arial" w:cs="Arial"/>
          <w:sz w:val="24"/>
          <w:szCs w:val="24"/>
        </w:rPr>
        <w:t>.</w:t>
      </w:r>
    </w:p>
    <w:p w14:paraId="537FF683" w14:textId="1756764F" w:rsidR="00D451D2" w:rsidRPr="00D451D2" w:rsidRDefault="00D451D2" w:rsidP="00D451D2">
      <w:pPr>
        <w:autoSpaceDE w:val="0"/>
        <w:autoSpaceDN w:val="0"/>
        <w:adjustRightInd w:val="0"/>
        <w:spacing w:after="0" w:line="240" w:lineRule="auto"/>
        <w:jc w:val="both"/>
        <w:rPr>
          <w:rFonts w:ascii="Arial" w:hAnsi="Arial" w:cs="Arial"/>
          <w:b/>
          <w:sz w:val="24"/>
          <w:szCs w:val="24"/>
        </w:rPr>
      </w:pPr>
      <w:r w:rsidRPr="00D451D2">
        <w:rPr>
          <w:rFonts w:ascii="Arial" w:hAnsi="Arial" w:cs="Arial"/>
          <w:b/>
          <w:sz w:val="24"/>
          <w:szCs w:val="24"/>
        </w:rPr>
        <w:t xml:space="preserve">Gráfico 14: Percentual de estados </w:t>
      </w:r>
      <w:r w:rsidR="0020765B">
        <w:rPr>
          <w:rFonts w:ascii="Arial" w:hAnsi="Arial" w:cs="Arial"/>
          <w:b/>
          <w:sz w:val="24"/>
          <w:szCs w:val="24"/>
        </w:rPr>
        <w:t>segundo</w:t>
      </w:r>
      <w:r w:rsidR="0020765B" w:rsidRPr="00D451D2">
        <w:rPr>
          <w:rFonts w:ascii="Arial" w:hAnsi="Arial" w:cs="Arial"/>
          <w:b/>
          <w:sz w:val="24"/>
          <w:szCs w:val="24"/>
        </w:rPr>
        <w:t xml:space="preserve"> </w:t>
      </w:r>
      <w:r w:rsidRPr="00D451D2">
        <w:rPr>
          <w:rFonts w:ascii="Arial" w:hAnsi="Arial" w:cs="Arial"/>
          <w:b/>
          <w:sz w:val="24"/>
          <w:szCs w:val="24"/>
        </w:rPr>
        <w:t>alocação dos recursos próprios na unidade Orçamentária do Fundo Estadual de Assistência Social (FEAS) - Brasil, 2014 a 2016</w:t>
      </w:r>
    </w:p>
    <w:p w14:paraId="6F20D1C9" w14:textId="77777777" w:rsidR="00D451D2" w:rsidRDefault="00D451D2" w:rsidP="00D451D2">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467119F" wp14:editId="311BF5A7">
            <wp:extent cx="5400040" cy="4335145"/>
            <wp:effectExtent l="0" t="0" r="10160" b="8255"/>
            <wp:docPr id="80" name="Gráfico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rFonts w:ascii="Arial" w:hAnsi="Arial" w:cs="Arial"/>
          <w:sz w:val="18"/>
          <w:szCs w:val="18"/>
        </w:rPr>
        <w:t>Fonte: MDS, Censo SUAS.</w:t>
      </w:r>
    </w:p>
    <w:p w14:paraId="591CEFD3" w14:textId="77777777" w:rsidR="00D451D2" w:rsidRDefault="00D451D2" w:rsidP="00D451D2">
      <w:pPr>
        <w:spacing w:line="360" w:lineRule="auto"/>
        <w:jc w:val="both"/>
        <w:rPr>
          <w:rFonts w:ascii="Arial" w:hAnsi="Arial" w:cs="Arial"/>
          <w:sz w:val="24"/>
          <w:szCs w:val="24"/>
        </w:rPr>
      </w:pPr>
    </w:p>
    <w:p w14:paraId="46294965" w14:textId="77777777" w:rsidR="00D451D2" w:rsidRPr="00D451D2" w:rsidRDefault="00D451D2" w:rsidP="00D451D2">
      <w:pPr>
        <w:spacing w:line="360" w:lineRule="auto"/>
        <w:jc w:val="both"/>
        <w:rPr>
          <w:rFonts w:ascii="Arial" w:hAnsi="Arial" w:cs="Arial"/>
          <w:sz w:val="24"/>
          <w:szCs w:val="24"/>
        </w:rPr>
      </w:pPr>
      <w:r w:rsidRPr="00D451D2">
        <w:rPr>
          <w:rFonts w:ascii="Arial" w:hAnsi="Arial" w:cs="Arial"/>
          <w:sz w:val="24"/>
          <w:szCs w:val="24"/>
        </w:rPr>
        <w:t xml:space="preserve">Em 2016, 23 dos 26 estados (88,5%) realizavam algum cofinanciamento aos municípios, sendo 65,4% (17) fundo-a-fundo, 3,8% (1) por convênio e 19,2% (5) de ambas as formas. Esse número é superior ao observado em 2013, quando 80,8% dos estados (21) realizavam cofinanciamento aos municípios, e ao observado em 2014 e 2015, anos nos quais 84,6% dos estados (22) realizavam cofinanciamento. </w:t>
      </w:r>
    </w:p>
    <w:p w14:paraId="38F17611" w14:textId="77777777" w:rsidR="00D451D2" w:rsidRPr="00D451D2" w:rsidRDefault="00D451D2" w:rsidP="00D451D2">
      <w:pPr>
        <w:spacing w:line="360" w:lineRule="auto"/>
        <w:jc w:val="both"/>
        <w:rPr>
          <w:rFonts w:ascii="Arial" w:hAnsi="Arial" w:cs="Arial"/>
          <w:sz w:val="24"/>
          <w:szCs w:val="24"/>
        </w:rPr>
      </w:pPr>
      <w:r w:rsidRPr="00D451D2">
        <w:rPr>
          <w:rFonts w:ascii="Arial" w:hAnsi="Arial" w:cs="Arial"/>
          <w:sz w:val="24"/>
          <w:szCs w:val="24"/>
        </w:rPr>
        <w:lastRenderedPageBreak/>
        <w:t xml:space="preserve">Foi observada redução no percentual de estados que realizavam cofinanciamento por convênio: o número passou de 15,4% </w:t>
      </w:r>
      <w:r w:rsidR="0040183C">
        <w:rPr>
          <w:rFonts w:ascii="Arial" w:hAnsi="Arial" w:cs="Arial"/>
          <w:sz w:val="24"/>
          <w:szCs w:val="24"/>
        </w:rPr>
        <w:t xml:space="preserve">(4) </w:t>
      </w:r>
      <w:r w:rsidRPr="00D451D2">
        <w:rPr>
          <w:rFonts w:ascii="Arial" w:hAnsi="Arial" w:cs="Arial"/>
          <w:sz w:val="24"/>
          <w:szCs w:val="24"/>
        </w:rPr>
        <w:t xml:space="preserve">em </w:t>
      </w:r>
      <w:r w:rsidR="0040183C">
        <w:rPr>
          <w:rFonts w:ascii="Arial" w:hAnsi="Arial" w:cs="Arial"/>
          <w:sz w:val="24"/>
          <w:szCs w:val="24"/>
        </w:rPr>
        <w:t>2013 para 3,8% (1) em 2016 (Gráfico 15).</w:t>
      </w:r>
    </w:p>
    <w:p w14:paraId="224B43DE" w14:textId="77777777" w:rsidR="00D451D2" w:rsidRDefault="00D451D2" w:rsidP="00D451D2">
      <w:pPr>
        <w:spacing w:line="360" w:lineRule="auto"/>
        <w:jc w:val="both"/>
        <w:rPr>
          <w:rFonts w:ascii="Arial" w:hAnsi="Arial" w:cs="Arial"/>
          <w:sz w:val="24"/>
          <w:szCs w:val="24"/>
        </w:rPr>
      </w:pPr>
      <w:r w:rsidRPr="00D451D2">
        <w:rPr>
          <w:rFonts w:ascii="Arial" w:hAnsi="Arial" w:cs="Arial"/>
          <w:sz w:val="24"/>
          <w:szCs w:val="24"/>
        </w:rPr>
        <w:t>Quando se observa a distribuição dos estados que realizam cofinanciamento aos municípios por região, verifica-se que todos os estados das regiões Sudeste e Sul realizam cofinanciamento.</w:t>
      </w:r>
    </w:p>
    <w:p w14:paraId="3C775F62" w14:textId="77777777" w:rsidR="00D451D2" w:rsidRDefault="00D451D2" w:rsidP="00D451D2">
      <w:pPr>
        <w:autoSpaceDE w:val="0"/>
        <w:autoSpaceDN w:val="0"/>
        <w:adjustRightInd w:val="0"/>
        <w:spacing w:after="0" w:line="240" w:lineRule="auto"/>
        <w:jc w:val="both"/>
        <w:rPr>
          <w:rFonts w:ascii="Arial" w:hAnsi="Arial" w:cs="Arial"/>
          <w:b/>
          <w:sz w:val="24"/>
          <w:szCs w:val="24"/>
        </w:rPr>
      </w:pPr>
      <w:r w:rsidRPr="00D451D2">
        <w:rPr>
          <w:rFonts w:ascii="Arial" w:hAnsi="Arial" w:cs="Arial"/>
          <w:b/>
          <w:sz w:val="24"/>
          <w:szCs w:val="24"/>
        </w:rPr>
        <w:t>Gráfico 15: Percentual de estados segundo realização de cofinanciamento aos municípios - Brasil, 2013 a 2016</w:t>
      </w:r>
    </w:p>
    <w:p w14:paraId="4A93143C" w14:textId="77777777" w:rsidR="00D451D2" w:rsidRDefault="00D451D2" w:rsidP="00D451D2">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18ABC8EF" wp14:editId="11483452">
            <wp:extent cx="5400040" cy="2164715"/>
            <wp:effectExtent l="0" t="0" r="10160" b="6985"/>
            <wp:docPr id="81" name="Gráfico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rFonts w:ascii="Arial" w:hAnsi="Arial" w:cs="Arial"/>
          <w:sz w:val="18"/>
          <w:szCs w:val="18"/>
        </w:rPr>
        <w:t>Fonte: MDS, Censo SUAS.</w:t>
      </w:r>
    </w:p>
    <w:p w14:paraId="077C0F47" w14:textId="77777777" w:rsidR="0040183C" w:rsidRPr="0040183C" w:rsidRDefault="0040183C" w:rsidP="0040183C">
      <w:pPr>
        <w:spacing w:line="360" w:lineRule="auto"/>
        <w:jc w:val="both"/>
        <w:rPr>
          <w:rFonts w:ascii="Arial" w:hAnsi="Arial" w:cs="Arial"/>
          <w:sz w:val="24"/>
          <w:szCs w:val="24"/>
        </w:rPr>
      </w:pPr>
    </w:p>
    <w:p w14:paraId="3D62C33A" w14:textId="77777777" w:rsidR="0040183C" w:rsidRPr="0040183C" w:rsidRDefault="0040183C" w:rsidP="0040183C">
      <w:pPr>
        <w:spacing w:line="360" w:lineRule="auto"/>
        <w:jc w:val="both"/>
        <w:rPr>
          <w:rFonts w:ascii="Arial" w:hAnsi="Arial" w:cs="Arial"/>
          <w:sz w:val="24"/>
          <w:szCs w:val="24"/>
        </w:rPr>
      </w:pPr>
      <w:r w:rsidRPr="0040183C">
        <w:rPr>
          <w:rFonts w:ascii="Arial" w:hAnsi="Arial" w:cs="Arial"/>
          <w:sz w:val="24"/>
          <w:szCs w:val="24"/>
        </w:rPr>
        <w:t xml:space="preserve">Dos 23 estados que realizavam cofinanciamento em 2016, 22 (95,7%) destinavam os recursos para o serviço de proteção social básica e 21 (91,3%) para o serviço de proteção social especial de média complexidade. Quatro estados (17,4% dos estados que realizavam cofinanciamento em 2016) destinavam o cofinanciamento ao incentivo financeiro para gestão do SUAS. </w:t>
      </w:r>
    </w:p>
    <w:p w14:paraId="10E856E6" w14:textId="77777777" w:rsidR="00D451D2" w:rsidRDefault="0040183C" w:rsidP="0040183C">
      <w:pPr>
        <w:spacing w:line="360" w:lineRule="auto"/>
        <w:jc w:val="both"/>
        <w:rPr>
          <w:rFonts w:ascii="Arial" w:hAnsi="Arial" w:cs="Arial"/>
          <w:sz w:val="24"/>
          <w:szCs w:val="24"/>
        </w:rPr>
      </w:pPr>
      <w:r w:rsidRPr="0040183C">
        <w:rPr>
          <w:rFonts w:ascii="Arial" w:hAnsi="Arial" w:cs="Arial"/>
          <w:sz w:val="24"/>
          <w:szCs w:val="24"/>
        </w:rPr>
        <w:t>Quando comparado aos anos anteriores, 2016 foi o ano em que mais estados destinavam os recursos do cofinanciamento para serviços de proteção social básica, especial de média complexidade e incentivo financeiro para gestão do SUAS. Entre 2015 e 2016 houve redução de um estado entre aqueles que destinavam recursos do cofinanciamento para benefícios eventuais</w:t>
      </w:r>
      <w:r w:rsidR="000E170C">
        <w:rPr>
          <w:rFonts w:ascii="Arial" w:hAnsi="Arial" w:cs="Arial"/>
          <w:sz w:val="24"/>
          <w:szCs w:val="24"/>
        </w:rPr>
        <w:t xml:space="preserve"> (Gráfico 16)</w:t>
      </w:r>
      <w:r w:rsidRPr="0040183C">
        <w:rPr>
          <w:rFonts w:ascii="Arial" w:hAnsi="Arial" w:cs="Arial"/>
          <w:sz w:val="24"/>
          <w:szCs w:val="24"/>
        </w:rPr>
        <w:t>.</w:t>
      </w:r>
    </w:p>
    <w:p w14:paraId="3C5A6C54" w14:textId="77777777" w:rsidR="000E170C" w:rsidRDefault="000E170C" w:rsidP="000E170C">
      <w:pPr>
        <w:autoSpaceDE w:val="0"/>
        <w:autoSpaceDN w:val="0"/>
        <w:adjustRightInd w:val="0"/>
        <w:spacing w:after="0" w:line="240" w:lineRule="auto"/>
        <w:jc w:val="both"/>
        <w:rPr>
          <w:rFonts w:ascii="Arial" w:hAnsi="Arial" w:cs="Arial"/>
          <w:b/>
          <w:sz w:val="24"/>
          <w:szCs w:val="24"/>
        </w:rPr>
      </w:pPr>
      <w:r w:rsidRPr="000E170C">
        <w:rPr>
          <w:rFonts w:ascii="Arial" w:hAnsi="Arial" w:cs="Arial"/>
          <w:b/>
          <w:sz w:val="24"/>
          <w:szCs w:val="24"/>
        </w:rPr>
        <w:t>Gráfico 16: Número de estados segundo a destinação dos recursos transferidos aos municípios - Brasil, 2013 a 2016</w:t>
      </w:r>
    </w:p>
    <w:p w14:paraId="73FAA3E3" w14:textId="77777777" w:rsidR="000E170C" w:rsidRDefault="000E170C" w:rsidP="000E170C">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1A0BE9CF" wp14:editId="561570A1">
            <wp:extent cx="5400040" cy="3256280"/>
            <wp:effectExtent l="0" t="0" r="10160" b="1270"/>
            <wp:docPr id="82" name="Gráfico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ascii="Arial" w:hAnsi="Arial" w:cs="Arial"/>
          <w:sz w:val="18"/>
          <w:szCs w:val="18"/>
        </w:rPr>
        <w:t>Fonte: MDS, Censo SUAS.</w:t>
      </w:r>
    </w:p>
    <w:p w14:paraId="716E1F57" w14:textId="77777777" w:rsidR="00253C6E" w:rsidRDefault="00253C6E" w:rsidP="00253C6E">
      <w:pPr>
        <w:spacing w:line="360" w:lineRule="auto"/>
        <w:jc w:val="both"/>
        <w:rPr>
          <w:rFonts w:ascii="Arial" w:hAnsi="Arial" w:cs="Arial"/>
          <w:sz w:val="24"/>
          <w:szCs w:val="24"/>
        </w:rPr>
      </w:pPr>
    </w:p>
    <w:p w14:paraId="28B551C1" w14:textId="39C7F006" w:rsidR="00253C6E" w:rsidRPr="00253C6E" w:rsidRDefault="00253C6E" w:rsidP="00253C6E">
      <w:pPr>
        <w:spacing w:line="360" w:lineRule="auto"/>
        <w:jc w:val="both"/>
        <w:rPr>
          <w:rFonts w:ascii="Arial" w:hAnsi="Arial" w:cs="Arial"/>
          <w:sz w:val="24"/>
          <w:szCs w:val="24"/>
        </w:rPr>
      </w:pPr>
      <w:r w:rsidRPr="00253C6E">
        <w:rPr>
          <w:rFonts w:ascii="Arial" w:hAnsi="Arial" w:cs="Arial"/>
          <w:sz w:val="24"/>
          <w:szCs w:val="24"/>
        </w:rPr>
        <w:t>Considerando-se as categorias de organização do cofinanciamento fundo-a-fundo (por serviços socioassistenciais, por tipo de proteção, comum a todos os serviços ou outra), verificou-se que em 2016 10 estados realizavam o cofinanciamento por nível de proteção (45,5% dos 22 estados que realizavam cofinanciamento fundo-a-fundo), enquanto 7 realizavam por serviço Socioassistencial (31,8%), 3 tinham o cofinanciamento comum a todos os serviços socioassistenciais (13,6%) e 2 tinham outra organização (9,1%).</w:t>
      </w:r>
    </w:p>
    <w:p w14:paraId="4F0E2A69" w14:textId="77777777" w:rsidR="00253C6E" w:rsidRPr="00253C6E" w:rsidRDefault="00253C6E" w:rsidP="00253C6E">
      <w:pPr>
        <w:spacing w:line="360" w:lineRule="auto"/>
        <w:jc w:val="both"/>
        <w:rPr>
          <w:rFonts w:ascii="Arial" w:hAnsi="Arial" w:cs="Arial"/>
          <w:sz w:val="24"/>
          <w:szCs w:val="24"/>
        </w:rPr>
      </w:pPr>
      <w:r w:rsidRPr="00253C6E">
        <w:rPr>
          <w:rFonts w:ascii="Arial" w:hAnsi="Arial" w:cs="Arial"/>
          <w:sz w:val="24"/>
          <w:szCs w:val="24"/>
        </w:rPr>
        <w:t>Dos 10 estados que realizavam cofinanciamento por nível de proteção, 4 (18,2% do total) não tinham frequência regular, 2 (9,1%) realizavam men</w:t>
      </w:r>
      <w:r>
        <w:rPr>
          <w:rFonts w:ascii="Arial" w:hAnsi="Arial" w:cs="Arial"/>
          <w:sz w:val="24"/>
          <w:szCs w:val="24"/>
        </w:rPr>
        <w:t>salmente e 2 (9,1%) anualmente.</w:t>
      </w:r>
    </w:p>
    <w:p w14:paraId="6D7DDB0E" w14:textId="77777777" w:rsidR="000E170C" w:rsidRDefault="00253C6E" w:rsidP="00253C6E">
      <w:pPr>
        <w:spacing w:line="360" w:lineRule="auto"/>
        <w:jc w:val="both"/>
        <w:rPr>
          <w:rFonts w:ascii="Arial" w:hAnsi="Arial" w:cs="Arial"/>
          <w:sz w:val="24"/>
          <w:szCs w:val="24"/>
        </w:rPr>
      </w:pPr>
      <w:r w:rsidRPr="00253C6E">
        <w:rPr>
          <w:rFonts w:ascii="Arial" w:hAnsi="Arial" w:cs="Arial"/>
          <w:sz w:val="24"/>
          <w:szCs w:val="24"/>
        </w:rPr>
        <w:t>Entre os 7 estados que realizavam o cofinanciamento por serviço socioassistencial, 2 (9,1%) realizavam sem frequência regular e 2 (9,1%) anualmente. Os dois estados que tinham outra organização realizavam repasses trimestrais</w:t>
      </w:r>
      <w:r>
        <w:rPr>
          <w:rFonts w:ascii="Arial" w:hAnsi="Arial" w:cs="Arial"/>
          <w:sz w:val="24"/>
          <w:szCs w:val="24"/>
        </w:rPr>
        <w:t xml:space="preserve"> (Gráfico 17)</w:t>
      </w:r>
      <w:r w:rsidRPr="00253C6E">
        <w:rPr>
          <w:rFonts w:ascii="Arial" w:hAnsi="Arial" w:cs="Arial"/>
          <w:sz w:val="24"/>
          <w:szCs w:val="24"/>
        </w:rPr>
        <w:t>.</w:t>
      </w:r>
    </w:p>
    <w:p w14:paraId="10498AEB" w14:textId="70ACB4BA" w:rsidR="00253C6E" w:rsidRDefault="00253C6E" w:rsidP="00253C6E">
      <w:pPr>
        <w:autoSpaceDE w:val="0"/>
        <w:autoSpaceDN w:val="0"/>
        <w:adjustRightInd w:val="0"/>
        <w:spacing w:after="0" w:line="240" w:lineRule="auto"/>
        <w:jc w:val="both"/>
        <w:rPr>
          <w:rFonts w:ascii="Arial" w:hAnsi="Arial" w:cs="Arial"/>
          <w:b/>
          <w:sz w:val="24"/>
          <w:szCs w:val="24"/>
        </w:rPr>
      </w:pPr>
      <w:r w:rsidRPr="00253C6E">
        <w:rPr>
          <w:rFonts w:ascii="Arial" w:hAnsi="Arial" w:cs="Arial"/>
          <w:b/>
          <w:sz w:val="24"/>
          <w:szCs w:val="24"/>
        </w:rPr>
        <w:t xml:space="preserve">Gráfico 17: Número de estados </w:t>
      </w:r>
      <w:r w:rsidR="0020765B">
        <w:rPr>
          <w:rFonts w:ascii="Arial" w:hAnsi="Arial" w:cs="Arial"/>
          <w:b/>
          <w:sz w:val="24"/>
          <w:szCs w:val="24"/>
        </w:rPr>
        <w:t>segundo</w:t>
      </w:r>
      <w:r w:rsidR="0020765B" w:rsidRPr="00253C6E">
        <w:rPr>
          <w:rFonts w:ascii="Arial" w:hAnsi="Arial" w:cs="Arial"/>
          <w:b/>
          <w:sz w:val="24"/>
          <w:szCs w:val="24"/>
        </w:rPr>
        <w:t xml:space="preserve"> </w:t>
      </w:r>
      <w:r w:rsidRPr="00253C6E">
        <w:rPr>
          <w:rFonts w:ascii="Arial" w:hAnsi="Arial" w:cs="Arial"/>
          <w:b/>
          <w:sz w:val="24"/>
          <w:szCs w:val="24"/>
        </w:rPr>
        <w:t>organização e periodicidade do cofinanciamento fundo-a-fundo - Brasil, 2016</w:t>
      </w:r>
    </w:p>
    <w:p w14:paraId="70632353" w14:textId="77777777" w:rsidR="00253C6E" w:rsidRDefault="00253C6E" w:rsidP="00253C6E">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F8EC6CE" wp14:editId="736D790A">
            <wp:extent cx="5400040" cy="3575685"/>
            <wp:effectExtent l="0" t="0" r="10160" b="5715"/>
            <wp:docPr id="84" name="Gráfico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rFonts w:ascii="Arial" w:hAnsi="Arial" w:cs="Arial"/>
          <w:sz w:val="18"/>
          <w:szCs w:val="18"/>
        </w:rPr>
        <w:t>Fonte: MDS, Censo SUAS.</w:t>
      </w:r>
    </w:p>
    <w:p w14:paraId="264F0BB5" w14:textId="77777777" w:rsidR="000624DE" w:rsidRDefault="000624DE" w:rsidP="000624DE">
      <w:pPr>
        <w:spacing w:line="360" w:lineRule="auto"/>
        <w:jc w:val="both"/>
        <w:rPr>
          <w:rFonts w:ascii="Arial" w:hAnsi="Arial" w:cs="Arial"/>
          <w:sz w:val="24"/>
          <w:szCs w:val="24"/>
        </w:rPr>
      </w:pPr>
    </w:p>
    <w:p w14:paraId="4180EF9A" w14:textId="77777777" w:rsidR="000624DE" w:rsidRPr="000624DE" w:rsidRDefault="000624DE" w:rsidP="000624DE">
      <w:pPr>
        <w:spacing w:line="360" w:lineRule="auto"/>
        <w:jc w:val="both"/>
        <w:rPr>
          <w:rFonts w:ascii="Arial" w:hAnsi="Arial" w:cs="Arial"/>
          <w:sz w:val="24"/>
          <w:szCs w:val="24"/>
        </w:rPr>
      </w:pPr>
      <w:r w:rsidRPr="000624DE">
        <w:rPr>
          <w:rFonts w:ascii="Arial" w:hAnsi="Arial" w:cs="Arial"/>
          <w:sz w:val="24"/>
          <w:szCs w:val="24"/>
        </w:rPr>
        <w:t>Em 2016, todos os estados informaram prestar alguma modalidade de apoio técnico aos municípios. Os maiores percentuais observados referiam-se ao assessoramento técnico de forma presencial no município, ofertado por 96,2% dos estados (25). Os menores percentuais eram referentes a capacitações à distância, realizadas por 26,9% dos estados. Outras formas além das discriminadas eram o</w:t>
      </w:r>
      <w:r>
        <w:rPr>
          <w:rFonts w:ascii="Arial" w:hAnsi="Arial" w:cs="Arial"/>
          <w:sz w:val="24"/>
          <w:szCs w:val="24"/>
        </w:rPr>
        <w:t>fertadas por 15,4% dos estados.</w:t>
      </w:r>
    </w:p>
    <w:p w14:paraId="0A74C06A" w14:textId="77777777" w:rsidR="00253C6E" w:rsidRDefault="000624DE" w:rsidP="000624DE">
      <w:pPr>
        <w:spacing w:line="360" w:lineRule="auto"/>
        <w:jc w:val="both"/>
        <w:rPr>
          <w:rFonts w:ascii="Arial" w:hAnsi="Arial" w:cs="Arial"/>
          <w:sz w:val="24"/>
          <w:szCs w:val="24"/>
        </w:rPr>
      </w:pPr>
      <w:r w:rsidRPr="000624DE">
        <w:rPr>
          <w:rFonts w:ascii="Arial" w:hAnsi="Arial" w:cs="Arial"/>
          <w:sz w:val="24"/>
          <w:szCs w:val="24"/>
        </w:rPr>
        <w:t>Entre 2013 e 2016 o percentual de estados que prestavam assessoramento técnico a distância aumentou, passando de 61,5% em 2013 para 92,3% em 2016. O percentual de estados que prestava capacitações à distância, por sua vez, diminuiu, passando de 42</w:t>
      </w:r>
      <w:r>
        <w:rPr>
          <w:rFonts w:ascii="Arial" w:hAnsi="Arial" w:cs="Arial"/>
          <w:sz w:val="24"/>
          <w:szCs w:val="24"/>
        </w:rPr>
        <w:t>,3% em 2013 para 26,9% em 2016 (Gráfico 18)</w:t>
      </w:r>
      <w:r w:rsidRPr="000624DE">
        <w:rPr>
          <w:rFonts w:ascii="Arial" w:hAnsi="Arial" w:cs="Arial"/>
          <w:sz w:val="24"/>
          <w:szCs w:val="24"/>
        </w:rPr>
        <w:t>.</w:t>
      </w:r>
    </w:p>
    <w:p w14:paraId="3C065157" w14:textId="77777777" w:rsidR="000624DE" w:rsidRDefault="000624DE" w:rsidP="000624DE">
      <w:pPr>
        <w:autoSpaceDE w:val="0"/>
        <w:autoSpaceDN w:val="0"/>
        <w:adjustRightInd w:val="0"/>
        <w:spacing w:after="0" w:line="240" w:lineRule="auto"/>
        <w:jc w:val="both"/>
        <w:rPr>
          <w:rFonts w:ascii="Arial" w:hAnsi="Arial" w:cs="Arial"/>
          <w:b/>
          <w:sz w:val="24"/>
          <w:szCs w:val="24"/>
        </w:rPr>
      </w:pPr>
      <w:r w:rsidRPr="000624DE">
        <w:rPr>
          <w:rFonts w:ascii="Arial" w:hAnsi="Arial" w:cs="Arial"/>
          <w:b/>
          <w:sz w:val="24"/>
          <w:szCs w:val="24"/>
        </w:rPr>
        <w:t>Gráfico 18: Percentual de estados segundo formas de apoio técnico aos municípios - Brasil, 2013 a 2016</w:t>
      </w:r>
    </w:p>
    <w:p w14:paraId="596B3E3C" w14:textId="77777777" w:rsidR="000624DE" w:rsidRDefault="000624DE" w:rsidP="000624DE">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49C97B47" wp14:editId="518B3C5E">
            <wp:extent cx="5400040" cy="2811780"/>
            <wp:effectExtent l="0" t="0" r="10160" b="7620"/>
            <wp:docPr id="85" name="Gráfico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rFonts w:ascii="Arial" w:hAnsi="Arial" w:cs="Arial"/>
          <w:sz w:val="18"/>
          <w:szCs w:val="18"/>
        </w:rPr>
        <w:t>Fonte: MDS, Censo SUAS.</w:t>
      </w:r>
    </w:p>
    <w:p w14:paraId="023F7684" w14:textId="77777777" w:rsidR="002C461A" w:rsidRDefault="002C461A" w:rsidP="002C461A">
      <w:pPr>
        <w:spacing w:line="360" w:lineRule="auto"/>
        <w:jc w:val="both"/>
        <w:rPr>
          <w:rFonts w:ascii="Arial" w:hAnsi="Arial" w:cs="Arial"/>
          <w:sz w:val="24"/>
          <w:szCs w:val="24"/>
        </w:rPr>
      </w:pPr>
    </w:p>
    <w:p w14:paraId="57B25CF3" w14:textId="77777777" w:rsidR="002C461A" w:rsidRPr="002C461A" w:rsidRDefault="002C461A" w:rsidP="002C461A">
      <w:pPr>
        <w:spacing w:line="360" w:lineRule="auto"/>
        <w:jc w:val="both"/>
        <w:rPr>
          <w:rFonts w:ascii="Arial" w:hAnsi="Arial" w:cs="Arial"/>
          <w:sz w:val="24"/>
          <w:szCs w:val="24"/>
        </w:rPr>
      </w:pPr>
      <w:r w:rsidRPr="002C461A">
        <w:rPr>
          <w:rFonts w:ascii="Arial" w:hAnsi="Arial" w:cs="Arial"/>
          <w:sz w:val="24"/>
          <w:szCs w:val="24"/>
        </w:rPr>
        <w:t>As Secretarias Estaduais de Assistência Social dos Estados de Rondônia, Roraima, Ceará, Sergipe e Paraná declaram ter realizado visitas técnicas em todos os seu</w:t>
      </w:r>
      <w:r>
        <w:rPr>
          <w:rFonts w:ascii="Arial" w:hAnsi="Arial" w:cs="Arial"/>
          <w:sz w:val="24"/>
          <w:szCs w:val="24"/>
        </w:rPr>
        <w:t>s</w:t>
      </w:r>
      <w:r w:rsidRPr="002C461A">
        <w:rPr>
          <w:rFonts w:ascii="Arial" w:hAnsi="Arial" w:cs="Arial"/>
          <w:sz w:val="24"/>
          <w:szCs w:val="24"/>
        </w:rPr>
        <w:t xml:space="preserve"> municípios.</w:t>
      </w:r>
    </w:p>
    <w:p w14:paraId="70A4BC8E" w14:textId="77777777" w:rsidR="000624DE" w:rsidRDefault="002C461A" w:rsidP="002C461A">
      <w:pPr>
        <w:spacing w:line="360" w:lineRule="auto"/>
        <w:jc w:val="both"/>
        <w:rPr>
          <w:rFonts w:ascii="Arial" w:hAnsi="Arial" w:cs="Arial"/>
          <w:sz w:val="24"/>
          <w:szCs w:val="24"/>
        </w:rPr>
      </w:pPr>
      <w:r w:rsidRPr="002C461A">
        <w:rPr>
          <w:rFonts w:ascii="Arial" w:hAnsi="Arial" w:cs="Arial"/>
          <w:sz w:val="24"/>
          <w:szCs w:val="24"/>
        </w:rPr>
        <w:t>Por outro lado, a Secretaria Estadual do Amapá não realizou nenhuma visita</w:t>
      </w:r>
      <w:r>
        <w:rPr>
          <w:rFonts w:ascii="Arial" w:hAnsi="Arial" w:cs="Arial"/>
          <w:sz w:val="24"/>
          <w:szCs w:val="24"/>
        </w:rPr>
        <w:t xml:space="preserve"> (Gráfico 19)</w:t>
      </w:r>
      <w:r w:rsidRPr="002C461A">
        <w:rPr>
          <w:rFonts w:ascii="Arial" w:hAnsi="Arial" w:cs="Arial"/>
          <w:sz w:val="24"/>
          <w:szCs w:val="24"/>
        </w:rPr>
        <w:t>.</w:t>
      </w:r>
    </w:p>
    <w:p w14:paraId="7AE2821A" w14:textId="77777777" w:rsidR="002C461A" w:rsidRDefault="002C461A" w:rsidP="002C461A">
      <w:pPr>
        <w:autoSpaceDE w:val="0"/>
        <w:autoSpaceDN w:val="0"/>
        <w:adjustRightInd w:val="0"/>
        <w:spacing w:after="0" w:line="240" w:lineRule="auto"/>
        <w:jc w:val="both"/>
        <w:rPr>
          <w:rFonts w:ascii="Arial" w:hAnsi="Arial" w:cs="Arial"/>
          <w:b/>
          <w:sz w:val="24"/>
          <w:szCs w:val="24"/>
        </w:rPr>
      </w:pPr>
      <w:r w:rsidRPr="002C461A">
        <w:rPr>
          <w:rFonts w:ascii="Arial" w:hAnsi="Arial" w:cs="Arial"/>
          <w:b/>
          <w:sz w:val="24"/>
          <w:szCs w:val="24"/>
        </w:rPr>
        <w:t>Gráfico 19: Percentual de municípios do estado que receberam visitas técnicas da Secretaria Estadual de Assistência Social no ano de 2015 - Brasil, 2016</w:t>
      </w:r>
    </w:p>
    <w:p w14:paraId="5EA61CA6" w14:textId="77777777" w:rsidR="002C461A" w:rsidRDefault="002C461A" w:rsidP="002C461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597B95D" wp14:editId="08AF0F1D">
            <wp:extent cx="5400040" cy="4638675"/>
            <wp:effectExtent l="0" t="0" r="10160" b="9525"/>
            <wp:docPr id="86" name="Gráfico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rFonts w:ascii="Arial" w:hAnsi="Arial" w:cs="Arial"/>
          <w:sz w:val="18"/>
          <w:szCs w:val="18"/>
        </w:rPr>
        <w:t>Fonte: MDS, Censo SUAS.</w:t>
      </w:r>
    </w:p>
    <w:p w14:paraId="25A5FA3A" w14:textId="77777777" w:rsidR="00071645" w:rsidRDefault="00071645" w:rsidP="00071645">
      <w:pPr>
        <w:spacing w:line="360" w:lineRule="auto"/>
        <w:jc w:val="both"/>
        <w:rPr>
          <w:rFonts w:ascii="Arial" w:hAnsi="Arial" w:cs="Arial"/>
          <w:sz w:val="24"/>
          <w:szCs w:val="24"/>
        </w:rPr>
      </w:pPr>
    </w:p>
    <w:p w14:paraId="6B7D4874"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 xml:space="preserve">De acordo com o artigo 136 da NOB SUAS 2012, as Comissões Intergestores Bipartite (CIBs) devem contar com representação do estado e dos municípios, considerando o porte dos municípios e sua distribuição regional. A composição deve se dar da seguinte forma: 6 representantes do Estado e seus respectivos suplentes, indicados pelo gestor estadual da política de assistência social; 6 representantes dos Municípios e seus respectivos suplentes, indicados pelo COEGEMAS, observando a representação regional e o porte dos municípios, de acordo com o estabelecido na PNAS, sendo: 2 representantes de municípios de pequeno porte I; 1 representante de municípios de pequeno porte II; 1 representante de municípios de médio porte; 1 representante de municípios de grande porte; e 1 representante da capital do Estado. A NOB SUAS 2012 prevê a possibilidade de alterações na composição da CIB conforme especificidades regionais. São previstas tanto possibilidades de ampliação, de forma a aumentar </w:t>
      </w:r>
      <w:r w:rsidRPr="00071645">
        <w:rPr>
          <w:rFonts w:ascii="Arial" w:hAnsi="Arial" w:cs="Arial"/>
          <w:sz w:val="24"/>
          <w:szCs w:val="24"/>
        </w:rPr>
        <w:lastRenderedPageBreak/>
        <w:t>a representação estadual e municipal, quanto de modificação, caso não seja possível observar a proporção de porte de municípios prevista. Não é permitida, contudo, a redução do número de representantes de cada ente federativo.</w:t>
      </w:r>
    </w:p>
    <w:p w14:paraId="40516B9F"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Em 2016, verificou-se que em 11 estados (42,3% do total) a composição da CIB estava em consonância ao disposto na NOB SUAS 2012, considerando os representantes titulares e suplentes. Em 20 estados (76,9%) havia o mesmo número de representantes da gestão estadual e da gestão municipal, entre titulares e suplentes. Em 4 estados (15,4%) havia mais representantes da gestão municipal e em 2 estados (7,7%) mais representantes da gestão estadual.</w:t>
      </w:r>
    </w:p>
    <w:p w14:paraId="0E9A98BE"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No que se refere à representação da gestão estadual, observou-se que 20 estados (76,9%) tinham 6 representantes na CIB, titulares e suplentes, 3 estados (11,5%) tinham 3 representantes, 2 estados (7,7%) tinham 7 representantes e 1 estado (3,8%) tinha 8 representantes.</w:t>
      </w:r>
    </w:p>
    <w:p w14:paraId="5BE26CAA"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Sobre as representações dos municípios, tem-se que: 19 estados (73,1%) tinham 2 representes titulares de municípios de pequeno porte I na CIB, e 16 (61,5%) dois representes suplentes. Em 4 estados (15,4%) havia mais de 2 representes titulares de municípios de pequeno porte I, e em 3 havia apenas um</w:t>
      </w:r>
      <w:r w:rsidR="000E40CA">
        <w:rPr>
          <w:rFonts w:ascii="Arial" w:hAnsi="Arial" w:cs="Arial"/>
          <w:sz w:val="24"/>
          <w:szCs w:val="24"/>
        </w:rPr>
        <w:t xml:space="preserve"> representante titular (11,5%).</w:t>
      </w:r>
    </w:p>
    <w:p w14:paraId="186FA614"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Em 20 estados (76,9%), os municípios de pequeno porte II tinham 1 represente titular na CIB, em 5 estados (19,2%) mais de dois representantes e em 1 estado não havia representante titular de município de pequeno porte II na CIB.</w:t>
      </w:r>
    </w:p>
    <w:p w14:paraId="0E430B76"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Em 22 estados (84,6%) os municípios de médio porte tinham 1 representante titular na CIB.  Em 2 estados havia mais de 1 represente titular e em 2 não havia representante titular de municípios de médio porte.</w:t>
      </w:r>
    </w:p>
    <w:p w14:paraId="3D1B5834"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A existência de um representante titular dos municípios de grande porte era observada em 23 estados (88,5%). Em 1 estado havia mais de um representante e em outros 2 não havia representante titular de municípios de grande porte.</w:t>
      </w:r>
    </w:p>
    <w:p w14:paraId="5D138E6B"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 xml:space="preserve">Sobre a representação de metrópoles ou capitais, verifica-se que em 23 estados (88,5%) havia um represente titular na CIB, e em 3 estados não havia representante titular. Sobre os representes suplentes, tem-se que em 20 estados </w:t>
      </w:r>
      <w:r w:rsidRPr="00071645">
        <w:rPr>
          <w:rFonts w:ascii="Arial" w:hAnsi="Arial" w:cs="Arial"/>
          <w:sz w:val="24"/>
          <w:szCs w:val="24"/>
        </w:rPr>
        <w:lastRenderedPageBreak/>
        <w:t>(76,9%) havia um represente, e em 6 (23,1%) não havia representante</w:t>
      </w:r>
      <w:r w:rsidR="00B13E7B">
        <w:rPr>
          <w:rFonts w:ascii="Arial" w:hAnsi="Arial" w:cs="Arial"/>
          <w:sz w:val="24"/>
          <w:szCs w:val="24"/>
        </w:rPr>
        <w:t xml:space="preserve"> (Tabela 4)</w:t>
      </w:r>
      <w:r w:rsidRPr="00071645">
        <w:rPr>
          <w:rFonts w:ascii="Arial" w:hAnsi="Arial" w:cs="Arial"/>
          <w:sz w:val="24"/>
          <w:szCs w:val="24"/>
        </w:rPr>
        <w:t>.</w:t>
      </w:r>
    </w:p>
    <w:p w14:paraId="524B7C4E" w14:textId="77777777" w:rsidR="00071645" w:rsidRPr="00071645" w:rsidRDefault="00071645" w:rsidP="00071645">
      <w:pPr>
        <w:spacing w:line="360" w:lineRule="auto"/>
        <w:jc w:val="both"/>
        <w:rPr>
          <w:rFonts w:ascii="Arial" w:hAnsi="Arial" w:cs="Arial"/>
          <w:sz w:val="24"/>
          <w:szCs w:val="24"/>
        </w:rPr>
      </w:pPr>
      <w:r w:rsidRPr="00071645">
        <w:rPr>
          <w:rFonts w:ascii="Arial" w:hAnsi="Arial" w:cs="Arial"/>
          <w:sz w:val="24"/>
          <w:szCs w:val="24"/>
        </w:rPr>
        <w:t>Em 19 estados (73,1%) há critério de representação regional na CIB e em 18 deles (94,7% do total de estados em que há critério de representação regional) há rotatividade da representação de por região.</w:t>
      </w:r>
    </w:p>
    <w:p w14:paraId="34ECA995" w14:textId="77777777" w:rsidR="002C461A" w:rsidRDefault="00071645" w:rsidP="00071645">
      <w:pPr>
        <w:spacing w:line="360" w:lineRule="auto"/>
        <w:jc w:val="both"/>
        <w:rPr>
          <w:rFonts w:ascii="Arial" w:hAnsi="Arial" w:cs="Arial"/>
          <w:sz w:val="24"/>
          <w:szCs w:val="24"/>
        </w:rPr>
      </w:pPr>
      <w:r w:rsidRPr="00071645">
        <w:rPr>
          <w:rFonts w:ascii="Arial" w:hAnsi="Arial" w:cs="Arial"/>
          <w:sz w:val="24"/>
          <w:szCs w:val="24"/>
        </w:rPr>
        <w:t>Todos os estados declararam que os representantes municipais foram indicados pelo Colegiado Estadual de Gestores Municipais de Assistência Social (COEGEMAS ou similar).</w:t>
      </w:r>
    </w:p>
    <w:p w14:paraId="76328C85" w14:textId="77777777" w:rsidR="000E40CA" w:rsidRDefault="000E40CA" w:rsidP="000E40CA">
      <w:pPr>
        <w:autoSpaceDE w:val="0"/>
        <w:autoSpaceDN w:val="0"/>
        <w:adjustRightInd w:val="0"/>
        <w:spacing w:after="0" w:line="240" w:lineRule="auto"/>
        <w:jc w:val="both"/>
        <w:rPr>
          <w:rFonts w:ascii="Arial" w:hAnsi="Arial" w:cs="Arial"/>
          <w:b/>
          <w:sz w:val="24"/>
          <w:szCs w:val="24"/>
        </w:rPr>
      </w:pPr>
      <w:r w:rsidRPr="000E40CA">
        <w:rPr>
          <w:rFonts w:ascii="Arial" w:hAnsi="Arial" w:cs="Arial"/>
          <w:b/>
          <w:sz w:val="24"/>
          <w:szCs w:val="24"/>
        </w:rPr>
        <w:t xml:space="preserve">Tabela </w:t>
      </w:r>
      <w:r w:rsidR="00050E95">
        <w:rPr>
          <w:rFonts w:ascii="Arial" w:hAnsi="Arial" w:cs="Arial"/>
          <w:b/>
          <w:sz w:val="24"/>
          <w:szCs w:val="24"/>
        </w:rPr>
        <w:t>4</w:t>
      </w:r>
      <w:r w:rsidRPr="000E40CA">
        <w:rPr>
          <w:rFonts w:ascii="Arial" w:hAnsi="Arial" w:cs="Arial"/>
          <w:b/>
          <w:sz w:val="24"/>
          <w:szCs w:val="24"/>
        </w:rPr>
        <w:t>: Número de componentes da Comissão Intergestores Bipartite (CIB) segundo tipo de representação e porte do município - Brasil, 2016</w:t>
      </w:r>
    </w:p>
    <w:p w14:paraId="0C45D0E4" w14:textId="77777777" w:rsidR="000E40CA" w:rsidRPr="000E40CA" w:rsidRDefault="000E40CA" w:rsidP="000E40CA">
      <w:pPr>
        <w:autoSpaceDE w:val="0"/>
        <w:autoSpaceDN w:val="0"/>
        <w:adjustRightInd w:val="0"/>
        <w:spacing w:after="0" w:line="240" w:lineRule="auto"/>
        <w:jc w:val="both"/>
        <w:rPr>
          <w:rFonts w:ascii="Arial" w:hAnsi="Arial" w:cs="Arial"/>
          <w:b/>
          <w:sz w:val="16"/>
          <w:szCs w:val="16"/>
        </w:rPr>
      </w:pPr>
    </w:p>
    <w:tbl>
      <w:tblPr>
        <w:tblW w:w="5000" w:type="pct"/>
        <w:jc w:val="center"/>
        <w:tblCellMar>
          <w:left w:w="70" w:type="dxa"/>
          <w:right w:w="70" w:type="dxa"/>
        </w:tblCellMar>
        <w:tblLook w:val="04A0" w:firstRow="1" w:lastRow="0" w:firstColumn="1" w:lastColumn="0" w:noHBand="0" w:noVBand="1"/>
      </w:tblPr>
      <w:tblGrid>
        <w:gridCol w:w="618"/>
        <w:gridCol w:w="605"/>
        <w:gridCol w:w="605"/>
        <w:gridCol w:w="606"/>
        <w:gridCol w:w="606"/>
        <w:gridCol w:w="606"/>
        <w:gridCol w:w="606"/>
        <w:gridCol w:w="606"/>
        <w:gridCol w:w="606"/>
        <w:gridCol w:w="606"/>
        <w:gridCol w:w="606"/>
        <w:gridCol w:w="606"/>
        <w:gridCol w:w="606"/>
        <w:gridCol w:w="596"/>
      </w:tblGrid>
      <w:tr w:rsidR="000E40CA" w:rsidRPr="000E40CA" w14:paraId="1354C83D" w14:textId="77777777" w:rsidTr="000E40CA">
        <w:trPr>
          <w:cantSplit/>
          <w:trHeight w:val="2494"/>
          <w:jc w:val="center"/>
        </w:trPr>
        <w:tc>
          <w:tcPr>
            <w:tcW w:w="365" w:type="pct"/>
            <w:tcBorders>
              <w:top w:val="single" w:sz="8" w:space="0" w:color="auto"/>
              <w:left w:val="single" w:sz="8" w:space="0" w:color="auto"/>
              <w:bottom w:val="single" w:sz="4" w:space="0" w:color="9BC2E6"/>
              <w:right w:val="single" w:sz="8" w:space="0" w:color="000000"/>
            </w:tcBorders>
            <w:shd w:val="clear" w:color="5B9BD5" w:fill="5B9BD5"/>
            <w:textDirection w:val="btLr"/>
            <w:vAlign w:val="center"/>
            <w:hideMark/>
          </w:tcPr>
          <w:p w14:paraId="6D6B76FE" w14:textId="77777777" w:rsidR="000E40CA" w:rsidRPr="000E40CA" w:rsidRDefault="000E40CA" w:rsidP="000E40CA">
            <w:pPr>
              <w:spacing w:after="0" w:line="240" w:lineRule="auto"/>
              <w:ind w:left="113" w:right="113"/>
              <w:rPr>
                <w:rFonts w:ascii="Arial" w:eastAsia="Times New Roman" w:hAnsi="Arial" w:cs="Arial"/>
                <w:b/>
                <w:bCs/>
                <w:sz w:val="18"/>
                <w:szCs w:val="18"/>
                <w:lang w:eastAsia="pt-BR"/>
              </w:rPr>
            </w:pPr>
            <w:r w:rsidRPr="000E40CA">
              <w:rPr>
                <w:rFonts w:ascii="Arial" w:eastAsia="Times New Roman" w:hAnsi="Arial" w:cs="Arial"/>
                <w:b/>
                <w:bCs/>
                <w:sz w:val="18"/>
                <w:szCs w:val="18"/>
                <w:lang w:eastAsia="pt-BR"/>
              </w:rPr>
              <w:t>Estado</w:t>
            </w:r>
          </w:p>
        </w:tc>
        <w:tc>
          <w:tcPr>
            <w:tcW w:w="357" w:type="pct"/>
            <w:tcBorders>
              <w:top w:val="single" w:sz="8" w:space="0" w:color="auto"/>
              <w:left w:val="single" w:sz="8" w:space="0" w:color="000000"/>
              <w:bottom w:val="single" w:sz="4" w:space="0" w:color="000000"/>
              <w:right w:val="single" w:sz="4" w:space="0" w:color="000000"/>
            </w:tcBorders>
            <w:shd w:val="clear" w:color="5B9BD5" w:fill="5B9BD5"/>
            <w:textDirection w:val="btLr"/>
            <w:vAlign w:val="bottom"/>
            <w:hideMark/>
          </w:tcPr>
          <w:p w14:paraId="4EC0E901"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da Gestão Estadual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59B7B995"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da Gestão Estadual - Suplentes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78576A62"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Pequeno Porte I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4C9928F6"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Pequeno Porte I - Suplentes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2AC54CD8"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Pequeno Porte II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6E21CE63"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Pequeno Porte II - Suplentes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21F79697"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Médio Porte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3258E49D"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Médio Porte - Suplentes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174738FF"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Grande Porte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22625FF0"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Grande Porte - Suplentes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330730BD"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Metrópoles/ capitais - Titulares</w:t>
            </w:r>
          </w:p>
        </w:tc>
        <w:tc>
          <w:tcPr>
            <w:tcW w:w="357" w:type="pct"/>
            <w:tcBorders>
              <w:top w:val="single" w:sz="8" w:space="0" w:color="auto"/>
              <w:left w:val="single" w:sz="4" w:space="0" w:color="000000"/>
              <w:bottom w:val="single" w:sz="4" w:space="0" w:color="000000"/>
              <w:right w:val="single" w:sz="4" w:space="0" w:color="000000"/>
            </w:tcBorders>
            <w:shd w:val="clear" w:color="5B9BD5" w:fill="5B9BD5"/>
            <w:textDirection w:val="btLr"/>
            <w:vAlign w:val="bottom"/>
            <w:hideMark/>
          </w:tcPr>
          <w:p w14:paraId="35E57F21"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Representantes de Municípios de Metrópoles/ capitais - Suplentes</w:t>
            </w:r>
          </w:p>
        </w:tc>
        <w:tc>
          <w:tcPr>
            <w:tcW w:w="357" w:type="pct"/>
            <w:tcBorders>
              <w:top w:val="single" w:sz="8" w:space="0" w:color="auto"/>
              <w:left w:val="single" w:sz="4" w:space="0" w:color="000000"/>
              <w:bottom w:val="single" w:sz="4" w:space="0" w:color="000000"/>
              <w:right w:val="single" w:sz="8" w:space="0" w:color="auto"/>
            </w:tcBorders>
            <w:shd w:val="clear" w:color="5B9BD5" w:fill="5B9BD5"/>
            <w:textDirection w:val="btLr"/>
            <w:vAlign w:val="bottom"/>
            <w:hideMark/>
          </w:tcPr>
          <w:p w14:paraId="404ADEDE" w14:textId="77777777" w:rsidR="000E40CA" w:rsidRPr="000E40CA" w:rsidRDefault="000E40CA" w:rsidP="000E40CA">
            <w:pPr>
              <w:spacing w:after="0" w:line="240" w:lineRule="auto"/>
              <w:ind w:left="113" w:right="113"/>
              <w:jc w:val="center"/>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Total de representantes - Titulares e Suplentes</w:t>
            </w:r>
          </w:p>
        </w:tc>
      </w:tr>
      <w:tr w:rsidR="000E40CA" w:rsidRPr="000E40CA" w14:paraId="5B37DBB5" w14:textId="77777777" w:rsidTr="000E40CA">
        <w:trPr>
          <w:trHeight w:val="300"/>
          <w:jc w:val="center"/>
        </w:trPr>
        <w:tc>
          <w:tcPr>
            <w:tcW w:w="365" w:type="pct"/>
            <w:tcBorders>
              <w:top w:val="single" w:sz="8" w:space="0" w:color="000000"/>
              <w:left w:val="single" w:sz="8" w:space="0" w:color="auto"/>
              <w:bottom w:val="single" w:sz="4" w:space="0" w:color="9BC2E6"/>
              <w:right w:val="single" w:sz="8" w:space="0" w:color="000000"/>
            </w:tcBorders>
            <w:shd w:val="clear" w:color="DDEBF7" w:fill="DDEBF7"/>
            <w:hideMark/>
          </w:tcPr>
          <w:p w14:paraId="36927A9E"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AC</w:t>
            </w:r>
          </w:p>
        </w:tc>
        <w:tc>
          <w:tcPr>
            <w:tcW w:w="357" w:type="pct"/>
            <w:tcBorders>
              <w:top w:val="single" w:sz="8" w:space="0" w:color="000000"/>
              <w:left w:val="single" w:sz="8" w:space="0" w:color="000000"/>
              <w:bottom w:val="single" w:sz="4" w:space="0" w:color="9BC2E6"/>
              <w:right w:val="single" w:sz="4" w:space="0" w:color="000000"/>
            </w:tcBorders>
            <w:shd w:val="clear" w:color="DDEBF7" w:fill="DDEBF7"/>
            <w:noWrap/>
            <w:hideMark/>
          </w:tcPr>
          <w:p w14:paraId="2C76CA8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6445642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5521143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7110BA0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29BE502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0516A4E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50C090C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067FD76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71763B9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5FD9E9A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8" w:space="0" w:color="000000"/>
              <w:left w:val="single" w:sz="4" w:space="0" w:color="000000"/>
              <w:bottom w:val="single" w:sz="4" w:space="0" w:color="9BC2E6"/>
              <w:right w:val="single" w:sz="4" w:space="0" w:color="000000"/>
            </w:tcBorders>
            <w:shd w:val="clear" w:color="DDEBF7" w:fill="DDEBF7"/>
            <w:noWrap/>
            <w:hideMark/>
          </w:tcPr>
          <w:p w14:paraId="45E569A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8" w:space="0" w:color="000000"/>
              <w:left w:val="single" w:sz="4" w:space="0" w:color="000000"/>
              <w:bottom w:val="single" w:sz="4" w:space="0" w:color="9BC2E6"/>
              <w:right w:val="single" w:sz="8" w:space="0" w:color="000000"/>
            </w:tcBorders>
            <w:shd w:val="clear" w:color="DDEBF7" w:fill="DDEBF7"/>
            <w:noWrap/>
            <w:hideMark/>
          </w:tcPr>
          <w:p w14:paraId="0D124E0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12477A9F"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4FA32311"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08F4A691"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AL</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2CA6CD2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619787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A2FF7A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D3D7E6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B26944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2141CE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8A47B1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913FB2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E96C52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9158B8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A95D24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20B064F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2A1DADD9"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204554A3"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408516B9"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AM</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4CC57EF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FA58A3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CB39BA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166EFF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510CD9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0AB10A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DAB0D3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625FCE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A64D32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905952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638AB8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171A0FA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5DD71B76" w14:textId="77777777" w:rsidR="000E40CA" w:rsidRPr="000E40CA" w:rsidRDefault="000E40CA" w:rsidP="000E40CA">
            <w:pPr>
              <w:spacing w:after="0" w:line="240" w:lineRule="auto"/>
              <w:jc w:val="right"/>
              <w:rPr>
                <w:rFonts w:ascii="Arial" w:eastAsia="Times New Roman" w:hAnsi="Arial" w:cs="Arial"/>
                <w:color w:val="5B9BD5"/>
                <w:sz w:val="20"/>
                <w:szCs w:val="20"/>
                <w:lang w:eastAsia="pt-BR"/>
              </w:rPr>
            </w:pPr>
            <w:r w:rsidRPr="000E40CA">
              <w:rPr>
                <w:rFonts w:ascii="Arial" w:eastAsia="Times New Roman" w:hAnsi="Arial" w:cs="Arial"/>
                <w:color w:val="5B9BD5"/>
                <w:sz w:val="20"/>
                <w:szCs w:val="20"/>
                <w:lang w:eastAsia="pt-BR"/>
              </w:rPr>
              <w:t>30</w:t>
            </w:r>
          </w:p>
        </w:tc>
      </w:tr>
      <w:tr w:rsidR="000E40CA" w:rsidRPr="000E40CA" w14:paraId="64AB4D06"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1ECCB1BB"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AP</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2DCB157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30381D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8983E5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39C5C6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091E29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7AE886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DB3D78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760E09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A93D1D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3E5598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0A7792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33DF144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101A869F" w14:textId="77777777" w:rsidR="000E40CA" w:rsidRPr="000E40CA" w:rsidRDefault="000E40CA" w:rsidP="000E40CA">
            <w:pPr>
              <w:spacing w:after="0" w:line="240" w:lineRule="auto"/>
              <w:jc w:val="right"/>
              <w:rPr>
                <w:rFonts w:ascii="Arial" w:eastAsia="Times New Roman" w:hAnsi="Arial" w:cs="Arial"/>
                <w:color w:val="70AD47"/>
                <w:sz w:val="20"/>
                <w:szCs w:val="20"/>
                <w:lang w:eastAsia="pt-BR"/>
              </w:rPr>
            </w:pPr>
            <w:r w:rsidRPr="000E40CA">
              <w:rPr>
                <w:rFonts w:ascii="Arial" w:eastAsia="Times New Roman" w:hAnsi="Arial" w:cs="Arial"/>
                <w:color w:val="70AD47"/>
                <w:sz w:val="20"/>
                <w:szCs w:val="20"/>
                <w:lang w:eastAsia="pt-BR"/>
              </w:rPr>
              <w:t>22</w:t>
            </w:r>
          </w:p>
        </w:tc>
      </w:tr>
      <w:tr w:rsidR="000E40CA" w:rsidRPr="000E40CA" w14:paraId="13A80020"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1AB6DDC6"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BA</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7466B70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387F63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1FE374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09BBD0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1B01A7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BF3844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8253B6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765BCE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50DEBB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218FC5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394565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7CC01F5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717E419C"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126AB5A4"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2F19883E"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CE</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018C8A5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7A400F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9C53FD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F2F377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16ED6D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43512C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31E553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DB8725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807D03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ECAF56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B35C8E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79687D1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38939FEA"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32561026"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22C7220E"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ES</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4C7245E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6EFBDE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6560A3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DD3712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3A9628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434A74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3026CB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F128AF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56A0CA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0755F1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1CD637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2F6CFCC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032B61DD" w14:textId="77777777" w:rsidR="000E40CA" w:rsidRPr="000E40CA" w:rsidRDefault="000E40CA" w:rsidP="000E40CA">
            <w:pPr>
              <w:spacing w:after="0" w:line="240" w:lineRule="auto"/>
              <w:jc w:val="right"/>
              <w:rPr>
                <w:rFonts w:ascii="Arial" w:eastAsia="Times New Roman" w:hAnsi="Arial" w:cs="Arial"/>
                <w:color w:val="70AD47"/>
                <w:sz w:val="20"/>
                <w:szCs w:val="20"/>
                <w:lang w:eastAsia="pt-BR"/>
              </w:rPr>
            </w:pPr>
            <w:r w:rsidRPr="000E40CA">
              <w:rPr>
                <w:rFonts w:ascii="Arial" w:eastAsia="Times New Roman" w:hAnsi="Arial" w:cs="Arial"/>
                <w:color w:val="70AD47"/>
                <w:sz w:val="20"/>
                <w:szCs w:val="20"/>
                <w:lang w:eastAsia="pt-BR"/>
              </w:rPr>
              <w:t>18</w:t>
            </w:r>
          </w:p>
        </w:tc>
      </w:tr>
      <w:tr w:rsidR="000E40CA" w:rsidRPr="000E40CA" w14:paraId="297353B2"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2AB64E20"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GO</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2EDFD8F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C93217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3775DA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550D79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96B825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C7500B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FA8C7D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90763C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B8B15D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1D0D4E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3859EC7"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68291CEB"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0C47617B"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283038F4"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485EAD5A"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MA</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732D3FC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9F5306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E4DC6C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8D00D2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095358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73299B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B40B58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C8031D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D05CBD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26AE2A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9862D2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2B7F477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4CE5D52F"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28B1BAEA"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5D05AA0D"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MG</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3D59A48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309361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36CFDE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7554FD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EE4216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0E143E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CF6E1A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63B198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45059A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98BC87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2972A1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7C35B31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3324DFFD"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5774B4E6"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455C59DB"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MS</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02EFFEE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C129D5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129E52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F48C08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50F50E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79F093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B30E99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E7DBCD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8C34BE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74443D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0EBAEA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2C97255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3D7F4B33"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72069686"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334CBF6F"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MT</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2258E40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730F78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C94A9B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E40C49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5C314F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80863C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4E9BD6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61359D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F6AE6B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321271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9E54A7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7C66780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02181C69"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706E94D2"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01C97D3C"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PA</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29D6163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7</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51F881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7</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5B49CB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CEDFC5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0F57A6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466A0F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03AA0E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43C01C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D1D282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29A397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19C114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6B50AD3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1111BC39" w14:textId="77777777" w:rsidR="000E40CA" w:rsidRPr="000E40CA" w:rsidRDefault="000E40CA" w:rsidP="000E40CA">
            <w:pPr>
              <w:spacing w:after="0" w:line="240" w:lineRule="auto"/>
              <w:jc w:val="right"/>
              <w:rPr>
                <w:rFonts w:ascii="Arial" w:eastAsia="Times New Roman" w:hAnsi="Arial" w:cs="Arial"/>
                <w:color w:val="5B9BD5"/>
                <w:sz w:val="20"/>
                <w:szCs w:val="20"/>
                <w:lang w:eastAsia="pt-BR"/>
              </w:rPr>
            </w:pPr>
            <w:r w:rsidRPr="000E40CA">
              <w:rPr>
                <w:rFonts w:ascii="Arial" w:eastAsia="Times New Roman" w:hAnsi="Arial" w:cs="Arial"/>
                <w:color w:val="5B9BD5"/>
                <w:sz w:val="20"/>
                <w:szCs w:val="20"/>
                <w:lang w:eastAsia="pt-BR"/>
              </w:rPr>
              <w:t>28</w:t>
            </w:r>
          </w:p>
        </w:tc>
      </w:tr>
      <w:tr w:rsidR="000E40CA" w:rsidRPr="000E40CA" w14:paraId="5FEF3561"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5D502C61"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PB</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67C37B4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7</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15C234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7</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6C37E7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4D7833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AD24CC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0D7EF5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705CB6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459E0F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717A7A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186FE7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2DDFF4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599799B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27F0E789" w14:textId="77777777" w:rsidR="000E40CA" w:rsidRPr="000E40CA" w:rsidRDefault="000E40CA" w:rsidP="000E40CA">
            <w:pPr>
              <w:spacing w:after="0" w:line="240" w:lineRule="auto"/>
              <w:jc w:val="right"/>
              <w:rPr>
                <w:rFonts w:ascii="Arial" w:eastAsia="Times New Roman" w:hAnsi="Arial" w:cs="Arial"/>
                <w:color w:val="5B9BD5"/>
                <w:sz w:val="20"/>
                <w:szCs w:val="20"/>
                <w:lang w:eastAsia="pt-BR"/>
              </w:rPr>
            </w:pPr>
            <w:r w:rsidRPr="000E40CA">
              <w:rPr>
                <w:rFonts w:ascii="Arial" w:eastAsia="Times New Roman" w:hAnsi="Arial" w:cs="Arial"/>
                <w:color w:val="5B9BD5"/>
                <w:sz w:val="20"/>
                <w:szCs w:val="20"/>
                <w:lang w:eastAsia="pt-BR"/>
              </w:rPr>
              <w:t>28</w:t>
            </w:r>
          </w:p>
        </w:tc>
      </w:tr>
      <w:tr w:rsidR="000E40CA" w:rsidRPr="000E40CA" w14:paraId="5644C1EF"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76DFB66F"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PE</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7F66A54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FDE7BD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542B19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AA4B63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BEE4DB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0275B9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0F2677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E78C48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A187E5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8B4BD0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8C4B06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4CB11B3E"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416EE49A"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54A65473"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26D0CD6F"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PI</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3365EC7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82DACE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B50118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9BD7DE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4</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593C52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10073B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965076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3DAE4C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F87434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32D530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CD7625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3DE4E79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119678D6"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6D13026F"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0C02AE26"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PR</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5DDFB0A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98825F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725833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528CDCB"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96BD0A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83012F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7559E4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AA6A56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624011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E4A8A5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CA96A3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3A5BC40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6D7CF013"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13702CEB"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0D514E25"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RJ</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032F91A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2F252B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55CC53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3060A4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9C4E39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15CE31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381AAA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07C775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1FB716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639DE1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509432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4F6267F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0D3A5F8C" w14:textId="77777777" w:rsidR="000E40CA" w:rsidRPr="000E40CA" w:rsidRDefault="000E40CA" w:rsidP="000E40CA">
            <w:pPr>
              <w:spacing w:after="0" w:line="240" w:lineRule="auto"/>
              <w:jc w:val="right"/>
              <w:rPr>
                <w:rFonts w:ascii="Arial" w:eastAsia="Times New Roman" w:hAnsi="Arial" w:cs="Arial"/>
                <w:color w:val="C00000"/>
                <w:sz w:val="20"/>
                <w:szCs w:val="20"/>
                <w:lang w:eastAsia="pt-BR"/>
              </w:rPr>
            </w:pPr>
            <w:r w:rsidRPr="000E40CA">
              <w:rPr>
                <w:rFonts w:ascii="Arial" w:eastAsia="Times New Roman" w:hAnsi="Arial" w:cs="Arial"/>
                <w:color w:val="C00000"/>
                <w:sz w:val="20"/>
                <w:szCs w:val="20"/>
                <w:lang w:eastAsia="pt-BR"/>
              </w:rPr>
              <w:t>24</w:t>
            </w:r>
          </w:p>
        </w:tc>
      </w:tr>
      <w:tr w:rsidR="000E40CA" w:rsidRPr="000E40CA" w14:paraId="2044EF28"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5177E98B"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RN</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00475FDA"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D34E65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1748D2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F576C8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7EB57B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A905F8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FAE387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9B895A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951130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653258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ED41BF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7A419DB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424D0851" w14:textId="77777777" w:rsidR="000E40CA" w:rsidRPr="000E40CA" w:rsidRDefault="000E40CA" w:rsidP="000E40CA">
            <w:pPr>
              <w:spacing w:after="0" w:line="240" w:lineRule="auto"/>
              <w:jc w:val="right"/>
              <w:rPr>
                <w:rFonts w:ascii="Arial" w:eastAsia="Times New Roman" w:hAnsi="Arial" w:cs="Arial"/>
                <w:color w:val="70AD47"/>
                <w:sz w:val="20"/>
                <w:szCs w:val="20"/>
                <w:lang w:eastAsia="pt-BR"/>
              </w:rPr>
            </w:pPr>
            <w:r w:rsidRPr="000E40CA">
              <w:rPr>
                <w:rFonts w:ascii="Arial" w:eastAsia="Times New Roman" w:hAnsi="Arial" w:cs="Arial"/>
                <w:color w:val="70AD47"/>
                <w:sz w:val="20"/>
                <w:szCs w:val="20"/>
                <w:lang w:eastAsia="pt-BR"/>
              </w:rPr>
              <w:t>18</w:t>
            </w:r>
          </w:p>
        </w:tc>
      </w:tr>
      <w:tr w:rsidR="000E40CA" w:rsidRPr="000E40CA" w14:paraId="3D3040AC"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0F97A24F"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RO</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473A5CD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50830B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640E3E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274A49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FDBC047"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C6C21D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B5AD18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62415B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161A46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9ED19F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80955F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0933EB01"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27CB4C06"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7963485D"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7F2DCCB0"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RR</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1B1283B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05395B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1A2601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D4D6CC9"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E531C5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573B7E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362375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9F2B19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E93E0A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7A1DFE4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BB07F3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6D0D85B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3AD0DAB6" w14:textId="77777777" w:rsidR="000E40CA" w:rsidRPr="000E40CA" w:rsidRDefault="000E40CA" w:rsidP="000E40CA">
            <w:pPr>
              <w:spacing w:after="0" w:line="240" w:lineRule="auto"/>
              <w:jc w:val="right"/>
              <w:rPr>
                <w:rFonts w:ascii="Arial" w:eastAsia="Times New Roman" w:hAnsi="Arial" w:cs="Arial"/>
                <w:color w:val="70AD47"/>
                <w:sz w:val="20"/>
                <w:szCs w:val="20"/>
                <w:lang w:eastAsia="pt-BR"/>
              </w:rPr>
            </w:pPr>
            <w:r w:rsidRPr="000E40CA">
              <w:rPr>
                <w:rFonts w:ascii="Arial" w:eastAsia="Times New Roman" w:hAnsi="Arial" w:cs="Arial"/>
                <w:color w:val="70AD47"/>
                <w:sz w:val="20"/>
                <w:szCs w:val="20"/>
                <w:lang w:eastAsia="pt-BR"/>
              </w:rPr>
              <w:t>20</w:t>
            </w:r>
          </w:p>
        </w:tc>
      </w:tr>
      <w:tr w:rsidR="000E40CA" w:rsidRPr="000E40CA" w14:paraId="321B6980"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70DC063A"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RS</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43E7D562"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FF1E34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3</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DA7CF2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9C2571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F94046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C7A4866"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A384E7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D27FEA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2261466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8D7A3C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53B3F85E"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3A4C0285"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11097007" w14:textId="77777777" w:rsidR="000E40CA" w:rsidRPr="000E40CA" w:rsidRDefault="000E40CA" w:rsidP="000E40CA">
            <w:pPr>
              <w:spacing w:after="0" w:line="240" w:lineRule="auto"/>
              <w:jc w:val="right"/>
              <w:rPr>
                <w:rFonts w:ascii="Arial" w:eastAsia="Times New Roman" w:hAnsi="Arial" w:cs="Arial"/>
                <w:color w:val="70AD47"/>
                <w:sz w:val="20"/>
                <w:szCs w:val="20"/>
                <w:lang w:eastAsia="pt-BR"/>
              </w:rPr>
            </w:pPr>
            <w:r w:rsidRPr="000E40CA">
              <w:rPr>
                <w:rFonts w:ascii="Arial" w:eastAsia="Times New Roman" w:hAnsi="Arial" w:cs="Arial"/>
                <w:color w:val="70AD47"/>
                <w:sz w:val="20"/>
                <w:szCs w:val="20"/>
                <w:lang w:eastAsia="pt-BR"/>
              </w:rPr>
              <w:t>18</w:t>
            </w:r>
          </w:p>
        </w:tc>
      </w:tr>
      <w:tr w:rsidR="000E40CA" w:rsidRPr="000E40CA" w14:paraId="3DD99A2E"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60AB2CBD"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lastRenderedPageBreak/>
              <w:t>SC</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21E0355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16A120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D4394A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4AB98C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610BB4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AEE248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CFB572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14B81C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8BDBC5B"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1EFB07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4351DB6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365A3F1B"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3F33B5FE"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410C4C26"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auto" w:fill="auto"/>
            <w:hideMark/>
          </w:tcPr>
          <w:p w14:paraId="5FFCA66F"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SE</w:t>
            </w:r>
          </w:p>
        </w:tc>
        <w:tc>
          <w:tcPr>
            <w:tcW w:w="357" w:type="pct"/>
            <w:tcBorders>
              <w:top w:val="single" w:sz="4" w:space="0" w:color="9BC2E6"/>
              <w:left w:val="single" w:sz="8" w:space="0" w:color="000000"/>
              <w:bottom w:val="single" w:sz="4" w:space="0" w:color="9BC2E6"/>
              <w:right w:val="single" w:sz="4" w:space="0" w:color="000000"/>
            </w:tcBorders>
            <w:shd w:val="clear" w:color="auto" w:fill="auto"/>
            <w:noWrap/>
            <w:hideMark/>
          </w:tcPr>
          <w:p w14:paraId="7A89D45A"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4A46D5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3038B22"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39FD59B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7687EF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EDB389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0B162264"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6B3218A3"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7BE81BE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12833BF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auto" w:fill="auto"/>
            <w:noWrap/>
            <w:hideMark/>
          </w:tcPr>
          <w:p w14:paraId="4FA064D8"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auto" w:fill="auto"/>
            <w:noWrap/>
            <w:hideMark/>
          </w:tcPr>
          <w:p w14:paraId="5749A4C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auto" w:fill="auto"/>
            <w:noWrap/>
            <w:vAlign w:val="bottom"/>
            <w:hideMark/>
          </w:tcPr>
          <w:p w14:paraId="3F447A15"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403273A7" w14:textId="77777777" w:rsidTr="000E40CA">
        <w:trPr>
          <w:trHeight w:val="300"/>
          <w:jc w:val="center"/>
        </w:trPr>
        <w:tc>
          <w:tcPr>
            <w:tcW w:w="365" w:type="pct"/>
            <w:tcBorders>
              <w:top w:val="single" w:sz="4" w:space="0" w:color="9BC2E6"/>
              <w:left w:val="single" w:sz="8" w:space="0" w:color="auto"/>
              <w:bottom w:val="single" w:sz="4" w:space="0" w:color="9BC2E6"/>
              <w:right w:val="single" w:sz="8" w:space="0" w:color="000000"/>
            </w:tcBorders>
            <w:shd w:val="clear" w:color="DDEBF7" w:fill="DDEBF7"/>
            <w:hideMark/>
          </w:tcPr>
          <w:p w14:paraId="0FD22373" w14:textId="77777777" w:rsidR="000E40CA" w:rsidRPr="000E40CA" w:rsidRDefault="000E40CA" w:rsidP="000E40CA">
            <w:pPr>
              <w:spacing w:after="0" w:line="240" w:lineRule="auto"/>
              <w:rPr>
                <w:rFonts w:ascii="Arial" w:eastAsia="Times New Roman" w:hAnsi="Arial" w:cs="Arial"/>
                <w:b/>
                <w:bCs/>
                <w:color w:val="000000"/>
                <w:sz w:val="18"/>
                <w:szCs w:val="18"/>
                <w:u w:val="single"/>
                <w:lang w:eastAsia="pt-BR"/>
              </w:rPr>
            </w:pPr>
            <w:r w:rsidRPr="000E40CA">
              <w:rPr>
                <w:rFonts w:ascii="Arial" w:eastAsia="Times New Roman" w:hAnsi="Arial" w:cs="Arial"/>
                <w:b/>
                <w:bCs/>
                <w:color w:val="000000"/>
                <w:sz w:val="18"/>
                <w:szCs w:val="18"/>
                <w:u w:val="single"/>
                <w:lang w:eastAsia="pt-BR"/>
              </w:rPr>
              <w:t>SP</w:t>
            </w:r>
          </w:p>
        </w:tc>
        <w:tc>
          <w:tcPr>
            <w:tcW w:w="357" w:type="pct"/>
            <w:tcBorders>
              <w:top w:val="single" w:sz="4" w:space="0" w:color="9BC2E6"/>
              <w:left w:val="single" w:sz="8" w:space="0" w:color="000000"/>
              <w:bottom w:val="single" w:sz="4" w:space="0" w:color="9BC2E6"/>
              <w:right w:val="single" w:sz="4" w:space="0" w:color="000000"/>
            </w:tcBorders>
            <w:shd w:val="clear" w:color="DDEBF7" w:fill="DDEBF7"/>
            <w:noWrap/>
            <w:hideMark/>
          </w:tcPr>
          <w:p w14:paraId="0BA6BDDC"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6CE548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6</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48E5E79"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64CAF2BD"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2</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8CF31F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1FBDEEB6"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547B853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21B3A685"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0407EDA0"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F33B42B"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4" w:space="0" w:color="000000"/>
            </w:tcBorders>
            <w:shd w:val="clear" w:color="DDEBF7" w:fill="DDEBF7"/>
            <w:noWrap/>
            <w:hideMark/>
          </w:tcPr>
          <w:p w14:paraId="3D93B36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single" w:sz="4" w:space="0" w:color="000000"/>
              <w:bottom w:val="single" w:sz="4" w:space="0" w:color="9BC2E6"/>
              <w:right w:val="single" w:sz="8" w:space="0" w:color="000000"/>
            </w:tcBorders>
            <w:shd w:val="clear" w:color="DDEBF7" w:fill="DDEBF7"/>
            <w:noWrap/>
            <w:hideMark/>
          </w:tcPr>
          <w:p w14:paraId="66576CAF" w14:textId="77777777" w:rsidR="000E40CA" w:rsidRPr="000E40CA" w:rsidRDefault="000E40CA" w:rsidP="000E40CA">
            <w:pPr>
              <w:spacing w:after="0" w:line="240" w:lineRule="auto"/>
              <w:jc w:val="right"/>
              <w:rPr>
                <w:rFonts w:ascii="Arial" w:eastAsia="Times New Roman" w:hAnsi="Arial" w:cs="Arial"/>
                <w:color w:val="000000"/>
                <w:sz w:val="18"/>
                <w:szCs w:val="18"/>
                <w:u w:val="single"/>
                <w:lang w:eastAsia="pt-BR"/>
              </w:rPr>
            </w:pPr>
            <w:r w:rsidRPr="000E40CA">
              <w:rPr>
                <w:rFonts w:ascii="Arial" w:eastAsia="Times New Roman" w:hAnsi="Arial" w:cs="Arial"/>
                <w:color w:val="000000"/>
                <w:sz w:val="18"/>
                <w:szCs w:val="18"/>
                <w:u w:val="single"/>
                <w:lang w:eastAsia="pt-BR"/>
              </w:rPr>
              <w:t>1</w:t>
            </w:r>
          </w:p>
        </w:tc>
        <w:tc>
          <w:tcPr>
            <w:tcW w:w="357" w:type="pct"/>
            <w:tcBorders>
              <w:top w:val="single" w:sz="4" w:space="0" w:color="9BC2E6"/>
              <w:left w:val="nil"/>
              <w:bottom w:val="single" w:sz="4" w:space="0" w:color="9BC2E6"/>
              <w:right w:val="single" w:sz="8" w:space="0" w:color="auto"/>
            </w:tcBorders>
            <w:shd w:val="clear" w:color="DDEBF7" w:fill="DDEBF7"/>
            <w:noWrap/>
            <w:vAlign w:val="bottom"/>
            <w:hideMark/>
          </w:tcPr>
          <w:p w14:paraId="42F15ABA" w14:textId="77777777" w:rsidR="000E40CA" w:rsidRPr="000E40CA" w:rsidRDefault="000E40CA" w:rsidP="000E40CA">
            <w:pPr>
              <w:spacing w:after="0" w:line="240" w:lineRule="auto"/>
              <w:jc w:val="right"/>
              <w:rPr>
                <w:rFonts w:ascii="Arial" w:eastAsia="Times New Roman" w:hAnsi="Arial" w:cs="Arial"/>
                <w:sz w:val="20"/>
                <w:szCs w:val="20"/>
                <w:u w:val="single"/>
                <w:lang w:eastAsia="pt-BR"/>
              </w:rPr>
            </w:pPr>
            <w:r w:rsidRPr="000E40CA">
              <w:rPr>
                <w:rFonts w:ascii="Arial" w:eastAsia="Times New Roman" w:hAnsi="Arial" w:cs="Arial"/>
                <w:sz w:val="20"/>
                <w:szCs w:val="20"/>
                <w:u w:val="single"/>
                <w:lang w:eastAsia="pt-BR"/>
              </w:rPr>
              <w:t>24</w:t>
            </w:r>
          </w:p>
        </w:tc>
      </w:tr>
      <w:tr w:rsidR="000E40CA" w:rsidRPr="000E40CA" w14:paraId="1DC7A337" w14:textId="77777777" w:rsidTr="000E40CA">
        <w:trPr>
          <w:trHeight w:val="300"/>
          <w:jc w:val="center"/>
        </w:trPr>
        <w:tc>
          <w:tcPr>
            <w:tcW w:w="365" w:type="pct"/>
            <w:tcBorders>
              <w:top w:val="single" w:sz="4" w:space="0" w:color="9BC2E6"/>
              <w:left w:val="single" w:sz="8" w:space="0" w:color="auto"/>
              <w:bottom w:val="single" w:sz="8" w:space="0" w:color="auto"/>
              <w:right w:val="single" w:sz="8" w:space="0" w:color="000000"/>
            </w:tcBorders>
            <w:shd w:val="clear" w:color="auto" w:fill="auto"/>
            <w:hideMark/>
          </w:tcPr>
          <w:p w14:paraId="6A8B9E97" w14:textId="77777777" w:rsidR="000E40CA" w:rsidRPr="000E40CA" w:rsidRDefault="000E40CA" w:rsidP="000E40CA">
            <w:pPr>
              <w:spacing w:after="0" w:line="240" w:lineRule="auto"/>
              <w:rPr>
                <w:rFonts w:ascii="Arial" w:eastAsia="Times New Roman" w:hAnsi="Arial" w:cs="Arial"/>
                <w:b/>
                <w:bCs/>
                <w:color w:val="000000"/>
                <w:sz w:val="18"/>
                <w:szCs w:val="18"/>
                <w:lang w:eastAsia="pt-BR"/>
              </w:rPr>
            </w:pPr>
            <w:r w:rsidRPr="000E40CA">
              <w:rPr>
                <w:rFonts w:ascii="Arial" w:eastAsia="Times New Roman" w:hAnsi="Arial" w:cs="Arial"/>
                <w:b/>
                <w:bCs/>
                <w:color w:val="000000"/>
                <w:sz w:val="18"/>
                <w:szCs w:val="18"/>
                <w:lang w:eastAsia="pt-BR"/>
              </w:rPr>
              <w:t>TO</w:t>
            </w:r>
          </w:p>
        </w:tc>
        <w:tc>
          <w:tcPr>
            <w:tcW w:w="357" w:type="pct"/>
            <w:tcBorders>
              <w:top w:val="single" w:sz="4" w:space="0" w:color="9BC2E6"/>
              <w:left w:val="single" w:sz="8" w:space="0" w:color="000000"/>
              <w:bottom w:val="single" w:sz="8" w:space="0" w:color="auto"/>
              <w:right w:val="single" w:sz="4" w:space="0" w:color="000000"/>
            </w:tcBorders>
            <w:shd w:val="clear" w:color="auto" w:fill="auto"/>
            <w:noWrap/>
            <w:hideMark/>
          </w:tcPr>
          <w:p w14:paraId="094FE74B"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8</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5968D2F4"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8</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2571C90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5</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193940EC"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6</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447C667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7374B18F"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5ECCA738"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6C37FB50"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3AB12273"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38836F51"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0</w:t>
            </w:r>
          </w:p>
        </w:tc>
        <w:tc>
          <w:tcPr>
            <w:tcW w:w="357" w:type="pct"/>
            <w:tcBorders>
              <w:top w:val="single" w:sz="4" w:space="0" w:color="9BC2E6"/>
              <w:left w:val="single" w:sz="4" w:space="0" w:color="000000"/>
              <w:bottom w:val="single" w:sz="8" w:space="0" w:color="auto"/>
              <w:right w:val="single" w:sz="4" w:space="0" w:color="000000"/>
            </w:tcBorders>
            <w:shd w:val="clear" w:color="auto" w:fill="auto"/>
            <w:noWrap/>
            <w:hideMark/>
          </w:tcPr>
          <w:p w14:paraId="25525297"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single" w:sz="4" w:space="0" w:color="000000"/>
              <w:bottom w:val="single" w:sz="8" w:space="0" w:color="auto"/>
              <w:right w:val="single" w:sz="8" w:space="0" w:color="000000"/>
            </w:tcBorders>
            <w:shd w:val="clear" w:color="auto" w:fill="auto"/>
            <w:noWrap/>
            <w:hideMark/>
          </w:tcPr>
          <w:p w14:paraId="62372E5D" w14:textId="77777777" w:rsidR="000E40CA" w:rsidRPr="000E40CA" w:rsidRDefault="000E40CA" w:rsidP="000E40CA">
            <w:pPr>
              <w:spacing w:after="0" w:line="240" w:lineRule="auto"/>
              <w:jc w:val="right"/>
              <w:rPr>
                <w:rFonts w:ascii="Arial" w:eastAsia="Times New Roman" w:hAnsi="Arial" w:cs="Arial"/>
                <w:color w:val="000000"/>
                <w:sz w:val="18"/>
                <w:szCs w:val="18"/>
                <w:lang w:eastAsia="pt-BR"/>
              </w:rPr>
            </w:pPr>
            <w:r w:rsidRPr="000E40CA">
              <w:rPr>
                <w:rFonts w:ascii="Arial" w:eastAsia="Times New Roman" w:hAnsi="Arial" w:cs="Arial"/>
                <w:color w:val="000000"/>
                <w:sz w:val="18"/>
                <w:szCs w:val="18"/>
                <w:lang w:eastAsia="pt-BR"/>
              </w:rPr>
              <w:t>1</w:t>
            </w:r>
          </w:p>
        </w:tc>
        <w:tc>
          <w:tcPr>
            <w:tcW w:w="357" w:type="pct"/>
            <w:tcBorders>
              <w:top w:val="single" w:sz="4" w:space="0" w:color="9BC2E6"/>
              <w:left w:val="nil"/>
              <w:bottom w:val="single" w:sz="8" w:space="0" w:color="auto"/>
              <w:right w:val="single" w:sz="8" w:space="0" w:color="auto"/>
            </w:tcBorders>
            <w:shd w:val="clear" w:color="auto" w:fill="auto"/>
            <w:noWrap/>
            <w:vAlign w:val="bottom"/>
            <w:hideMark/>
          </w:tcPr>
          <w:p w14:paraId="79FA98DF" w14:textId="77777777" w:rsidR="000E40CA" w:rsidRPr="000E40CA" w:rsidRDefault="000E40CA" w:rsidP="000E40CA">
            <w:pPr>
              <w:spacing w:after="0" w:line="240" w:lineRule="auto"/>
              <w:jc w:val="right"/>
              <w:rPr>
                <w:rFonts w:ascii="Arial" w:eastAsia="Times New Roman" w:hAnsi="Arial" w:cs="Arial"/>
                <w:color w:val="5B9BD5"/>
                <w:sz w:val="20"/>
                <w:szCs w:val="20"/>
                <w:lang w:eastAsia="pt-BR"/>
              </w:rPr>
            </w:pPr>
            <w:r w:rsidRPr="000E40CA">
              <w:rPr>
                <w:rFonts w:ascii="Arial" w:eastAsia="Times New Roman" w:hAnsi="Arial" w:cs="Arial"/>
                <w:color w:val="5B9BD5"/>
                <w:sz w:val="20"/>
                <w:szCs w:val="20"/>
                <w:lang w:eastAsia="pt-BR"/>
              </w:rPr>
              <w:t>32</w:t>
            </w:r>
          </w:p>
        </w:tc>
      </w:tr>
    </w:tbl>
    <w:p w14:paraId="0ECD46BB" w14:textId="77777777" w:rsidR="000E40CA" w:rsidRDefault="000E40CA" w:rsidP="000E40CA">
      <w:pPr>
        <w:autoSpaceDE w:val="0"/>
        <w:autoSpaceDN w:val="0"/>
        <w:adjustRightInd w:val="0"/>
        <w:spacing w:before="240" w:line="360" w:lineRule="auto"/>
        <w:jc w:val="both"/>
        <w:rPr>
          <w:rFonts w:ascii="Arial" w:hAnsi="Arial" w:cs="Arial"/>
          <w:sz w:val="18"/>
          <w:szCs w:val="18"/>
        </w:rPr>
      </w:pPr>
      <w:r>
        <w:rPr>
          <w:rFonts w:ascii="Arial" w:hAnsi="Arial" w:cs="Arial"/>
          <w:sz w:val="18"/>
          <w:szCs w:val="18"/>
        </w:rPr>
        <w:t>Fonte: MDS, Censo SUAS.</w:t>
      </w:r>
    </w:p>
    <w:p w14:paraId="741F2DED" w14:textId="77777777" w:rsidR="007E643D" w:rsidRPr="007E643D" w:rsidRDefault="007E643D" w:rsidP="007E643D">
      <w:pPr>
        <w:spacing w:line="360" w:lineRule="auto"/>
        <w:jc w:val="both"/>
        <w:rPr>
          <w:rFonts w:ascii="Arial" w:hAnsi="Arial" w:cs="Arial"/>
          <w:sz w:val="24"/>
          <w:szCs w:val="24"/>
        </w:rPr>
      </w:pPr>
      <w:r w:rsidRPr="007E643D">
        <w:rPr>
          <w:rFonts w:ascii="Arial" w:hAnsi="Arial" w:cs="Arial"/>
          <w:sz w:val="24"/>
          <w:szCs w:val="24"/>
        </w:rPr>
        <w:t xml:space="preserve">Sobre a periodicidade com que as CIBs se reuniram em 2015, verifica-se que 14 estados </w:t>
      </w:r>
      <w:proofErr w:type="gramStart"/>
      <w:r w:rsidRPr="007E643D">
        <w:rPr>
          <w:rFonts w:ascii="Arial" w:hAnsi="Arial" w:cs="Arial"/>
          <w:sz w:val="24"/>
          <w:szCs w:val="24"/>
        </w:rPr>
        <w:t>reuniram-se</w:t>
      </w:r>
      <w:proofErr w:type="gramEnd"/>
      <w:r w:rsidRPr="007E643D">
        <w:rPr>
          <w:rFonts w:ascii="Arial" w:hAnsi="Arial" w:cs="Arial"/>
          <w:sz w:val="24"/>
          <w:szCs w:val="24"/>
        </w:rPr>
        <w:t xml:space="preserve"> mensalmente (53,8%), 8 estados bimestralmente (30,8%), 1 estado quadrimestralmente (3,8%) e </w:t>
      </w:r>
      <w:r>
        <w:rPr>
          <w:rFonts w:ascii="Arial" w:hAnsi="Arial" w:cs="Arial"/>
          <w:sz w:val="24"/>
          <w:szCs w:val="24"/>
        </w:rPr>
        <w:t>1 estado semestralmente (3,8%).</w:t>
      </w:r>
    </w:p>
    <w:p w14:paraId="6B31CD90" w14:textId="77777777" w:rsidR="007E643D" w:rsidRPr="007E643D" w:rsidRDefault="007E643D" w:rsidP="007E643D">
      <w:pPr>
        <w:spacing w:line="360" w:lineRule="auto"/>
        <w:jc w:val="both"/>
        <w:rPr>
          <w:rFonts w:ascii="Arial" w:hAnsi="Arial" w:cs="Arial"/>
          <w:sz w:val="24"/>
          <w:szCs w:val="24"/>
        </w:rPr>
      </w:pPr>
      <w:r w:rsidRPr="007E643D">
        <w:rPr>
          <w:rFonts w:ascii="Arial" w:hAnsi="Arial" w:cs="Arial"/>
          <w:sz w:val="24"/>
          <w:szCs w:val="24"/>
        </w:rPr>
        <w:t>Quando se observa a periodicidade das reuniões por região, verifica-se que 3 das CIBs na região Sudeste reuniram-se mensalmente (75,0%), assim como 6 na região Nordeste (66,7%) e 2 na região Centro-Oeste (66,7%). Duas das CIBs na região Sul reuniram-se bimestralmente (66,7%) e 2 das CIBs na região Norte trimestralmente (28,6%)</w:t>
      </w:r>
      <w:r>
        <w:rPr>
          <w:rFonts w:ascii="Arial" w:hAnsi="Arial" w:cs="Arial"/>
          <w:sz w:val="24"/>
          <w:szCs w:val="24"/>
        </w:rPr>
        <w:t xml:space="preserve"> (Gráfico 20)</w:t>
      </w:r>
      <w:r w:rsidRPr="007E643D">
        <w:rPr>
          <w:rFonts w:ascii="Arial" w:hAnsi="Arial" w:cs="Arial"/>
          <w:sz w:val="24"/>
          <w:szCs w:val="24"/>
        </w:rPr>
        <w:t>.</w:t>
      </w:r>
    </w:p>
    <w:p w14:paraId="70A7FFE0" w14:textId="77777777" w:rsidR="007E643D" w:rsidRPr="007E643D" w:rsidRDefault="007E643D" w:rsidP="007E643D">
      <w:pPr>
        <w:spacing w:line="360" w:lineRule="auto"/>
        <w:jc w:val="both"/>
        <w:rPr>
          <w:rFonts w:ascii="Arial" w:hAnsi="Arial" w:cs="Arial"/>
          <w:sz w:val="24"/>
          <w:szCs w:val="24"/>
        </w:rPr>
      </w:pPr>
      <w:r w:rsidRPr="007E643D">
        <w:rPr>
          <w:rFonts w:ascii="Arial" w:hAnsi="Arial" w:cs="Arial"/>
          <w:sz w:val="24"/>
          <w:szCs w:val="24"/>
        </w:rPr>
        <w:t>Sobre o número de reuniões realizadas em 2015, em 15 estados (57,7%) a CIB realizou até 7 reuniões. Em 4 estados (15,4%) foram realizadas 8 reuniões e em 7 estados (26,9%) foram realizadas 9 ou mais reuniões.</w:t>
      </w:r>
    </w:p>
    <w:p w14:paraId="78102A3C" w14:textId="77777777" w:rsidR="007E643D" w:rsidRPr="007E643D" w:rsidRDefault="007E643D" w:rsidP="007E643D">
      <w:pPr>
        <w:spacing w:line="360" w:lineRule="auto"/>
        <w:jc w:val="both"/>
        <w:rPr>
          <w:rFonts w:ascii="Arial" w:hAnsi="Arial" w:cs="Arial"/>
          <w:sz w:val="24"/>
          <w:szCs w:val="24"/>
        </w:rPr>
      </w:pPr>
      <w:r w:rsidRPr="007E643D">
        <w:rPr>
          <w:rFonts w:ascii="Arial" w:hAnsi="Arial" w:cs="Arial"/>
          <w:sz w:val="24"/>
          <w:szCs w:val="24"/>
        </w:rPr>
        <w:t xml:space="preserve">As reuniões descentralizadas, que são realizadas fora da capital do estado, foram feitas em apenas quatro estados (15,4% do total).  </w:t>
      </w:r>
    </w:p>
    <w:p w14:paraId="1F31355D" w14:textId="77777777" w:rsidR="000E40CA" w:rsidRPr="007E643D" w:rsidRDefault="007E643D" w:rsidP="007E643D">
      <w:pPr>
        <w:spacing w:line="360" w:lineRule="auto"/>
        <w:jc w:val="both"/>
        <w:rPr>
          <w:rFonts w:ascii="Arial" w:hAnsi="Arial" w:cs="Arial"/>
          <w:sz w:val="24"/>
          <w:szCs w:val="24"/>
        </w:rPr>
      </w:pPr>
      <w:r w:rsidRPr="007E643D">
        <w:rPr>
          <w:rFonts w:ascii="Arial" w:hAnsi="Arial" w:cs="Arial"/>
          <w:sz w:val="24"/>
          <w:szCs w:val="24"/>
        </w:rPr>
        <w:t>Em 2016, 96,2% dos estados (25) indicaram que a CIB pactuou o calendário de reuniões ordinárias anual</w:t>
      </w:r>
    </w:p>
    <w:p w14:paraId="3DD8E41D" w14:textId="77777777" w:rsidR="000E40CA" w:rsidRDefault="007E643D" w:rsidP="000E40CA">
      <w:pPr>
        <w:autoSpaceDE w:val="0"/>
        <w:autoSpaceDN w:val="0"/>
        <w:adjustRightInd w:val="0"/>
        <w:spacing w:after="0" w:line="240" w:lineRule="auto"/>
        <w:jc w:val="both"/>
        <w:rPr>
          <w:rFonts w:ascii="Arial" w:hAnsi="Arial" w:cs="Arial"/>
          <w:b/>
          <w:sz w:val="24"/>
          <w:szCs w:val="24"/>
        </w:rPr>
      </w:pPr>
      <w:r w:rsidRPr="007E643D">
        <w:rPr>
          <w:rFonts w:ascii="Arial" w:hAnsi="Arial" w:cs="Arial"/>
          <w:b/>
          <w:sz w:val="24"/>
          <w:szCs w:val="24"/>
        </w:rPr>
        <w:t>Gráfico 20: Número de estados por periodicidade com a qual a Comissão Intergestores Bipartite (CIB) se reuniu em 2015, segundo grandes regiões - Brasil, 2016</w:t>
      </w:r>
    </w:p>
    <w:p w14:paraId="44B3F045" w14:textId="77777777" w:rsidR="007E643D" w:rsidRDefault="007E643D" w:rsidP="007E643D">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EE37558" wp14:editId="37199872">
            <wp:extent cx="5400040" cy="3009900"/>
            <wp:effectExtent l="0" t="0" r="10160" b="0"/>
            <wp:docPr id="90" name="Gráfico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ascii="Arial" w:hAnsi="Arial" w:cs="Arial"/>
          <w:sz w:val="18"/>
          <w:szCs w:val="18"/>
        </w:rPr>
        <w:t>Fonte: MDS, Censo SUAS.</w:t>
      </w:r>
    </w:p>
    <w:p w14:paraId="461568B3" w14:textId="77777777" w:rsidR="007E643D" w:rsidRPr="000E40CA" w:rsidRDefault="007E643D" w:rsidP="000E40CA">
      <w:pPr>
        <w:autoSpaceDE w:val="0"/>
        <w:autoSpaceDN w:val="0"/>
        <w:adjustRightInd w:val="0"/>
        <w:spacing w:after="0" w:line="240" w:lineRule="auto"/>
        <w:jc w:val="both"/>
        <w:rPr>
          <w:rFonts w:ascii="Arial" w:hAnsi="Arial" w:cs="Arial"/>
          <w:b/>
          <w:sz w:val="24"/>
          <w:szCs w:val="24"/>
        </w:rPr>
      </w:pPr>
    </w:p>
    <w:p w14:paraId="3E5E6881" w14:textId="77777777" w:rsidR="004F0A2A" w:rsidRPr="00802B24" w:rsidRDefault="004F0A2A" w:rsidP="004F0A2A">
      <w:pPr>
        <w:spacing w:before="240" w:line="360" w:lineRule="auto"/>
        <w:jc w:val="both"/>
        <w:rPr>
          <w:rFonts w:ascii="Arial" w:hAnsi="Arial" w:cs="Arial"/>
          <w:b/>
          <w:sz w:val="28"/>
          <w:szCs w:val="28"/>
        </w:rPr>
      </w:pPr>
      <w:r w:rsidRPr="00802B24">
        <w:rPr>
          <w:rFonts w:ascii="Arial" w:hAnsi="Arial" w:cs="Arial"/>
          <w:b/>
          <w:sz w:val="28"/>
          <w:szCs w:val="28"/>
        </w:rPr>
        <w:t>Considerações Finais</w:t>
      </w:r>
    </w:p>
    <w:p w14:paraId="46DBEFA9" w14:textId="77777777" w:rsidR="004F0A2A" w:rsidRPr="00802B24" w:rsidRDefault="004F0A2A" w:rsidP="00736E71">
      <w:pPr>
        <w:spacing w:line="360" w:lineRule="auto"/>
        <w:jc w:val="both"/>
        <w:rPr>
          <w:rFonts w:ascii="Arial" w:hAnsi="Arial" w:cs="Arial"/>
          <w:sz w:val="24"/>
          <w:szCs w:val="24"/>
        </w:rPr>
      </w:pPr>
      <w:r w:rsidRPr="00802B24">
        <w:rPr>
          <w:rFonts w:ascii="Arial" w:hAnsi="Arial" w:cs="Arial"/>
          <w:sz w:val="24"/>
          <w:szCs w:val="24"/>
        </w:rPr>
        <w:t>Os órgãos gestores da assistência social, tanto estaduais quanto municipais, são estruturas fundamentais para a execução integral do SUAS e da PNAS. Sua</w:t>
      </w:r>
      <w:r w:rsidR="00F417D5">
        <w:rPr>
          <w:rFonts w:ascii="Arial" w:hAnsi="Arial" w:cs="Arial"/>
          <w:sz w:val="24"/>
          <w:szCs w:val="24"/>
        </w:rPr>
        <w:t>s participações</w:t>
      </w:r>
      <w:r w:rsidRPr="00802B24">
        <w:rPr>
          <w:rFonts w:ascii="Arial" w:hAnsi="Arial" w:cs="Arial"/>
          <w:sz w:val="24"/>
          <w:szCs w:val="24"/>
        </w:rPr>
        <w:t xml:space="preserve"> nos planejamentos das ações a serem executadas, na coordenação do recebimento de recursos e na distribuição dos mesmos segundo as prioridade</w:t>
      </w:r>
      <w:r w:rsidR="00AF320B" w:rsidRPr="00802B24">
        <w:rPr>
          <w:rFonts w:ascii="Arial" w:hAnsi="Arial" w:cs="Arial"/>
          <w:sz w:val="24"/>
          <w:szCs w:val="24"/>
        </w:rPr>
        <w:t>s de seu território de trabalho</w:t>
      </w:r>
      <w:r w:rsidRPr="00802B24">
        <w:rPr>
          <w:rFonts w:ascii="Arial" w:hAnsi="Arial" w:cs="Arial"/>
          <w:sz w:val="24"/>
          <w:szCs w:val="24"/>
        </w:rPr>
        <w:t xml:space="preserve"> tem papel crucial na fluidez do Sistema como um todo e no funcionamento </w:t>
      </w:r>
      <w:r w:rsidR="00736E71" w:rsidRPr="00802B24">
        <w:rPr>
          <w:rFonts w:ascii="Arial" w:hAnsi="Arial" w:cs="Arial"/>
          <w:sz w:val="24"/>
          <w:szCs w:val="24"/>
        </w:rPr>
        <w:t>da Rede Socioassistencial.</w:t>
      </w:r>
    </w:p>
    <w:p w14:paraId="7E85F537" w14:textId="77777777" w:rsidR="004F0A2A" w:rsidRPr="00802B24" w:rsidRDefault="00721DAB" w:rsidP="004F0A2A">
      <w:pPr>
        <w:autoSpaceDE w:val="0"/>
        <w:autoSpaceDN w:val="0"/>
        <w:adjustRightInd w:val="0"/>
        <w:spacing w:line="360" w:lineRule="auto"/>
        <w:jc w:val="both"/>
        <w:rPr>
          <w:rFonts w:ascii="Arial" w:hAnsi="Arial" w:cs="Arial"/>
          <w:sz w:val="24"/>
          <w:szCs w:val="24"/>
        </w:rPr>
      </w:pPr>
      <w:r>
        <w:rPr>
          <w:rFonts w:ascii="Arial" w:hAnsi="Arial" w:cs="Arial"/>
          <w:sz w:val="24"/>
          <w:szCs w:val="24"/>
        </w:rPr>
        <w:t>A</w:t>
      </w:r>
      <w:r w:rsidR="004F0A2A" w:rsidRPr="00802B24">
        <w:rPr>
          <w:rFonts w:ascii="Arial" w:hAnsi="Arial" w:cs="Arial"/>
          <w:sz w:val="24"/>
          <w:szCs w:val="24"/>
        </w:rPr>
        <w:t>s subdivisões administrativas que apresenta</w:t>
      </w:r>
      <w:r w:rsidR="00837129">
        <w:rPr>
          <w:rFonts w:ascii="Arial" w:hAnsi="Arial" w:cs="Arial"/>
          <w:sz w:val="24"/>
          <w:szCs w:val="24"/>
        </w:rPr>
        <w:t>va</w:t>
      </w:r>
      <w:r w:rsidR="004F0A2A" w:rsidRPr="00802B24">
        <w:rPr>
          <w:rFonts w:ascii="Arial" w:hAnsi="Arial" w:cs="Arial"/>
          <w:sz w:val="24"/>
          <w:szCs w:val="24"/>
        </w:rPr>
        <w:t xml:space="preserve">m maior percentual de formalização nos órgãos gestores municipais </w:t>
      </w:r>
      <w:r w:rsidR="00837129">
        <w:rPr>
          <w:rFonts w:ascii="Arial" w:hAnsi="Arial" w:cs="Arial"/>
          <w:sz w:val="24"/>
          <w:szCs w:val="24"/>
        </w:rPr>
        <w:t>eram</w:t>
      </w:r>
      <w:r w:rsidR="004F0A2A" w:rsidRPr="00802B24">
        <w:rPr>
          <w:rFonts w:ascii="Arial" w:hAnsi="Arial" w:cs="Arial"/>
          <w:sz w:val="24"/>
          <w:szCs w:val="24"/>
        </w:rPr>
        <w:t xml:space="preserve"> as voltadas à Proteção Social Básica e à Gestão d</w:t>
      </w:r>
      <w:r w:rsidR="002208A4" w:rsidRPr="00802B24">
        <w:rPr>
          <w:rFonts w:ascii="Arial" w:hAnsi="Arial" w:cs="Arial"/>
          <w:sz w:val="24"/>
          <w:szCs w:val="24"/>
        </w:rPr>
        <w:t>e Benefícios Assistenciais</w:t>
      </w:r>
      <w:r w:rsidR="004F0A2A" w:rsidRPr="00802B24">
        <w:rPr>
          <w:rFonts w:ascii="Arial" w:hAnsi="Arial" w:cs="Arial"/>
          <w:sz w:val="24"/>
          <w:szCs w:val="24"/>
        </w:rPr>
        <w:t>, presentes em 6</w:t>
      </w:r>
      <w:r w:rsidR="002208A4" w:rsidRPr="00802B24">
        <w:rPr>
          <w:rFonts w:ascii="Arial" w:hAnsi="Arial" w:cs="Arial"/>
          <w:sz w:val="24"/>
          <w:szCs w:val="24"/>
        </w:rPr>
        <w:t>2</w:t>
      </w:r>
      <w:r w:rsidR="004F0A2A" w:rsidRPr="00802B24">
        <w:rPr>
          <w:rFonts w:ascii="Arial" w:hAnsi="Arial" w:cs="Arial"/>
          <w:sz w:val="24"/>
          <w:szCs w:val="24"/>
        </w:rPr>
        <w:t xml:space="preserve">,5% e </w:t>
      </w:r>
      <w:r>
        <w:rPr>
          <w:rFonts w:ascii="Arial" w:hAnsi="Arial" w:cs="Arial"/>
          <w:sz w:val="24"/>
          <w:szCs w:val="24"/>
        </w:rPr>
        <w:t>63,1</w:t>
      </w:r>
      <w:r w:rsidR="004F0A2A" w:rsidRPr="00802B24">
        <w:rPr>
          <w:rFonts w:ascii="Arial" w:hAnsi="Arial" w:cs="Arial"/>
          <w:sz w:val="24"/>
          <w:szCs w:val="24"/>
        </w:rPr>
        <w:t>% dos municípios, respectivament</w:t>
      </w:r>
      <w:r w:rsidR="0010150E" w:rsidRPr="00802B24">
        <w:rPr>
          <w:rFonts w:ascii="Arial" w:hAnsi="Arial" w:cs="Arial"/>
          <w:sz w:val="24"/>
          <w:szCs w:val="24"/>
        </w:rPr>
        <w:t xml:space="preserve">e. </w:t>
      </w:r>
      <w:r w:rsidR="00837129">
        <w:rPr>
          <w:rFonts w:ascii="Arial" w:hAnsi="Arial" w:cs="Arial"/>
          <w:sz w:val="24"/>
          <w:szCs w:val="24"/>
        </w:rPr>
        <w:t>As que apresentavam menores percentuais de formalização nos órgãos gestores municipais eram</w:t>
      </w:r>
      <w:r w:rsidR="004F0A2A" w:rsidRPr="00802B24">
        <w:rPr>
          <w:rFonts w:ascii="Arial" w:hAnsi="Arial" w:cs="Arial"/>
          <w:sz w:val="24"/>
          <w:szCs w:val="24"/>
        </w:rPr>
        <w:t xml:space="preserve"> as </w:t>
      </w:r>
      <w:r w:rsidR="00837129">
        <w:rPr>
          <w:rFonts w:ascii="Arial" w:hAnsi="Arial" w:cs="Arial"/>
          <w:sz w:val="24"/>
          <w:szCs w:val="24"/>
        </w:rPr>
        <w:t xml:space="preserve">de </w:t>
      </w:r>
      <w:r w:rsidR="00837129" w:rsidRPr="00802B24">
        <w:rPr>
          <w:rFonts w:ascii="Arial" w:hAnsi="Arial" w:cs="Arial"/>
          <w:sz w:val="24"/>
          <w:szCs w:val="24"/>
        </w:rPr>
        <w:t>Regulação do SUAS (3</w:t>
      </w:r>
      <w:r w:rsidR="00837129">
        <w:rPr>
          <w:rFonts w:ascii="Arial" w:hAnsi="Arial" w:cs="Arial"/>
          <w:sz w:val="24"/>
          <w:szCs w:val="24"/>
        </w:rPr>
        <w:t>6</w:t>
      </w:r>
      <w:r w:rsidR="00837129" w:rsidRPr="00802B24">
        <w:rPr>
          <w:rFonts w:ascii="Arial" w:hAnsi="Arial" w:cs="Arial"/>
          <w:sz w:val="24"/>
          <w:szCs w:val="24"/>
        </w:rPr>
        <w:t>,</w:t>
      </w:r>
      <w:r w:rsidR="00837129">
        <w:rPr>
          <w:rFonts w:ascii="Arial" w:hAnsi="Arial" w:cs="Arial"/>
          <w:sz w:val="24"/>
          <w:szCs w:val="24"/>
        </w:rPr>
        <w:t>5</w:t>
      </w:r>
      <w:r w:rsidR="00837129" w:rsidRPr="00802B24">
        <w:rPr>
          <w:rFonts w:ascii="Arial" w:hAnsi="Arial" w:cs="Arial"/>
          <w:sz w:val="24"/>
          <w:szCs w:val="24"/>
        </w:rPr>
        <w:t>%),</w:t>
      </w:r>
      <w:r w:rsidR="00837129">
        <w:rPr>
          <w:rFonts w:ascii="Arial" w:hAnsi="Arial" w:cs="Arial"/>
          <w:sz w:val="24"/>
          <w:szCs w:val="24"/>
        </w:rPr>
        <w:t xml:space="preserve"> de </w:t>
      </w:r>
      <w:r w:rsidR="00837129" w:rsidRPr="00802B24">
        <w:rPr>
          <w:rFonts w:ascii="Arial" w:hAnsi="Arial" w:cs="Arial"/>
          <w:sz w:val="24"/>
          <w:szCs w:val="24"/>
        </w:rPr>
        <w:t>Proteção Social Especial (3</w:t>
      </w:r>
      <w:r w:rsidR="00837129">
        <w:rPr>
          <w:rFonts w:ascii="Arial" w:hAnsi="Arial" w:cs="Arial"/>
          <w:sz w:val="24"/>
          <w:szCs w:val="24"/>
        </w:rPr>
        <w:t>5</w:t>
      </w:r>
      <w:r w:rsidR="00837129" w:rsidRPr="00802B24">
        <w:rPr>
          <w:rFonts w:ascii="Arial" w:hAnsi="Arial" w:cs="Arial"/>
          <w:sz w:val="24"/>
          <w:szCs w:val="24"/>
        </w:rPr>
        <w:t>,</w:t>
      </w:r>
      <w:r w:rsidR="00837129">
        <w:rPr>
          <w:rFonts w:ascii="Arial" w:hAnsi="Arial" w:cs="Arial"/>
          <w:sz w:val="24"/>
          <w:szCs w:val="24"/>
        </w:rPr>
        <w:t>6</w:t>
      </w:r>
      <w:r w:rsidR="00837129" w:rsidRPr="00802B24">
        <w:rPr>
          <w:rFonts w:ascii="Arial" w:hAnsi="Arial" w:cs="Arial"/>
          <w:sz w:val="24"/>
          <w:szCs w:val="24"/>
        </w:rPr>
        <w:t>%)</w:t>
      </w:r>
      <w:r w:rsidR="00837129">
        <w:rPr>
          <w:rFonts w:ascii="Arial" w:hAnsi="Arial" w:cs="Arial"/>
          <w:sz w:val="24"/>
          <w:szCs w:val="24"/>
        </w:rPr>
        <w:t xml:space="preserve">, de </w:t>
      </w:r>
      <w:r w:rsidR="00837129" w:rsidRPr="00802B24">
        <w:rPr>
          <w:rFonts w:ascii="Arial" w:hAnsi="Arial" w:cs="Arial"/>
          <w:sz w:val="24"/>
          <w:szCs w:val="24"/>
        </w:rPr>
        <w:t>Vigilância Socioassistencial (3</w:t>
      </w:r>
      <w:r w:rsidR="00837129">
        <w:rPr>
          <w:rFonts w:ascii="Arial" w:hAnsi="Arial" w:cs="Arial"/>
          <w:sz w:val="24"/>
          <w:szCs w:val="24"/>
        </w:rPr>
        <w:t>1</w:t>
      </w:r>
      <w:r w:rsidR="00837129" w:rsidRPr="00802B24">
        <w:rPr>
          <w:rFonts w:ascii="Arial" w:hAnsi="Arial" w:cs="Arial"/>
          <w:sz w:val="24"/>
          <w:szCs w:val="24"/>
        </w:rPr>
        <w:t>,</w:t>
      </w:r>
      <w:r w:rsidR="00837129">
        <w:rPr>
          <w:rFonts w:ascii="Arial" w:hAnsi="Arial" w:cs="Arial"/>
          <w:sz w:val="24"/>
          <w:szCs w:val="24"/>
        </w:rPr>
        <w:t>1</w:t>
      </w:r>
      <w:r w:rsidR="00837129" w:rsidRPr="00802B24">
        <w:rPr>
          <w:rFonts w:ascii="Arial" w:hAnsi="Arial" w:cs="Arial"/>
          <w:sz w:val="24"/>
          <w:szCs w:val="24"/>
        </w:rPr>
        <w:t>%)</w:t>
      </w:r>
      <w:r w:rsidR="00837129">
        <w:rPr>
          <w:rFonts w:ascii="Arial" w:hAnsi="Arial" w:cs="Arial"/>
          <w:sz w:val="24"/>
          <w:szCs w:val="24"/>
        </w:rPr>
        <w:t xml:space="preserve"> e de </w:t>
      </w:r>
      <w:r w:rsidR="004F0A2A" w:rsidRPr="00802B24">
        <w:rPr>
          <w:rFonts w:ascii="Arial" w:hAnsi="Arial" w:cs="Arial"/>
          <w:sz w:val="24"/>
          <w:szCs w:val="24"/>
        </w:rPr>
        <w:t>Gestão do Trabalho (</w:t>
      </w:r>
      <w:r w:rsidR="0010150E" w:rsidRPr="00802B24">
        <w:rPr>
          <w:rFonts w:ascii="Arial" w:hAnsi="Arial" w:cs="Arial"/>
          <w:sz w:val="24"/>
          <w:szCs w:val="24"/>
        </w:rPr>
        <w:t>3</w:t>
      </w:r>
      <w:r w:rsidR="00837129">
        <w:rPr>
          <w:rFonts w:ascii="Arial" w:hAnsi="Arial" w:cs="Arial"/>
          <w:sz w:val="24"/>
          <w:szCs w:val="24"/>
        </w:rPr>
        <w:t>0</w:t>
      </w:r>
      <w:r w:rsidR="004F0A2A" w:rsidRPr="00802B24">
        <w:rPr>
          <w:rFonts w:ascii="Arial" w:hAnsi="Arial" w:cs="Arial"/>
          <w:sz w:val="24"/>
          <w:szCs w:val="24"/>
        </w:rPr>
        <w:t>,</w:t>
      </w:r>
      <w:r w:rsidR="00837129">
        <w:rPr>
          <w:rFonts w:ascii="Arial" w:hAnsi="Arial" w:cs="Arial"/>
          <w:sz w:val="24"/>
          <w:szCs w:val="24"/>
        </w:rPr>
        <w:t>6</w:t>
      </w:r>
      <w:r w:rsidR="004F0A2A" w:rsidRPr="00802B24">
        <w:rPr>
          <w:rFonts w:ascii="Arial" w:hAnsi="Arial" w:cs="Arial"/>
          <w:sz w:val="24"/>
          <w:szCs w:val="24"/>
        </w:rPr>
        <w:t>%).</w:t>
      </w:r>
    </w:p>
    <w:p w14:paraId="741D427A" w14:textId="77777777" w:rsidR="004F0A2A" w:rsidRPr="00802B24" w:rsidRDefault="004F0A2A" w:rsidP="002F0EB2">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Os recursos recebidos via transação fundo-a-fundo, garantem maior qualidade na distribuição, já que estes são fiscalizados pelos órgãos de controle social e passam pelo crivo das Comissões Intergestores Bipartite e Tripartite. Sobre o repasse, destaca</w:t>
      </w:r>
      <w:r w:rsidR="00DB53E9" w:rsidRPr="00802B24">
        <w:rPr>
          <w:rFonts w:ascii="Arial" w:hAnsi="Arial" w:cs="Arial"/>
          <w:sz w:val="24"/>
          <w:szCs w:val="24"/>
        </w:rPr>
        <w:t>m</w:t>
      </w:r>
      <w:r w:rsidRPr="00802B24">
        <w:rPr>
          <w:rFonts w:ascii="Arial" w:hAnsi="Arial" w:cs="Arial"/>
          <w:sz w:val="24"/>
          <w:szCs w:val="24"/>
        </w:rPr>
        <w:t>-se a</w:t>
      </w:r>
      <w:r w:rsidR="00DB53E9" w:rsidRPr="00802B24">
        <w:rPr>
          <w:rFonts w:ascii="Arial" w:hAnsi="Arial" w:cs="Arial"/>
          <w:sz w:val="24"/>
          <w:szCs w:val="24"/>
        </w:rPr>
        <w:t>s regiões</w:t>
      </w:r>
      <w:r w:rsidRPr="00802B24">
        <w:rPr>
          <w:rFonts w:ascii="Arial" w:hAnsi="Arial" w:cs="Arial"/>
          <w:sz w:val="24"/>
          <w:szCs w:val="24"/>
        </w:rPr>
        <w:t xml:space="preserve"> Norte </w:t>
      </w:r>
      <w:r w:rsidR="00DB53E9" w:rsidRPr="00802B24">
        <w:rPr>
          <w:rFonts w:ascii="Arial" w:hAnsi="Arial" w:cs="Arial"/>
          <w:sz w:val="24"/>
          <w:szCs w:val="24"/>
        </w:rPr>
        <w:t xml:space="preserve">e Nordeste </w:t>
      </w:r>
      <w:r w:rsidRPr="00802B24">
        <w:rPr>
          <w:rFonts w:ascii="Arial" w:hAnsi="Arial" w:cs="Arial"/>
          <w:sz w:val="24"/>
          <w:szCs w:val="24"/>
        </w:rPr>
        <w:t>que apresenta</w:t>
      </w:r>
      <w:r w:rsidR="00DB53E9" w:rsidRPr="00802B24">
        <w:rPr>
          <w:rFonts w:ascii="Arial" w:hAnsi="Arial" w:cs="Arial"/>
          <w:sz w:val="24"/>
          <w:szCs w:val="24"/>
        </w:rPr>
        <w:t>m</w:t>
      </w:r>
      <w:r w:rsidRPr="00802B24">
        <w:rPr>
          <w:rFonts w:ascii="Arial" w:hAnsi="Arial" w:cs="Arial"/>
          <w:sz w:val="24"/>
          <w:szCs w:val="24"/>
        </w:rPr>
        <w:t xml:space="preserve"> alto </w:t>
      </w:r>
      <w:r w:rsidRPr="00802B24">
        <w:rPr>
          <w:rFonts w:ascii="Arial" w:hAnsi="Arial" w:cs="Arial"/>
          <w:sz w:val="24"/>
          <w:szCs w:val="24"/>
        </w:rPr>
        <w:lastRenderedPageBreak/>
        <w:t>percentual de municípios que não repassam recursos a ONGs ou entidades privadas da assistência social.</w:t>
      </w:r>
    </w:p>
    <w:p w14:paraId="218C3A22" w14:textId="77777777" w:rsidR="004F0A2A" w:rsidRPr="00802B24" w:rsidRDefault="004F0A2A" w:rsidP="004F0A2A">
      <w:pPr>
        <w:rPr>
          <w:rFonts w:ascii="Arial" w:hAnsi="Arial" w:cs="Arial"/>
          <w:b/>
          <w:sz w:val="28"/>
          <w:szCs w:val="28"/>
        </w:rPr>
      </w:pPr>
      <w:r w:rsidRPr="00802B24">
        <w:rPr>
          <w:rFonts w:ascii="Arial" w:hAnsi="Arial" w:cs="Arial"/>
          <w:b/>
          <w:sz w:val="28"/>
          <w:szCs w:val="28"/>
        </w:rPr>
        <w:br w:type="page"/>
      </w:r>
    </w:p>
    <w:p w14:paraId="1B9EEEEA" w14:textId="77777777" w:rsidR="00D1634F" w:rsidRPr="00802B24" w:rsidRDefault="00CA5950" w:rsidP="00B955CC">
      <w:pPr>
        <w:jc w:val="both"/>
        <w:rPr>
          <w:rFonts w:ascii="Arial" w:hAnsi="Arial" w:cs="Arial"/>
          <w:b/>
          <w:sz w:val="28"/>
          <w:szCs w:val="28"/>
        </w:rPr>
      </w:pPr>
      <w:r w:rsidRPr="00802B24">
        <w:rPr>
          <w:rFonts w:ascii="Arial" w:hAnsi="Arial" w:cs="Arial"/>
          <w:b/>
          <w:sz w:val="28"/>
          <w:szCs w:val="28"/>
        </w:rPr>
        <w:lastRenderedPageBreak/>
        <w:t xml:space="preserve">Capítulo </w:t>
      </w:r>
      <w:r w:rsidR="00403B89" w:rsidRPr="00802B24">
        <w:rPr>
          <w:rFonts w:ascii="Arial" w:hAnsi="Arial" w:cs="Arial"/>
          <w:b/>
          <w:sz w:val="28"/>
          <w:szCs w:val="28"/>
        </w:rPr>
        <w:t>3</w:t>
      </w:r>
      <w:r w:rsidRPr="00802B24">
        <w:rPr>
          <w:rFonts w:ascii="Arial" w:hAnsi="Arial" w:cs="Arial"/>
          <w:b/>
          <w:sz w:val="28"/>
          <w:szCs w:val="28"/>
        </w:rPr>
        <w:t xml:space="preserve"> - </w:t>
      </w:r>
      <w:r w:rsidR="00D1634F" w:rsidRPr="00802B24">
        <w:rPr>
          <w:rFonts w:ascii="Arial" w:hAnsi="Arial" w:cs="Arial"/>
          <w:b/>
          <w:sz w:val="28"/>
          <w:szCs w:val="28"/>
        </w:rPr>
        <w:t>Equipamentos</w:t>
      </w:r>
    </w:p>
    <w:p w14:paraId="3B404234" w14:textId="77777777" w:rsidR="005F4C7B" w:rsidRPr="005F4C7B" w:rsidRDefault="005F4C7B" w:rsidP="005F4C7B">
      <w:pPr>
        <w:autoSpaceDE w:val="0"/>
        <w:autoSpaceDN w:val="0"/>
        <w:adjustRightInd w:val="0"/>
        <w:spacing w:line="360" w:lineRule="auto"/>
        <w:jc w:val="both"/>
        <w:rPr>
          <w:rFonts w:ascii="Arial" w:hAnsi="Arial" w:cs="Arial"/>
          <w:sz w:val="24"/>
          <w:szCs w:val="24"/>
        </w:rPr>
      </w:pPr>
      <w:r w:rsidRPr="005F4C7B">
        <w:rPr>
          <w:rFonts w:ascii="Arial" w:hAnsi="Arial" w:cs="Arial"/>
          <w:sz w:val="24"/>
          <w:szCs w:val="24"/>
        </w:rPr>
        <w:t>A assistência social organiza-se por dois tipos de proteção: a proteção social básica, definida no artigo 6º-A da Lei Orgânica da Assistência Social (LOAS) como um "conjunto de serviços, programas, projetos e benefícios da assistência social que visa a prevenir situações de vulnerabilidade e risco social por meio do desenvolvimento de potencialidades e aquisições e do fortalecimento de vínculos familiares e comunitários" e a proteção social especial, definida como "conjunto de serviços, programas e projetos que tem por objetivo contribuir para a reconstrução de vínculos familiares e comunitários, a defesa de direito, o fortalecimento das potencialidades e aquisições e a proteção de famílias e indivíduos para o enfrentamento das situações de violação de direitos"</w:t>
      </w:r>
      <w:r w:rsidR="002E5BB4" w:rsidRPr="00676343">
        <w:rPr>
          <w:rStyle w:val="Refdenotaderodap"/>
          <w:rFonts w:eastAsia="Times New Roman"/>
          <w:lang w:eastAsia="pt-BR"/>
        </w:rPr>
        <w:footnoteReference w:id="11"/>
      </w:r>
      <w:r w:rsidRPr="005F4C7B">
        <w:rPr>
          <w:rFonts w:ascii="Arial" w:hAnsi="Arial" w:cs="Arial"/>
          <w:sz w:val="24"/>
          <w:szCs w:val="24"/>
        </w:rPr>
        <w:t>.</w:t>
      </w:r>
    </w:p>
    <w:p w14:paraId="2B388B66" w14:textId="77777777" w:rsidR="005F4C7B" w:rsidRPr="005F4C7B" w:rsidRDefault="005F4C7B" w:rsidP="005F4C7B">
      <w:pPr>
        <w:autoSpaceDE w:val="0"/>
        <w:autoSpaceDN w:val="0"/>
        <w:adjustRightInd w:val="0"/>
        <w:spacing w:line="360" w:lineRule="auto"/>
        <w:jc w:val="both"/>
        <w:rPr>
          <w:rFonts w:ascii="Arial" w:hAnsi="Arial" w:cs="Arial"/>
          <w:sz w:val="24"/>
          <w:szCs w:val="24"/>
        </w:rPr>
      </w:pPr>
      <w:r w:rsidRPr="005F4C7B">
        <w:rPr>
          <w:rFonts w:ascii="Arial" w:hAnsi="Arial" w:cs="Arial"/>
          <w:sz w:val="24"/>
          <w:szCs w:val="24"/>
        </w:rPr>
        <w:t>Nesse contexto, os equipamentos da assistência social são as unidades nas quais os serviços socioassistenciais, programas e projetos são realizados. Essas unidades podem ser públicas ou entidades de assistência social.</w:t>
      </w:r>
    </w:p>
    <w:p w14:paraId="33489EF9" w14:textId="77777777" w:rsidR="005F4C7B" w:rsidRPr="005F4C7B" w:rsidRDefault="005F4C7B" w:rsidP="005F4C7B">
      <w:pPr>
        <w:autoSpaceDE w:val="0"/>
        <w:autoSpaceDN w:val="0"/>
        <w:adjustRightInd w:val="0"/>
        <w:spacing w:line="360" w:lineRule="auto"/>
        <w:jc w:val="both"/>
        <w:rPr>
          <w:rFonts w:ascii="Arial" w:hAnsi="Arial" w:cs="Arial"/>
          <w:sz w:val="24"/>
          <w:szCs w:val="24"/>
        </w:rPr>
      </w:pPr>
      <w:r w:rsidRPr="005F4C7B">
        <w:rPr>
          <w:rFonts w:ascii="Arial" w:hAnsi="Arial" w:cs="Arial"/>
          <w:sz w:val="24"/>
          <w:szCs w:val="24"/>
        </w:rPr>
        <w:t>A Tipificação Nacional de Serviços Socioassistenciais organiza os serviços ofertados conforme seu nível de complexidade, indicando o equipamento recomendado à execução do serviço</w:t>
      </w:r>
      <w:r w:rsidR="002E5BB4" w:rsidRPr="00676343">
        <w:rPr>
          <w:rStyle w:val="Refdenotaderodap"/>
          <w:rFonts w:eastAsia="Times New Roman"/>
          <w:lang w:eastAsia="pt-BR"/>
        </w:rPr>
        <w:footnoteReference w:id="12"/>
      </w:r>
      <w:r w:rsidRPr="005F4C7B">
        <w:rPr>
          <w:rFonts w:ascii="Arial" w:hAnsi="Arial" w:cs="Arial"/>
          <w:sz w:val="24"/>
          <w:szCs w:val="24"/>
        </w:rPr>
        <w:t>. No âmbito da proteção social básica, os atendimentos são prestados pelos Centros de Referência de Assistência Social (CRAS) e pelos Centros de Convivência. No âmbito da proteção social especial, os serviços são prestados pelos Centros de Referência Especializados de Assistência Social (CREAS), Centros de Referência Especializados para População em Situação de Rua (Centros POP), Centros-Dia de Referência para Pessoa com Deficiência e suas Famílias e pelas Unidades de Acolhimento.</w:t>
      </w:r>
    </w:p>
    <w:p w14:paraId="040784E9" w14:textId="77777777" w:rsidR="005F4C7B" w:rsidRDefault="005F4C7B" w:rsidP="005F4C7B">
      <w:pPr>
        <w:autoSpaceDE w:val="0"/>
        <w:autoSpaceDN w:val="0"/>
        <w:adjustRightInd w:val="0"/>
        <w:spacing w:line="360" w:lineRule="auto"/>
        <w:jc w:val="both"/>
        <w:rPr>
          <w:rFonts w:ascii="Arial" w:hAnsi="Arial" w:cs="Arial"/>
          <w:sz w:val="24"/>
          <w:szCs w:val="24"/>
        </w:rPr>
      </w:pPr>
      <w:r w:rsidRPr="005F4C7B">
        <w:rPr>
          <w:rFonts w:ascii="Arial" w:hAnsi="Arial" w:cs="Arial"/>
          <w:sz w:val="24"/>
          <w:szCs w:val="24"/>
        </w:rPr>
        <w:t>Esta seção apresenta informações a respeito desses equipamentos em 2016 e sua evolução ao longo do tempo, com base nos resultados dos Censos dos anos anteriores.</w:t>
      </w:r>
    </w:p>
    <w:p w14:paraId="2F8298F1" w14:textId="77777777" w:rsidR="00287E7E" w:rsidRPr="00802B24" w:rsidRDefault="00287E7E" w:rsidP="001F4D17">
      <w:pPr>
        <w:rPr>
          <w:rFonts w:ascii="Arial" w:hAnsi="Arial" w:cs="Arial"/>
          <w:sz w:val="24"/>
          <w:szCs w:val="24"/>
        </w:rPr>
      </w:pPr>
    </w:p>
    <w:p w14:paraId="4032152A" w14:textId="77777777" w:rsidR="00D1634F" w:rsidRPr="00802B24" w:rsidRDefault="00D1634F" w:rsidP="00B955CC">
      <w:pPr>
        <w:jc w:val="both"/>
        <w:rPr>
          <w:rFonts w:ascii="Arial" w:hAnsi="Arial" w:cs="Arial"/>
          <w:b/>
        </w:rPr>
      </w:pPr>
      <w:r w:rsidRPr="00802B24">
        <w:rPr>
          <w:rFonts w:ascii="Arial" w:hAnsi="Arial" w:cs="Arial"/>
          <w:b/>
        </w:rPr>
        <w:lastRenderedPageBreak/>
        <w:t>CENTRO DE REFERÊNCIA DE ASSISTÊNCIA SOCIAL – CRAS</w:t>
      </w:r>
    </w:p>
    <w:p w14:paraId="5C62CE43" w14:textId="77777777" w:rsidR="00716ADE" w:rsidRPr="00716ADE" w:rsidRDefault="00716ADE" w:rsidP="00716ADE">
      <w:pPr>
        <w:autoSpaceDE w:val="0"/>
        <w:autoSpaceDN w:val="0"/>
        <w:adjustRightInd w:val="0"/>
        <w:spacing w:line="360" w:lineRule="auto"/>
        <w:jc w:val="both"/>
        <w:rPr>
          <w:rFonts w:ascii="Arial" w:hAnsi="Arial" w:cs="Arial"/>
          <w:sz w:val="24"/>
          <w:szCs w:val="24"/>
        </w:rPr>
      </w:pPr>
      <w:r w:rsidRPr="00716ADE">
        <w:rPr>
          <w:rFonts w:ascii="Arial" w:hAnsi="Arial" w:cs="Arial"/>
          <w:sz w:val="24"/>
          <w:szCs w:val="24"/>
        </w:rPr>
        <w:t xml:space="preserve">Os Centros de Referência de Assistência Social (CRAS) são definidos pelo artigo 6º-C da Lei Orgânica de Assistência Social (LOAS) como unidades públicas municipais destinadas à prestação de serviços, programas de projetos da proteção social básica às famílias, devendo se localizar em áreas com maiores índices de vulnerabilidade e risco social. </w:t>
      </w:r>
    </w:p>
    <w:p w14:paraId="558FD0A8" w14:textId="77777777" w:rsidR="00716ADE" w:rsidRPr="00716ADE" w:rsidRDefault="00716ADE" w:rsidP="00716ADE">
      <w:pPr>
        <w:autoSpaceDE w:val="0"/>
        <w:autoSpaceDN w:val="0"/>
        <w:adjustRightInd w:val="0"/>
        <w:spacing w:line="360" w:lineRule="auto"/>
        <w:jc w:val="both"/>
        <w:rPr>
          <w:rFonts w:ascii="Arial" w:hAnsi="Arial" w:cs="Arial"/>
          <w:sz w:val="24"/>
          <w:szCs w:val="24"/>
        </w:rPr>
      </w:pPr>
      <w:r w:rsidRPr="00716ADE">
        <w:rPr>
          <w:rFonts w:ascii="Arial" w:hAnsi="Arial" w:cs="Arial"/>
          <w:sz w:val="24"/>
          <w:szCs w:val="24"/>
        </w:rPr>
        <w:t>Em 2016 foram identificados 8.240 CRAS, em 5.494 municípios brasileiros, o que indica que há pelo menos um CRAS em 98,6% dos municípios brasileiros.</w:t>
      </w:r>
    </w:p>
    <w:p w14:paraId="0944A197" w14:textId="77777777" w:rsidR="00716ADE" w:rsidRPr="00716ADE" w:rsidRDefault="00716ADE" w:rsidP="00716ADE">
      <w:pPr>
        <w:autoSpaceDE w:val="0"/>
        <w:autoSpaceDN w:val="0"/>
        <w:adjustRightInd w:val="0"/>
        <w:spacing w:line="360" w:lineRule="auto"/>
        <w:jc w:val="both"/>
        <w:rPr>
          <w:rFonts w:ascii="Arial" w:hAnsi="Arial" w:cs="Arial"/>
          <w:sz w:val="24"/>
          <w:szCs w:val="24"/>
        </w:rPr>
      </w:pPr>
      <w:r w:rsidRPr="00716ADE">
        <w:rPr>
          <w:rFonts w:ascii="Arial" w:hAnsi="Arial" w:cs="Arial"/>
          <w:sz w:val="24"/>
          <w:szCs w:val="24"/>
        </w:rPr>
        <w:t xml:space="preserve">O quantitativo de CRAS quase dobrou entre 2007 e 2016, passando de 4.195 unidades para 8.240. Desde 2007, 2.342 municípios passaram a ter unidades do CRAS em seu território. </w:t>
      </w:r>
    </w:p>
    <w:p w14:paraId="28F7C831" w14:textId="77777777" w:rsidR="00716ADE" w:rsidRDefault="00716ADE" w:rsidP="00716ADE">
      <w:pPr>
        <w:autoSpaceDE w:val="0"/>
        <w:autoSpaceDN w:val="0"/>
        <w:adjustRightInd w:val="0"/>
        <w:spacing w:line="360" w:lineRule="auto"/>
        <w:jc w:val="both"/>
        <w:rPr>
          <w:rFonts w:ascii="Arial" w:hAnsi="Arial" w:cs="Arial"/>
          <w:sz w:val="24"/>
          <w:szCs w:val="24"/>
        </w:rPr>
      </w:pPr>
      <w:r w:rsidRPr="00716ADE">
        <w:rPr>
          <w:rFonts w:ascii="Arial" w:hAnsi="Arial" w:cs="Arial"/>
          <w:sz w:val="24"/>
          <w:szCs w:val="24"/>
        </w:rPr>
        <w:t xml:space="preserve">Embora tenha sido observado um aumento no número de CRAS, uma quantidade menor de municípios indicou ter o equipamento em seu território em 2016, em relação a 2015 (10 municípios a menos) </w:t>
      </w:r>
      <w:r>
        <w:rPr>
          <w:rFonts w:ascii="Arial" w:hAnsi="Arial" w:cs="Arial"/>
          <w:sz w:val="24"/>
          <w:szCs w:val="24"/>
        </w:rPr>
        <w:t>(Gráfico 21)</w:t>
      </w:r>
      <w:r w:rsidRPr="00716ADE">
        <w:rPr>
          <w:rFonts w:ascii="Arial" w:hAnsi="Arial" w:cs="Arial"/>
          <w:sz w:val="24"/>
          <w:szCs w:val="24"/>
        </w:rPr>
        <w:t>.</w:t>
      </w:r>
    </w:p>
    <w:p w14:paraId="44C7CB54" w14:textId="77777777" w:rsidR="00D1634F" w:rsidRPr="00802B24" w:rsidRDefault="00C96698" w:rsidP="00B955CC">
      <w:pPr>
        <w:autoSpaceDE w:val="0"/>
        <w:autoSpaceDN w:val="0"/>
        <w:adjustRightInd w:val="0"/>
        <w:spacing w:after="0" w:line="240" w:lineRule="auto"/>
        <w:jc w:val="both"/>
        <w:rPr>
          <w:rFonts w:ascii="Arial" w:hAnsi="Arial" w:cs="Arial"/>
          <w:b/>
          <w:sz w:val="24"/>
          <w:szCs w:val="24"/>
        </w:rPr>
      </w:pPr>
      <w:r w:rsidRPr="00C96698">
        <w:rPr>
          <w:rFonts w:ascii="Arial" w:hAnsi="Arial" w:cs="Arial"/>
          <w:b/>
          <w:sz w:val="24"/>
          <w:szCs w:val="24"/>
        </w:rPr>
        <w:t xml:space="preserve">Gráfico </w:t>
      </w:r>
      <w:r>
        <w:rPr>
          <w:rFonts w:ascii="Arial" w:hAnsi="Arial" w:cs="Arial"/>
          <w:b/>
          <w:sz w:val="24"/>
          <w:szCs w:val="24"/>
        </w:rPr>
        <w:t>2</w:t>
      </w:r>
      <w:r w:rsidRPr="00C96698">
        <w:rPr>
          <w:rFonts w:ascii="Arial" w:hAnsi="Arial" w:cs="Arial"/>
          <w:b/>
          <w:sz w:val="24"/>
          <w:szCs w:val="24"/>
        </w:rPr>
        <w:t>1: Evolução do quantitativo de CRAS nos municípios - Brasil, 2007 a 2016</w:t>
      </w:r>
    </w:p>
    <w:p w14:paraId="3FD032F4" w14:textId="77777777" w:rsidR="008A6040" w:rsidRDefault="00C96698" w:rsidP="008A6040">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6BFA2155" wp14:editId="75DDA480">
            <wp:extent cx="5400040" cy="2860675"/>
            <wp:effectExtent l="0" t="0" r="10160" b="15875"/>
            <wp:docPr id="92" name="Gráfico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8A6040">
        <w:rPr>
          <w:rFonts w:ascii="Arial" w:hAnsi="Arial" w:cs="Arial"/>
          <w:sz w:val="18"/>
          <w:szCs w:val="18"/>
        </w:rPr>
        <w:t>Fonte: MDS, Censo SUAS.</w:t>
      </w:r>
    </w:p>
    <w:p w14:paraId="313F8186" w14:textId="77777777" w:rsidR="00287E7E" w:rsidRPr="00802B24" w:rsidRDefault="00287E7E" w:rsidP="008A6040">
      <w:pPr>
        <w:autoSpaceDE w:val="0"/>
        <w:autoSpaceDN w:val="0"/>
        <w:adjustRightInd w:val="0"/>
        <w:spacing w:before="240" w:line="360" w:lineRule="auto"/>
        <w:jc w:val="both"/>
        <w:rPr>
          <w:rFonts w:ascii="Arial" w:hAnsi="Arial" w:cs="Arial"/>
          <w:sz w:val="24"/>
          <w:szCs w:val="24"/>
        </w:rPr>
      </w:pPr>
    </w:p>
    <w:p w14:paraId="6C58C513" w14:textId="77777777" w:rsidR="005A2A60" w:rsidRPr="005A2A60" w:rsidRDefault="005A2A60" w:rsidP="005A2A60">
      <w:pPr>
        <w:autoSpaceDE w:val="0"/>
        <w:autoSpaceDN w:val="0"/>
        <w:adjustRightInd w:val="0"/>
        <w:spacing w:line="360" w:lineRule="auto"/>
        <w:jc w:val="both"/>
        <w:rPr>
          <w:rFonts w:ascii="Arial" w:hAnsi="Arial" w:cs="Arial"/>
          <w:sz w:val="24"/>
          <w:szCs w:val="24"/>
        </w:rPr>
      </w:pPr>
      <w:r w:rsidRPr="005A2A60">
        <w:rPr>
          <w:rFonts w:ascii="Arial" w:hAnsi="Arial" w:cs="Arial"/>
          <w:sz w:val="24"/>
          <w:szCs w:val="24"/>
        </w:rPr>
        <w:t xml:space="preserve">Quando se observa as unidades por porte do município, tem-se que 3.702 municípios de pequeno porte I (94,4% do total de municípios de pequeno porte </w:t>
      </w:r>
      <w:r w:rsidRPr="005A2A60">
        <w:rPr>
          <w:rFonts w:ascii="Arial" w:hAnsi="Arial" w:cs="Arial"/>
          <w:sz w:val="24"/>
          <w:szCs w:val="24"/>
        </w:rPr>
        <w:lastRenderedPageBreak/>
        <w:t>I) e 711 municípios de pequeno porte II (68,4% do total de municípios de pequeno porte II) possuem um CRAS. Dos 76 municípios que não têm CRAS, 75 são de pequeno porte I e um é de pequeno porte II. Entre os municípios médios, 216 (66,5% do total de municípios de médio porte) tinham de 2 a 3 CRAS. Mais da metade dos municípios grandes possuíam de 4 a 6 CRAS (146 municípios ou 54,9% do total de municípios de grande porte), enquanto 55 (20,7%) tinham de 7 a 10 CRAS e 16 (7,9%) tinham mais de 10 CRAS. Das 17 metrópoles, apenas uma não tem mais de 10 CRAS.</w:t>
      </w:r>
    </w:p>
    <w:p w14:paraId="248D4A1D" w14:textId="77777777" w:rsidR="0031762F" w:rsidRPr="00802B24" w:rsidRDefault="005A2A60" w:rsidP="005A2A60">
      <w:pPr>
        <w:autoSpaceDE w:val="0"/>
        <w:autoSpaceDN w:val="0"/>
        <w:adjustRightInd w:val="0"/>
        <w:spacing w:line="360" w:lineRule="auto"/>
        <w:jc w:val="both"/>
        <w:rPr>
          <w:rFonts w:ascii="Arial" w:hAnsi="Arial" w:cs="Arial"/>
          <w:sz w:val="24"/>
          <w:szCs w:val="24"/>
        </w:rPr>
      </w:pPr>
      <w:r w:rsidRPr="005A2A60">
        <w:rPr>
          <w:rFonts w:ascii="Arial" w:hAnsi="Arial" w:cs="Arial"/>
          <w:sz w:val="24"/>
          <w:szCs w:val="24"/>
        </w:rPr>
        <w:t xml:space="preserve">Dos 5.570 municípios brasileiros, 76 não possuem nenhum CRAS (1,4% do total), 4.477 (80,4%) possuem um CRAS, 722 (13,0%) de 2 a 3 CRAS, 200 (3,6%) de 4 a 6 CRAS, 58 (1,0%) de 7 a 10 CRAS e 37 (0,7%) mais de 10 CRAS. </w:t>
      </w:r>
      <w:r w:rsidR="00FF7DA6" w:rsidRPr="00802B24">
        <w:rPr>
          <w:rFonts w:ascii="Arial" w:hAnsi="Arial" w:cs="Arial"/>
          <w:sz w:val="24"/>
          <w:szCs w:val="24"/>
        </w:rPr>
        <w:t xml:space="preserve">(Gráfico </w:t>
      </w:r>
      <w:r>
        <w:rPr>
          <w:rFonts w:ascii="Arial" w:hAnsi="Arial" w:cs="Arial"/>
          <w:sz w:val="24"/>
          <w:szCs w:val="24"/>
        </w:rPr>
        <w:t>22</w:t>
      </w:r>
      <w:r w:rsidR="00FF7DA6" w:rsidRPr="00802B24">
        <w:rPr>
          <w:rFonts w:ascii="Arial" w:hAnsi="Arial" w:cs="Arial"/>
          <w:sz w:val="24"/>
          <w:szCs w:val="24"/>
        </w:rPr>
        <w:t>)</w:t>
      </w:r>
      <w:r w:rsidR="0031762F" w:rsidRPr="00802B24">
        <w:rPr>
          <w:rFonts w:ascii="Arial" w:hAnsi="Arial" w:cs="Arial"/>
          <w:sz w:val="24"/>
          <w:szCs w:val="24"/>
        </w:rPr>
        <w:t>.</w:t>
      </w:r>
    </w:p>
    <w:p w14:paraId="5B60F6B4" w14:textId="77777777" w:rsidR="00D1634F" w:rsidRPr="00802B24" w:rsidRDefault="005A2A60" w:rsidP="00B955CC">
      <w:pPr>
        <w:autoSpaceDE w:val="0"/>
        <w:autoSpaceDN w:val="0"/>
        <w:adjustRightInd w:val="0"/>
        <w:spacing w:after="0" w:line="240" w:lineRule="auto"/>
        <w:jc w:val="both"/>
        <w:rPr>
          <w:rFonts w:ascii="Arial" w:hAnsi="Arial" w:cs="Arial"/>
          <w:b/>
          <w:sz w:val="24"/>
          <w:szCs w:val="24"/>
        </w:rPr>
      </w:pPr>
      <w:r w:rsidRPr="005A2A60">
        <w:rPr>
          <w:rFonts w:ascii="Arial" w:hAnsi="Arial" w:cs="Arial"/>
          <w:b/>
          <w:sz w:val="24"/>
          <w:szCs w:val="24"/>
        </w:rPr>
        <w:t xml:space="preserve">Gráfico </w:t>
      </w:r>
      <w:r>
        <w:rPr>
          <w:rFonts w:ascii="Arial" w:hAnsi="Arial" w:cs="Arial"/>
          <w:b/>
          <w:sz w:val="24"/>
          <w:szCs w:val="24"/>
        </w:rPr>
        <w:t>2</w:t>
      </w:r>
      <w:r w:rsidRPr="005A2A60">
        <w:rPr>
          <w:rFonts w:ascii="Arial" w:hAnsi="Arial" w:cs="Arial"/>
          <w:b/>
          <w:sz w:val="24"/>
          <w:szCs w:val="24"/>
        </w:rPr>
        <w:t>2: Número de CRAS por município segundo porte</w:t>
      </w:r>
      <w:r w:rsidR="00B03EA4">
        <w:rPr>
          <w:rFonts w:ascii="Arial" w:hAnsi="Arial" w:cs="Arial"/>
          <w:b/>
          <w:sz w:val="24"/>
          <w:szCs w:val="24"/>
        </w:rPr>
        <w:t xml:space="preserve"> </w:t>
      </w:r>
      <w:r w:rsidR="00B03EA4" w:rsidRPr="00A15F1A">
        <w:rPr>
          <w:rFonts w:ascii="Arial" w:hAnsi="Arial" w:cs="Arial"/>
          <w:b/>
          <w:sz w:val="24"/>
          <w:szCs w:val="24"/>
        </w:rPr>
        <w:t>d</w:t>
      </w:r>
      <w:r w:rsidR="00B03EA4">
        <w:rPr>
          <w:rFonts w:ascii="Arial" w:hAnsi="Arial" w:cs="Arial"/>
          <w:b/>
          <w:sz w:val="24"/>
          <w:szCs w:val="24"/>
        </w:rPr>
        <w:t>o</w:t>
      </w:r>
      <w:r w:rsidR="00B03EA4" w:rsidRPr="00A15F1A">
        <w:rPr>
          <w:rFonts w:ascii="Arial" w:hAnsi="Arial" w:cs="Arial"/>
          <w:b/>
          <w:sz w:val="24"/>
          <w:szCs w:val="24"/>
        </w:rPr>
        <w:t xml:space="preserve"> município</w:t>
      </w:r>
      <w:r w:rsidRPr="005A2A60">
        <w:rPr>
          <w:rFonts w:ascii="Arial" w:hAnsi="Arial" w:cs="Arial"/>
          <w:b/>
          <w:sz w:val="24"/>
          <w:szCs w:val="24"/>
        </w:rPr>
        <w:t xml:space="preserve"> - Brasil, 2016</w:t>
      </w:r>
    </w:p>
    <w:p w14:paraId="31E52BC3" w14:textId="77777777" w:rsidR="00D1634F" w:rsidRPr="00802B24" w:rsidRDefault="005A2A60" w:rsidP="005A2A60">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52FCAE9F" wp14:editId="42C3E7CC">
            <wp:extent cx="5400040" cy="2944495"/>
            <wp:effectExtent l="0" t="0" r="10160" b="8255"/>
            <wp:docPr id="93" name="Gráfico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D1634F" w:rsidRPr="00802B24">
        <w:rPr>
          <w:rFonts w:ascii="Arial" w:hAnsi="Arial" w:cs="Arial"/>
          <w:sz w:val="18"/>
          <w:szCs w:val="18"/>
        </w:rPr>
        <w:t>Fonte: MDS, Censo SUAS.</w:t>
      </w:r>
    </w:p>
    <w:p w14:paraId="3FCC9F8C" w14:textId="77777777" w:rsidR="00287E7E" w:rsidRPr="00802B24" w:rsidRDefault="00287E7E" w:rsidP="00370265">
      <w:pPr>
        <w:autoSpaceDE w:val="0"/>
        <w:autoSpaceDN w:val="0"/>
        <w:adjustRightInd w:val="0"/>
        <w:spacing w:line="360" w:lineRule="auto"/>
        <w:jc w:val="both"/>
        <w:rPr>
          <w:rFonts w:ascii="Arial" w:hAnsi="Arial" w:cs="Arial"/>
          <w:sz w:val="24"/>
          <w:szCs w:val="24"/>
        </w:rPr>
      </w:pPr>
    </w:p>
    <w:p w14:paraId="2811912E" w14:textId="77777777" w:rsidR="005F209A" w:rsidRPr="005F209A" w:rsidRDefault="005F209A" w:rsidP="005F209A">
      <w:pPr>
        <w:autoSpaceDE w:val="0"/>
        <w:autoSpaceDN w:val="0"/>
        <w:adjustRightInd w:val="0"/>
        <w:spacing w:line="360" w:lineRule="auto"/>
        <w:jc w:val="both"/>
        <w:rPr>
          <w:rFonts w:ascii="Arial" w:hAnsi="Arial" w:cs="Arial"/>
          <w:sz w:val="24"/>
          <w:szCs w:val="24"/>
        </w:rPr>
      </w:pPr>
      <w:r w:rsidRPr="005F209A">
        <w:rPr>
          <w:rFonts w:ascii="Arial" w:hAnsi="Arial" w:cs="Arial"/>
          <w:sz w:val="24"/>
          <w:szCs w:val="24"/>
        </w:rPr>
        <w:t xml:space="preserve">Em 2016, 51,7% dos CRAS funcionavam em imóveis próprios. Houve um crescimento de 2,9 pontos percentuais em relação ao ano anterior.  Foi o primeiro ano da série histórica em que mais da metade dos CRAS funcionam em imóveis próprios. Em comparação ao ano de 2015, verifica-se uma redução no </w:t>
      </w:r>
      <w:r w:rsidRPr="005F209A">
        <w:rPr>
          <w:rFonts w:ascii="Arial" w:hAnsi="Arial" w:cs="Arial"/>
          <w:sz w:val="24"/>
          <w:szCs w:val="24"/>
        </w:rPr>
        <w:lastRenderedPageBreak/>
        <w:t>percentual de CRAS que funcionam em imóveis alugados, que passaram de 42,8% do to</w:t>
      </w:r>
      <w:r>
        <w:rPr>
          <w:rFonts w:ascii="Arial" w:hAnsi="Arial" w:cs="Arial"/>
          <w:sz w:val="24"/>
          <w:szCs w:val="24"/>
        </w:rPr>
        <w:t>tal em 2015 para 39,6% em 2016.</w:t>
      </w:r>
    </w:p>
    <w:p w14:paraId="44FB6AF3" w14:textId="77777777" w:rsidR="005F209A" w:rsidRPr="005F209A" w:rsidRDefault="005F209A" w:rsidP="005F209A">
      <w:pPr>
        <w:autoSpaceDE w:val="0"/>
        <w:autoSpaceDN w:val="0"/>
        <w:adjustRightInd w:val="0"/>
        <w:spacing w:line="360" w:lineRule="auto"/>
        <w:jc w:val="both"/>
        <w:rPr>
          <w:rFonts w:ascii="Arial" w:hAnsi="Arial" w:cs="Arial"/>
          <w:sz w:val="24"/>
          <w:szCs w:val="24"/>
        </w:rPr>
      </w:pPr>
      <w:r w:rsidRPr="005F209A">
        <w:rPr>
          <w:rFonts w:ascii="Arial" w:hAnsi="Arial" w:cs="Arial"/>
          <w:sz w:val="24"/>
          <w:szCs w:val="24"/>
        </w:rPr>
        <w:t>Desde 2012 há mais CRAS funcionando em imóveis pr</w:t>
      </w:r>
      <w:r>
        <w:rPr>
          <w:rFonts w:ascii="Arial" w:hAnsi="Arial" w:cs="Arial"/>
          <w:sz w:val="24"/>
          <w:szCs w:val="24"/>
        </w:rPr>
        <w:t>óprios que em imóveis alugados.</w:t>
      </w:r>
    </w:p>
    <w:p w14:paraId="7C42D2ED" w14:textId="77777777" w:rsidR="00FF7DA6" w:rsidRPr="00802B24" w:rsidRDefault="005F209A" w:rsidP="005F209A">
      <w:pPr>
        <w:autoSpaceDE w:val="0"/>
        <w:autoSpaceDN w:val="0"/>
        <w:adjustRightInd w:val="0"/>
        <w:spacing w:line="360" w:lineRule="auto"/>
        <w:jc w:val="both"/>
        <w:rPr>
          <w:rFonts w:ascii="Arial" w:hAnsi="Arial" w:cs="Arial"/>
          <w:sz w:val="24"/>
          <w:szCs w:val="24"/>
        </w:rPr>
      </w:pPr>
      <w:r w:rsidRPr="005F209A">
        <w:rPr>
          <w:rFonts w:ascii="Arial" w:hAnsi="Arial" w:cs="Arial"/>
          <w:sz w:val="24"/>
          <w:szCs w:val="24"/>
        </w:rPr>
        <w:t xml:space="preserve">Observa-se ainda aumento no percentual de CREAS que funcionam em imóveis cedidos: eram 8,7% (718 unidades) em 2016, o maior valor da série histórica </w:t>
      </w:r>
      <w:r w:rsidR="00FF7DA6" w:rsidRPr="00802B24">
        <w:rPr>
          <w:rFonts w:ascii="Arial" w:hAnsi="Arial" w:cs="Arial"/>
          <w:sz w:val="24"/>
          <w:szCs w:val="24"/>
        </w:rPr>
        <w:t xml:space="preserve">(Gráfico </w:t>
      </w:r>
      <w:r>
        <w:rPr>
          <w:rFonts w:ascii="Arial" w:hAnsi="Arial" w:cs="Arial"/>
          <w:sz w:val="24"/>
          <w:szCs w:val="24"/>
        </w:rPr>
        <w:t>23</w:t>
      </w:r>
      <w:r w:rsidR="00FF7DA6" w:rsidRPr="00802B24">
        <w:rPr>
          <w:rFonts w:ascii="Arial" w:hAnsi="Arial" w:cs="Arial"/>
          <w:sz w:val="24"/>
          <w:szCs w:val="24"/>
        </w:rPr>
        <w:t>)</w:t>
      </w:r>
      <w:r>
        <w:rPr>
          <w:rFonts w:ascii="Arial" w:hAnsi="Arial" w:cs="Arial"/>
          <w:sz w:val="24"/>
          <w:szCs w:val="24"/>
        </w:rPr>
        <w:t>.</w:t>
      </w:r>
    </w:p>
    <w:p w14:paraId="2AA2C875" w14:textId="77777777" w:rsidR="00D1634F" w:rsidRPr="00802B24" w:rsidRDefault="005F209A" w:rsidP="004133B6">
      <w:pPr>
        <w:autoSpaceDE w:val="0"/>
        <w:autoSpaceDN w:val="0"/>
        <w:adjustRightInd w:val="0"/>
        <w:spacing w:after="0" w:line="240" w:lineRule="auto"/>
        <w:jc w:val="both"/>
        <w:rPr>
          <w:rFonts w:ascii="Arial" w:hAnsi="Arial" w:cs="Arial"/>
          <w:b/>
          <w:sz w:val="24"/>
          <w:szCs w:val="24"/>
        </w:rPr>
      </w:pPr>
      <w:r w:rsidRPr="005F209A">
        <w:rPr>
          <w:rFonts w:ascii="Arial" w:hAnsi="Arial" w:cs="Arial"/>
          <w:b/>
          <w:sz w:val="24"/>
          <w:szCs w:val="24"/>
        </w:rPr>
        <w:t xml:space="preserve">Gráfico </w:t>
      </w:r>
      <w:r>
        <w:rPr>
          <w:rFonts w:ascii="Arial" w:hAnsi="Arial" w:cs="Arial"/>
          <w:b/>
          <w:sz w:val="24"/>
          <w:szCs w:val="24"/>
        </w:rPr>
        <w:t>2</w:t>
      </w:r>
      <w:r w:rsidRPr="005F209A">
        <w:rPr>
          <w:rFonts w:ascii="Arial" w:hAnsi="Arial" w:cs="Arial"/>
          <w:b/>
          <w:sz w:val="24"/>
          <w:szCs w:val="24"/>
        </w:rPr>
        <w:t>3: Evolução dos CRAS segundo situação do imóvel – Brasil, 2010 a 2016</w:t>
      </w:r>
    </w:p>
    <w:p w14:paraId="41F0FBCF" w14:textId="77777777" w:rsidR="00D1634F" w:rsidRPr="00802B24" w:rsidRDefault="005F209A" w:rsidP="005F209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0A0555F" wp14:editId="51F81CAA">
            <wp:extent cx="5400040" cy="3307715"/>
            <wp:effectExtent l="0" t="0" r="10160" b="6985"/>
            <wp:docPr id="94" name="Gráfico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D1634F" w:rsidRPr="00802B24">
        <w:rPr>
          <w:rFonts w:ascii="Arial" w:hAnsi="Arial" w:cs="Arial"/>
          <w:sz w:val="18"/>
          <w:szCs w:val="18"/>
        </w:rPr>
        <w:t>Fonte: MDS, Censo SUAS.</w:t>
      </w:r>
    </w:p>
    <w:p w14:paraId="54F8FCBB" w14:textId="77777777" w:rsidR="00287E7E" w:rsidRPr="00802B24" w:rsidRDefault="00287E7E" w:rsidP="00523DCF">
      <w:pPr>
        <w:autoSpaceDE w:val="0"/>
        <w:autoSpaceDN w:val="0"/>
        <w:adjustRightInd w:val="0"/>
        <w:spacing w:line="360" w:lineRule="auto"/>
        <w:jc w:val="both"/>
        <w:rPr>
          <w:rFonts w:ascii="Arial" w:hAnsi="Arial" w:cs="Arial"/>
          <w:sz w:val="24"/>
          <w:szCs w:val="24"/>
        </w:rPr>
      </w:pPr>
    </w:p>
    <w:p w14:paraId="6F04652D" w14:textId="77777777" w:rsidR="00EF3789" w:rsidRPr="00EF3789" w:rsidRDefault="00EF3789" w:rsidP="00EF3789">
      <w:pPr>
        <w:autoSpaceDE w:val="0"/>
        <w:autoSpaceDN w:val="0"/>
        <w:adjustRightInd w:val="0"/>
        <w:spacing w:line="360" w:lineRule="auto"/>
        <w:jc w:val="both"/>
        <w:rPr>
          <w:rFonts w:ascii="Arial" w:hAnsi="Arial" w:cs="Arial"/>
          <w:sz w:val="24"/>
          <w:szCs w:val="24"/>
        </w:rPr>
      </w:pPr>
      <w:r w:rsidRPr="00EF3789">
        <w:rPr>
          <w:rFonts w:ascii="Arial" w:hAnsi="Arial" w:cs="Arial"/>
          <w:sz w:val="24"/>
          <w:szCs w:val="24"/>
        </w:rPr>
        <w:t xml:space="preserve">A acessibilidade é fundamental para que os usuários consigam chegar até os </w:t>
      </w:r>
      <w:r>
        <w:rPr>
          <w:rFonts w:ascii="Arial" w:hAnsi="Arial" w:cs="Arial"/>
          <w:sz w:val="24"/>
          <w:szCs w:val="24"/>
        </w:rPr>
        <w:t>serviços oferecidos pelos CRAS.</w:t>
      </w:r>
    </w:p>
    <w:p w14:paraId="16AA67FC" w14:textId="77777777" w:rsidR="00EF3789" w:rsidRPr="00EF3789" w:rsidRDefault="00EF3789" w:rsidP="00EF3789">
      <w:pPr>
        <w:autoSpaceDE w:val="0"/>
        <w:autoSpaceDN w:val="0"/>
        <w:adjustRightInd w:val="0"/>
        <w:spacing w:line="360" w:lineRule="auto"/>
        <w:jc w:val="both"/>
        <w:rPr>
          <w:rFonts w:ascii="Arial" w:hAnsi="Arial" w:cs="Arial"/>
          <w:sz w:val="24"/>
          <w:szCs w:val="24"/>
        </w:rPr>
      </w:pPr>
      <w:r w:rsidRPr="00EF3789">
        <w:rPr>
          <w:rFonts w:ascii="Arial" w:hAnsi="Arial" w:cs="Arial"/>
          <w:sz w:val="24"/>
          <w:szCs w:val="24"/>
        </w:rPr>
        <w:t xml:space="preserve">Em 2016, 38,7% das unidades declararam ter rota acessível ao banheiro de acordo com a Norma da ABNT (NBR9050), enquanto em 37,8% havia rota acessível ais espaços do CRAS </w:t>
      </w:r>
      <w:r>
        <w:rPr>
          <w:rFonts w:ascii="Arial" w:hAnsi="Arial" w:cs="Arial"/>
          <w:sz w:val="24"/>
          <w:szCs w:val="24"/>
        </w:rPr>
        <w:t>de acordo com a referida Norma.</w:t>
      </w:r>
    </w:p>
    <w:p w14:paraId="2263F31C" w14:textId="77777777" w:rsidR="00D1634F" w:rsidRPr="00802B24" w:rsidRDefault="00EF3789" w:rsidP="00EF3789">
      <w:pPr>
        <w:autoSpaceDE w:val="0"/>
        <w:autoSpaceDN w:val="0"/>
        <w:adjustRightInd w:val="0"/>
        <w:spacing w:line="360" w:lineRule="auto"/>
        <w:jc w:val="both"/>
        <w:rPr>
          <w:rFonts w:ascii="Arial" w:hAnsi="Arial" w:cs="Arial"/>
          <w:sz w:val="24"/>
          <w:szCs w:val="24"/>
        </w:rPr>
      </w:pPr>
      <w:r w:rsidRPr="00EF3789">
        <w:rPr>
          <w:rFonts w:ascii="Arial" w:hAnsi="Arial" w:cs="Arial"/>
          <w:sz w:val="24"/>
          <w:szCs w:val="24"/>
        </w:rPr>
        <w:t xml:space="preserve">Embora nenhuma das adaptações de acordo com a Norma da ABNT tenha estado presente em mais de 40% das unidades, todas as categorias relativas à </w:t>
      </w:r>
      <w:r w:rsidRPr="00EF3789">
        <w:rPr>
          <w:rFonts w:ascii="Arial" w:hAnsi="Arial" w:cs="Arial"/>
          <w:sz w:val="24"/>
          <w:szCs w:val="24"/>
        </w:rPr>
        <w:lastRenderedPageBreak/>
        <w:t>acessibilidade continuam crescendo percentualmente em rela</w:t>
      </w:r>
      <w:r>
        <w:rPr>
          <w:rFonts w:ascii="Arial" w:hAnsi="Arial" w:cs="Arial"/>
          <w:sz w:val="24"/>
          <w:szCs w:val="24"/>
        </w:rPr>
        <w:t>ção aos anos anteriores</w:t>
      </w:r>
      <w:r w:rsidRPr="00EF3789">
        <w:rPr>
          <w:rFonts w:ascii="Arial" w:hAnsi="Arial" w:cs="Arial"/>
          <w:sz w:val="24"/>
          <w:szCs w:val="24"/>
        </w:rPr>
        <w:t xml:space="preserve"> </w:t>
      </w:r>
      <w:r w:rsidR="002D0583" w:rsidRPr="00802B24">
        <w:rPr>
          <w:rFonts w:ascii="Arial" w:hAnsi="Arial" w:cs="Arial"/>
          <w:sz w:val="24"/>
          <w:szCs w:val="24"/>
        </w:rPr>
        <w:t xml:space="preserve">(Gráfico </w:t>
      </w:r>
      <w:r>
        <w:rPr>
          <w:rFonts w:ascii="Arial" w:hAnsi="Arial" w:cs="Arial"/>
          <w:sz w:val="24"/>
          <w:szCs w:val="24"/>
        </w:rPr>
        <w:t>24</w:t>
      </w:r>
      <w:r w:rsidR="0089099C" w:rsidRPr="00802B24">
        <w:rPr>
          <w:rFonts w:ascii="Arial" w:hAnsi="Arial" w:cs="Arial"/>
          <w:sz w:val="24"/>
          <w:szCs w:val="24"/>
        </w:rPr>
        <w:t>)</w:t>
      </w:r>
      <w:r w:rsidR="00D1634F" w:rsidRPr="00802B24">
        <w:rPr>
          <w:rFonts w:ascii="Arial" w:hAnsi="Arial" w:cs="Arial"/>
          <w:sz w:val="24"/>
          <w:szCs w:val="24"/>
        </w:rPr>
        <w:t>.</w:t>
      </w:r>
    </w:p>
    <w:p w14:paraId="6F72345D" w14:textId="77777777" w:rsidR="00D1634F" w:rsidRPr="00802B24" w:rsidRDefault="00EF3789" w:rsidP="00B955CC">
      <w:pPr>
        <w:autoSpaceDE w:val="0"/>
        <w:autoSpaceDN w:val="0"/>
        <w:adjustRightInd w:val="0"/>
        <w:spacing w:after="0" w:line="240" w:lineRule="auto"/>
        <w:jc w:val="both"/>
        <w:rPr>
          <w:rFonts w:ascii="Arial" w:hAnsi="Arial" w:cs="Arial"/>
          <w:noProof/>
          <w:lang w:eastAsia="pt-BR"/>
        </w:rPr>
      </w:pPr>
      <w:r w:rsidRPr="00EF3789">
        <w:rPr>
          <w:rFonts w:ascii="Arial" w:hAnsi="Arial" w:cs="Arial"/>
          <w:b/>
          <w:sz w:val="24"/>
          <w:szCs w:val="24"/>
        </w:rPr>
        <w:t xml:space="preserve">Gráfico </w:t>
      </w:r>
      <w:r>
        <w:rPr>
          <w:rFonts w:ascii="Arial" w:hAnsi="Arial" w:cs="Arial"/>
          <w:b/>
          <w:sz w:val="24"/>
          <w:szCs w:val="24"/>
        </w:rPr>
        <w:t>2</w:t>
      </w:r>
      <w:r w:rsidRPr="00EF3789">
        <w:rPr>
          <w:rFonts w:ascii="Arial" w:hAnsi="Arial" w:cs="Arial"/>
          <w:b/>
          <w:sz w:val="24"/>
          <w:szCs w:val="24"/>
        </w:rPr>
        <w:t>4: Evolução percentual de CRAS segundo condições de acessibilidade de acordo com a Norma da ABNT - Brasil, 2010 a 2016</w:t>
      </w:r>
    </w:p>
    <w:p w14:paraId="0B4FC0A9" w14:textId="77777777" w:rsidR="00D1634F" w:rsidRPr="00802B24" w:rsidRDefault="00EF3789" w:rsidP="00EF3789">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3670890A" wp14:editId="164611F6">
            <wp:extent cx="5400040" cy="3500120"/>
            <wp:effectExtent l="0" t="0" r="10160" b="5080"/>
            <wp:docPr id="95" name="Gráfico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D1634F" w:rsidRPr="00802B24">
        <w:rPr>
          <w:rFonts w:ascii="Arial" w:hAnsi="Arial" w:cs="Arial"/>
          <w:sz w:val="18"/>
          <w:szCs w:val="18"/>
        </w:rPr>
        <w:t>Fonte: MDS, Censo SUAS.</w:t>
      </w:r>
    </w:p>
    <w:p w14:paraId="0D9EC407" w14:textId="77777777" w:rsidR="00287E7E" w:rsidRPr="00802B24" w:rsidRDefault="00287E7E" w:rsidP="00DB2548">
      <w:pPr>
        <w:autoSpaceDE w:val="0"/>
        <w:autoSpaceDN w:val="0"/>
        <w:adjustRightInd w:val="0"/>
        <w:spacing w:line="360" w:lineRule="auto"/>
        <w:jc w:val="both"/>
        <w:rPr>
          <w:rFonts w:ascii="Arial" w:hAnsi="Arial" w:cs="Arial"/>
          <w:sz w:val="24"/>
          <w:szCs w:val="24"/>
        </w:rPr>
      </w:pPr>
    </w:p>
    <w:p w14:paraId="1ED2EF9A" w14:textId="77777777" w:rsidR="00E70254" w:rsidRPr="00E70254" w:rsidRDefault="00E70254" w:rsidP="00E70254">
      <w:pPr>
        <w:autoSpaceDE w:val="0"/>
        <w:autoSpaceDN w:val="0"/>
        <w:adjustRightInd w:val="0"/>
        <w:spacing w:line="360" w:lineRule="auto"/>
        <w:jc w:val="both"/>
        <w:rPr>
          <w:rFonts w:ascii="Arial" w:hAnsi="Arial" w:cs="Arial"/>
          <w:sz w:val="24"/>
          <w:szCs w:val="24"/>
        </w:rPr>
      </w:pPr>
      <w:r w:rsidRPr="00E70254">
        <w:rPr>
          <w:rFonts w:ascii="Arial" w:hAnsi="Arial" w:cs="Arial"/>
          <w:sz w:val="24"/>
          <w:szCs w:val="24"/>
        </w:rPr>
        <w:t>Em 2016, verificou-se que as condições de acessibilidade em CRAS localizados em imóveis próprios eram melhores que nas unidades situadas em imóveis alugados ou cedidos. Entre os 4.263 CRAS que estavam instalados em imóveis próprios, 51,9% (2.212 unidades) possuíam banheiro adaptado para pessoas com deficiência de acordo com a Norma ABNT (NBR9050) e 53,2% (2.267) rotas acessíveis ao banheiro. Dos 3.259 CRAS que funcionavam em imóveis alugados, 16,9% (522 unidades) possuíam banheiro adaptado para pessoas com deficiência e 21,3% (694 unidades) rota cessível ao banheiro. Entre os cedidos os percentuais eram 30,8 e 31,3, respectivamente, considerando o total de 718 Unidades</w:t>
      </w:r>
      <w:r w:rsidR="00F47591">
        <w:rPr>
          <w:rFonts w:ascii="Arial" w:hAnsi="Arial" w:cs="Arial"/>
          <w:sz w:val="24"/>
          <w:szCs w:val="24"/>
        </w:rPr>
        <w:t xml:space="preserve"> </w:t>
      </w:r>
      <w:r w:rsidR="00F47591" w:rsidRPr="00802B24">
        <w:rPr>
          <w:rFonts w:ascii="Arial" w:hAnsi="Arial" w:cs="Arial"/>
          <w:sz w:val="24"/>
          <w:szCs w:val="24"/>
        </w:rPr>
        <w:t xml:space="preserve">(Gráfico </w:t>
      </w:r>
      <w:r w:rsidR="00F47591">
        <w:rPr>
          <w:rFonts w:ascii="Arial" w:hAnsi="Arial" w:cs="Arial"/>
          <w:sz w:val="24"/>
          <w:szCs w:val="24"/>
        </w:rPr>
        <w:t>25)</w:t>
      </w:r>
      <w:r w:rsidRPr="00E70254">
        <w:rPr>
          <w:rFonts w:ascii="Arial" w:hAnsi="Arial" w:cs="Arial"/>
          <w:sz w:val="24"/>
          <w:szCs w:val="24"/>
        </w:rPr>
        <w:t>.</w:t>
      </w:r>
    </w:p>
    <w:p w14:paraId="1D3E9D1F" w14:textId="77777777" w:rsidR="00E70254" w:rsidRPr="00E70254" w:rsidRDefault="00E70254" w:rsidP="00E70254">
      <w:pPr>
        <w:autoSpaceDE w:val="0"/>
        <w:autoSpaceDN w:val="0"/>
        <w:adjustRightInd w:val="0"/>
        <w:spacing w:line="360" w:lineRule="auto"/>
        <w:jc w:val="both"/>
        <w:rPr>
          <w:rFonts w:ascii="Arial" w:hAnsi="Arial" w:cs="Arial"/>
          <w:sz w:val="24"/>
          <w:szCs w:val="24"/>
        </w:rPr>
      </w:pPr>
      <w:r w:rsidRPr="00E70254">
        <w:rPr>
          <w:rFonts w:ascii="Arial" w:hAnsi="Arial" w:cs="Arial"/>
          <w:sz w:val="24"/>
          <w:szCs w:val="24"/>
        </w:rPr>
        <w:lastRenderedPageBreak/>
        <w:t>Considerando a totalidade dos CRAS (8.240), 27,5% dos CRAS que tinham rota acessível ao banheiro de acordo com a Norma ABNT estavam instalados em imóveis próprios, contra 8,4% em imóveis alugados.</w:t>
      </w:r>
    </w:p>
    <w:p w14:paraId="061E6E41" w14:textId="77777777" w:rsidR="00D1634F" w:rsidRPr="00802B24" w:rsidRDefault="00E70254" w:rsidP="00E70254">
      <w:pPr>
        <w:autoSpaceDE w:val="0"/>
        <w:autoSpaceDN w:val="0"/>
        <w:adjustRightInd w:val="0"/>
        <w:spacing w:line="360" w:lineRule="auto"/>
        <w:jc w:val="both"/>
        <w:rPr>
          <w:rFonts w:ascii="Arial" w:hAnsi="Arial" w:cs="Arial"/>
          <w:sz w:val="24"/>
          <w:szCs w:val="24"/>
        </w:rPr>
      </w:pPr>
      <w:r w:rsidRPr="00E70254">
        <w:rPr>
          <w:rFonts w:ascii="Arial" w:hAnsi="Arial" w:cs="Arial"/>
          <w:sz w:val="24"/>
          <w:szCs w:val="24"/>
        </w:rPr>
        <w:t>De todos os CRAS em imóveis próprios, apenas 3,0% informaram não ter nenhuma condição de acessibilidade, ainda que em desacordo com a norma ABNT. Para os CRAS localizados em imóveis alugados esse percentual foi de 11,6% e em imóveis cedidos de 8,4%</w:t>
      </w:r>
      <w:r w:rsidR="00F47591">
        <w:rPr>
          <w:rFonts w:ascii="Arial" w:hAnsi="Arial" w:cs="Arial"/>
          <w:sz w:val="24"/>
          <w:szCs w:val="24"/>
        </w:rPr>
        <w:t>.</w:t>
      </w:r>
    </w:p>
    <w:p w14:paraId="58786BBC" w14:textId="77777777" w:rsidR="00D1634F" w:rsidRPr="00802B24" w:rsidRDefault="00E70254" w:rsidP="00B955CC">
      <w:pPr>
        <w:autoSpaceDE w:val="0"/>
        <w:autoSpaceDN w:val="0"/>
        <w:adjustRightInd w:val="0"/>
        <w:spacing w:after="0" w:line="240" w:lineRule="auto"/>
        <w:jc w:val="both"/>
        <w:rPr>
          <w:rFonts w:ascii="Arial" w:hAnsi="Arial" w:cs="Arial"/>
          <w:b/>
          <w:sz w:val="24"/>
          <w:szCs w:val="24"/>
        </w:rPr>
      </w:pPr>
      <w:r w:rsidRPr="00E70254">
        <w:rPr>
          <w:rFonts w:ascii="Arial" w:hAnsi="Arial" w:cs="Arial"/>
          <w:b/>
          <w:sz w:val="24"/>
          <w:szCs w:val="24"/>
        </w:rPr>
        <w:t xml:space="preserve">Gráfico </w:t>
      </w:r>
      <w:r>
        <w:rPr>
          <w:rFonts w:ascii="Arial" w:hAnsi="Arial" w:cs="Arial"/>
          <w:b/>
          <w:sz w:val="24"/>
          <w:szCs w:val="24"/>
        </w:rPr>
        <w:t>2</w:t>
      </w:r>
      <w:r w:rsidRPr="00E70254">
        <w:rPr>
          <w:rFonts w:ascii="Arial" w:hAnsi="Arial" w:cs="Arial"/>
          <w:b/>
          <w:sz w:val="24"/>
          <w:szCs w:val="24"/>
        </w:rPr>
        <w:t>5: Percentual de CRAS com existência de condições de acessibilidade de acordo com a Norma da ABNT, segundo situação do imóvel – Brasil, 2016</w:t>
      </w:r>
    </w:p>
    <w:p w14:paraId="1EC9E703" w14:textId="77777777" w:rsidR="00D1634F" w:rsidRPr="00802B24" w:rsidRDefault="00E70254" w:rsidP="00E70254">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192BCF3B" wp14:editId="40B9BB23">
            <wp:extent cx="5400040" cy="3125470"/>
            <wp:effectExtent l="0" t="0" r="10160" b="17780"/>
            <wp:docPr id="96" name="Gráfico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D1634F" w:rsidRPr="00802B24">
        <w:rPr>
          <w:rFonts w:ascii="Arial" w:hAnsi="Arial" w:cs="Arial"/>
          <w:sz w:val="18"/>
          <w:szCs w:val="18"/>
        </w:rPr>
        <w:t>Fonte: MDS, Censo SUAS.</w:t>
      </w:r>
    </w:p>
    <w:p w14:paraId="42B01E27" w14:textId="77777777" w:rsidR="00287E7E" w:rsidRPr="00802B24" w:rsidRDefault="00287E7E" w:rsidP="00DB2548">
      <w:pPr>
        <w:autoSpaceDE w:val="0"/>
        <w:autoSpaceDN w:val="0"/>
        <w:adjustRightInd w:val="0"/>
        <w:spacing w:line="360" w:lineRule="auto"/>
        <w:jc w:val="both"/>
        <w:rPr>
          <w:rFonts w:ascii="Arial" w:hAnsi="Arial" w:cs="Arial"/>
          <w:sz w:val="24"/>
          <w:szCs w:val="24"/>
        </w:rPr>
      </w:pPr>
    </w:p>
    <w:p w14:paraId="7981A39E" w14:textId="77777777" w:rsidR="00A55C0C" w:rsidRPr="00802B24" w:rsidRDefault="00D34722" w:rsidP="00DB2548">
      <w:pPr>
        <w:autoSpaceDE w:val="0"/>
        <w:autoSpaceDN w:val="0"/>
        <w:adjustRightInd w:val="0"/>
        <w:spacing w:line="360" w:lineRule="auto"/>
        <w:jc w:val="both"/>
        <w:rPr>
          <w:rFonts w:ascii="Arial" w:hAnsi="Arial" w:cs="Arial"/>
          <w:sz w:val="24"/>
          <w:szCs w:val="24"/>
        </w:rPr>
      </w:pPr>
      <w:r w:rsidRPr="00D34722">
        <w:rPr>
          <w:rFonts w:ascii="Arial" w:hAnsi="Arial" w:cs="Arial"/>
          <w:sz w:val="24"/>
          <w:szCs w:val="24"/>
        </w:rPr>
        <w:t xml:space="preserve">O número absoluto e o percentual de CRAS com acesso à internet aumentaram desde 2007. No ano de 2016, havia 7.835 CRAS com acesso à internet, o que representa 95,1% das unidades </w:t>
      </w:r>
      <w:r w:rsidR="00A55C0C" w:rsidRPr="00802B24">
        <w:rPr>
          <w:rFonts w:ascii="Arial" w:hAnsi="Arial" w:cs="Arial"/>
          <w:sz w:val="24"/>
          <w:szCs w:val="24"/>
        </w:rPr>
        <w:t xml:space="preserve">(Gráfico </w:t>
      </w:r>
      <w:r>
        <w:rPr>
          <w:rFonts w:ascii="Arial" w:hAnsi="Arial" w:cs="Arial"/>
          <w:sz w:val="24"/>
          <w:szCs w:val="24"/>
        </w:rPr>
        <w:t>26</w:t>
      </w:r>
      <w:r w:rsidR="00A55C0C" w:rsidRPr="00802B24">
        <w:rPr>
          <w:rFonts w:ascii="Arial" w:hAnsi="Arial" w:cs="Arial"/>
          <w:sz w:val="24"/>
          <w:szCs w:val="24"/>
        </w:rPr>
        <w:t>).</w:t>
      </w:r>
    </w:p>
    <w:p w14:paraId="7D6EE259" w14:textId="77777777" w:rsidR="00D1634F" w:rsidRPr="00802B24" w:rsidRDefault="00D34722" w:rsidP="00B955CC">
      <w:pPr>
        <w:autoSpaceDE w:val="0"/>
        <w:autoSpaceDN w:val="0"/>
        <w:adjustRightInd w:val="0"/>
        <w:spacing w:after="0" w:line="240" w:lineRule="auto"/>
        <w:jc w:val="both"/>
        <w:rPr>
          <w:rFonts w:ascii="Arial" w:hAnsi="Arial" w:cs="Arial"/>
          <w:b/>
          <w:sz w:val="24"/>
          <w:szCs w:val="24"/>
        </w:rPr>
      </w:pPr>
      <w:r w:rsidRPr="00D34722">
        <w:rPr>
          <w:rFonts w:ascii="Arial" w:hAnsi="Arial" w:cs="Arial"/>
          <w:b/>
          <w:sz w:val="24"/>
          <w:szCs w:val="24"/>
        </w:rPr>
        <w:t xml:space="preserve">Gráfico </w:t>
      </w:r>
      <w:r>
        <w:rPr>
          <w:rFonts w:ascii="Arial" w:hAnsi="Arial" w:cs="Arial"/>
          <w:b/>
          <w:sz w:val="24"/>
          <w:szCs w:val="24"/>
        </w:rPr>
        <w:t>2</w:t>
      </w:r>
      <w:r w:rsidRPr="00D34722">
        <w:rPr>
          <w:rFonts w:ascii="Arial" w:hAnsi="Arial" w:cs="Arial"/>
          <w:b/>
          <w:sz w:val="24"/>
          <w:szCs w:val="24"/>
        </w:rPr>
        <w:t>6: Distribuição dos CRAS com acesso à internet – Brasil, 2007 a 2016</w:t>
      </w:r>
    </w:p>
    <w:p w14:paraId="21EE7D93" w14:textId="77777777" w:rsidR="00D1634F" w:rsidRPr="00802B24" w:rsidRDefault="00D34722" w:rsidP="00D34722">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04D0A1A" wp14:editId="16895FDD">
            <wp:extent cx="5400040" cy="2814955"/>
            <wp:effectExtent l="0" t="0" r="10160" b="4445"/>
            <wp:docPr id="99" name="Gráfico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D1634F" w:rsidRPr="00802B24">
        <w:rPr>
          <w:rFonts w:ascii="Arial" w:hAnsi="Arial" w:cs="Arial"/>
          <w:sz w:val="18"/>
          <w:szCs w:val="18"/>
        </w:rPr>
        <w:t>Fonte: MDS, Censo SUAS.</w:t>
      </w:r>
    </w:p>
    <w:p w14:paraId="55543303" w14:textId="77777777" w:rsidR="007B6A7F" w:rsidRDefault="007B6A7F" w:rsidP="007B6A7F">
      <w:pPr>
        <w:autoSpaceDE w:val="0"/>
        <w:autoSpaceDN w:val="0"/>
        <w:adjustRightInd w:val="0"/>
        <w:spacing w:line="360" w:lineRule="auto"/>
        <w:jc w:val="both"/>
        <w:rPr>
          <w:rFonts w:ascii="Arial" w:hAnsi="Arial" w:cs="Arial"/>
          <w:sz w:val="24"/>
          <w:szCs w:val="24"/>
        </w:rPr>
      </w:pPr>
    </w:p>
    <w:p w14:paraId="1A35E64A" w14:textId="77777777" w:rsidR="007B6A7F" w:rsidRPr="007B6A7F" w:rsidRDefault="007B6A7F" w:rsidP="007B6A7F">
      <w:pPr>
        <w:autoSpaceDE w:val="0"/>
        <w:autoSpaceDN w:val="0"/>
        <w:adjustRightInd w:val="0"/>
        <w:spacing w:line="360" w:lineRule="auto"/>
        <w:jc w:val="both"/>
        <w:rPr>
          <w:rFonts w:ascii="Arial" w:hAnsi="Arial" w:cs="Arial"/>
          <w:sz w:val="24"/>
          <w:szCs w:val="24"/>
        </w:rPr>
      </w:pPr>
      <w:r w:rsidRPr="007B6A7F">
        <w:rPr>
          <w:rFonts w:ascii="Arial" w:hAnsi="Arial" w:cs="Arial"/>
          <w:sz w:val="24"/>
          <w:szCs w:val="24"/>
        </w:rPr>
        <w:t>Em 2016, 2.334 CRAS informaram que havia povos e comunidades tradicionais em seu território de abrangência (28,3% do total de CRAS). Desses, apenas 127 (5,4%) indicaram não ter realizado atendimento a esse público. Esse percentual é inferior a 2015, quando o percentual foi de 6,7% (147 unidades dos 2.191 CRAS com povos e comunidades tradicionais em seu território de abrangência).</w:t>
      </w:r>
    </w:p>
    <w:p w14:paraId="20D06373" w14:textId="77777777" w:rsidR="00D1634F" w:rsidRDefault="007B6A7F" w:rsidP="007B6A7F">
      <w:pPr>
        <w:autoSpaceDE w:val="0"/>
        <w:autoSpaceDN w:val="0"/>
        <w:adjustRightInd w:val="0"/>
        <w:spacing w:line="360" w:lineRule="auto"/>
        <w:jc w:val="both"/>
        <w:rPr>
          <w:rFonts w:ascii="Arial" w:hAnsi="Arial" w:cs="Arial"/>
          <w:sz w:val="24"/>
          <w:szCs w:val="24"/>
        </w:rPr>
      </w:pPr>
      <w:r w:rsidRPr="007B6A7F">
        <w:rPr>
          <w:rFonts w:ascii="Arial" w:hAnsi="Arial" w:cs="Arial"/>
          <w:sz w:val="24"/>
          <w:szCs w:val="24"/>
        </w:rPr>
        <w:t>Dos 2.334 CRAS que informaram que havia povos e comunidades tradicionais em seu território de abrangência, 896 informaram ter atendido Comunidades Quilombolas (38,4%), seguidos por 615 CRAS que informaram ter atendido Comunidades Ribeirinhas (26,3%) e 611 que informaram ter atendido Povos Indígenas (26,2%)</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27)</w:t>
      </w:r>
      <w:r w:rsidRPr="007B6A7F">
        <w:rPr>
          <w:rFonts w:ascii="Arial" w:hAnsi="Arial" w:cs="Arial"/>
          <w:sz w:val="24"/>
          <w:szCs w:val="24"/>
        </w:rPr>
        <w:t>.</w:t>
      </w:r>
    </w:p>
    <w:p w14:paraId="7583FFF3" w14:textId="02CEC0B4" w:rsidR="007B6A7F" w:rsidRDefault="007B6A7F" w:rsidP="007B6A7F">
      <w:pPr>
        <w:autoSpaceDE w:val="0"/>
        <w:autoSpaceDN w:val="0"/>
        <w:adjustRightInd w:val="0"/>
        <w:spacing w:after="0" w:line="240" w:lineRule="auto"/>
        <w:jc w:val="both"/>
        <w:rPr>
          <w:rFonts w:ascii="Arial" w:hAnsi="Arial" w:cs="Arial"/>
          <w:b/>
          <w:sz w:val="24"/>
          <w:szCs w:val="24"/>
        </w:rPr>
      </w:pPr>
      <w:r w:rsidRPr="007B6A7F">
        <w:rPr>
          <w:rFonts w:ascii="Arial" w:hAnsi="Arial" w:cs="Arial"/>
          <w:b/>
          <w:sz w:val="24"/>
          <w:szCs w:val="24"/>
        </w:rPr>
        <w:t xml:space="preserve">Gráfico </w:t>
      </w:r>
      <w:r>
        <w:rPr>
          <w:rFonts w:ascii="Arial" w:hAnsi="Arial" w:cs="Arial"/>
          <w:b/>
          <w:sz w:val="24"/>
          <w:szCs w:val="24"/>
        </w:rPr>
        <w:t>2</w:t>
      </w:r>
      <w:r w:rsidRPr="007B6A7F">
        <w:rPr>
          <w:rFonts w:ascii="Arial" w:hAnsi="Arial" w:cs="Arial"/>
          <w:b/>
          <w:sz w:val="24"/>
          <w:szCs w:val="24"/>
        </w:rPr>
        <w:t xml:space="preserve">7: Número de CRAS </w:t>
      </w:r>
      <w:r w:rsidR="00047AB5">
        <w:rPr>
          <w:rFonts w:ascii="Arial" w:hAnsi="Arial" w:cs="Arial"/>
          <w:b/>
          <w:sz w:val="24"/>
          <w:szCs w:val="24"/>
        </w:rPr>
        <w:t>segundo</w:t>
      </w:r>
      <w:r w:rsidR="00047AB5" w:rsidRPr="007B6A7F">
        <w:rPr>
          <w:rFonts w:ascii="Arial" w:hAnsi="Arial" w:cs="Arial"/>
          <w:b/>
          <w:sz w:val="24"/>
          <w:szCs w:val="24"/>
        </w:rPr>
        <w:t xml:space="preserve"> </w:t>
      </w:r>
      <w:r w:rsidRPr="007B6A7F">
        <w:rPr>
          <w:rFonts w:ascii="Arial" w:hAnsi="Arial" w:cs="Arial"/>
          <w:b/>
          <w:sz w:val="24"/>
          <w:szCs w:val="24"/>
        </w:rPr>
        <w:t>atendimento a povos e comunidades tradicionais – Brasil, 2015 e 2016</w:t>
      </w:r>
    </w:p>
    <w:p w14:paraId="63FF10ED" w14:textId="77777777" w:rsidR="007B6A7F" w:rsidRPr="00802B24" w:rsidRDefault="007B6A7F" w:rsidP="007B6A7F">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F2F61A6" wp14:editId="47C1F844">
            <wp:extent cx="5400040" cy="3506470"/>
            <wp:effectExtent l="0" t="0" r="10160" b="17780"/>
            <wp:docPr id="102" name="Gráfico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802B24">
        <w:rPr>
          <w:rFonts w:ascii="Arial" w:hAnsi="Arial" w:cs="Arial"/>
          <w:sz w:val="18"/>
          <w:szCs w:val="18"/>
        </w:rPr>
        <w:t>Fonte: MDS, Censo SUAS.</w:t>
      </w:r>
    </w:p>
    <w:p w14:paraId="4B39337B" w14:textId="77777777" w:rsidR="00B11676" w:rsidRDefault="00B11676" w:rsidP="00B11676">
      <w:pPr>
        <w:autoSpaceDE w:val="0"/>
        <w:autoSpaceDN w:val="0"/>
        <w:adjustRightInd w:val="0"/>
        <w:spacing w:line="360" w:lineRule="auto"/>
        <w:jc w:val="both"/>
        <w:rPr>
          <w:rFonts w:ascii="Arial" w:hAnsi="Arial" w:cs="Arial"/>
          <w:sz w:val="24"/>
          <w:szCs w:val="24"/>
        </w:rPr>
      </w:pPr>
    </w:p>
    <w:p w14:paraId="6C78D849" w14:textId="77777777" w:rsidR="00B11676" w:rsidRPr="00B11676" w:rsidRDefault="00B11676" w:rsidP="00B11676">
      <w:pPr>
        <w:autoSpaceDE w:val="0"/>
        <w:autoSpaceDN w:val="0"/>
        <w:adjustRightInd w:val="0"/>
        <w:spacing w:line="360" w:lineRule="auto"/>
        <w:jc w:val="both"/>
        <w:rPr>
          <w:rFonts w:ascii="Arial" w:hAnsi="Arial" w:cs="Arial"/>
          <w:sz w:val="24"/>
          <w:szCs w:val="24"/>
        </w:rPr>
      </w:pPr>
      <w:r w:rsidRPr="00B11676">
        <w:rPr>
          <w:rFonts w:ascii="Arial" w:hAnsi="Arial" w:cs="Arial"/>
          <w:sz w:val="24"/>
          <w:szCs w:val="24"/>
        </w:rPr>
        <w:t xml:space="preserve">Os CRAS são considerados a porta de entrada da Assistência Social, sendo uma referência para a população no território. Nesse sentido, podem se articular com a rede de proteção social e com demais serviços ofertados no município, de forma a garantir o acesso da </w:t>
      </w:r>
      <w:r>
        <w:rPr>
          <w:rFonts w:ascii="Arial" w:hAnsi="Arial" w:cs="Arial"/>
          <w:sz w:val="24"/>
          <w:szCs w:val="24"/>
        </w:rPr>
        <w:t>população aos direitos sociais.</w:t>
      </w:r>
    </w:p>
    <w:p w14:paraId="730E6A38" w14:textId="77777777" w:rsidR="00B11676" w:rsidRPr="00B11676" w:rsidRDefault="00B11676" w:rsidP="00B11676">
      <w:pPr>
        <w:autoSpaceDE w:val="0"/>
        <w:autoSpaceDN w:val="0"/>
        <w:adjustRightInd w:val="0"/>
        <w:spacing w:line="360" w:lineRule="auto"/>
        <w:jc w:val="both"/>
        <w:rPr>
          <w:rFonts w:ascii="Arial" w:hAnsi="Arial" w:cs="Arial"/>
          <w:sz w:val="24"/>
          <w:szCs w:val="24"/>
        </w:rPr>
      </w:pPr>
      <w:r w:rsidRPr="00B11676">
        <w:rPr>
          <w:rFonts w:ascii="Arial" w:hAnsi="Arial" w:cs="Arial"/>
          <w:sz w:val="24"/>
          <w:szCs w:val="24"/>
        </w:rPr>
        <w:t xml:space="preserve">Em 2016, apenas 0,6% dos CRAS informaram não ter articulação com serviços de educação, e 0,2% informaram que o serviço não existia no município. Assim, 99,2% dos CRAS informaram manter alguma articulação com serviços de educação, sendo os maiores percentuais referentes à existência de dados atualizados dos parceiros com quem o CRAS mantém articulação (94,8%) e ao encaminhamento de usuários ao CRAS pelos serviços de educação (90,9%). No mesmo ano, 0,3% dos CRAS informaram não ter articulação com serviços de saúde e 0,1% informaram que o serviço não existe no município. Dessa forma, 99,6% dos CRAS informaram ter articulação com serviços de saúde, sendo os maiores percentuais referentes ao recebimento de usuários </w:t>
      </w:r>
      <w:r>
        <w:rPr>
          <w:rFonts w:ascii="Arial" w:hAnsi="Arial" w:cs="Arial"/>
          <w:sz w:val="24"/>
          <w:szCs w:val="24"/>
        </w:rPr>
        <w:t>encaminhados pelo CRAS (96,4%).</w:t>
      </w:r>
    </w:p>
    <w:p w14:paraId="0B0DD05F" w14:textId="77777777" w:rsidR="007B6A7F" w:rsidRDefault="00B11676" w:rsidP="00B11676">
      <w:pPr>
        <w:autoSpaceDE w:val="0"/>
        <w:autoSpaceDN w:val="0"/>
        <w:adjustRightInd w:val="0"/>
        <w:spacing w:line="360" w:lineRule="auto"/>
        <w:jc w:val="both"/>
        <w:rPr>
          <w:rFonts w:ascii="Arial" w:hAnsi="Arial" w:cs="Arial"/>
          <w:sz w:val="24"/>
          <w:szCs w:val="24"/>
        </w:rPr>
      </w:pPr>
      <w:r w:rsidRPr="00B11676">
        <w:rPr>
          <w:rFonts w:ascii="Arial" w:hAnsi="Arial" w:cs="Arial"/>
          <w:sz w:val="24"/>
          <w:szCs w:val="24"/>
        </w:rPr>
        <w:lastRenderedPageBreak/>
        <w:t>O menor percentual de articulação foi observado com as Unidades Conveniadas da Rede de Proteção Social Básica: 36,9% dos CRAS informaram que não há serviço dessa natureza existente no município e 10,9% que não se articulam com essas Unidades. O segundo menor percentual de articulação foi observado com os órgãos/ serviços relacionados a Trabalho em Emprego: 29,6% dos CRAS informaram que não há serviço ou instituição no município e 11,4% que não se articulam com esses órgãos ou serviços</w:t>
      </w:r>
      <w:r>
        <w:rPr>
          <w:rFonts w:ascii="Arial" w:hAnsi="Arial" w:cs="Arial"/>
          <w:sz w:val="24"/>
          <w:szCs w:val="24"/>
        </w:rPr>
        <w:t xml:space="preserve"> (Tabela 5)</w:t>
      </w:r>
      <w:r w:rsidRPr="00B11676">
        <w:rPr>
          <w:rFonts w:ascii="Arial" w:hAnsi="Arial" w:cs="Arial"/>
          <w:sz w:val="24"/>
          <w:szCs w:val="24"/>
        </w:rPr>
        <w:t>.</w:t>
      </w:r>
    </w:p>
    <w:p w14:paraId="2BFF80E3" w14:textId="77777777" w:rsidR="009235A3" w:rsidRDefault="009235A3" w:rsidP="009235A3">
      <w:pPr>
        <w:autoSpaceDE w:val="0"/>
        <w:autoSpaceDN w:val="0"/>
        <w:adjustRightInd w:val="0"/>
        <w:spacing w:after="0" w:line="240" w:lineRule="auto"/>
        <w:jc w:val="both"/>
        <w:rPr>
          <w:rFonts w:ascii="Arial" w:hAnsi="Arial" w:cs="Arial"/>
          <w:b/>
          <w:sz w:val="24"/>
          <w:szCs w:val="24"/>
        </w:rPr>
      </w:pPr>
      <w:r w:rsidRPr="009235A3">
        <w:rPr>
          <w:rFonts w:ascii="Arial" w:hAnsi="Arial" w:cs="Arial"/>
          <w:b/>
          <w:sz w:val="24"/>
          <w:szCs w:val="24"/>
        </w:rPr>
        <w:t>Tabela 5: Articulação dos CRAS com serviços, programas ou instituições existentes no município - Brasil, 2016</w:t>
      </w:r>
    </w:p>
    <w:p w14:paraId="04005D09" w14:textId="77777777" w:rsidR="00BB6971" w:rsidRPr="009235A3" w:rsidRDefault="00BB6971" w:rsidP="009235A3">
      <w:pPr>
        <w:autoSpaceDE w:val="0"/>
        <w:autoSpaceDN w:val="0"/>
        <w:adjustRightInd w:val="0"/>
        <w:spacing w:after="0" w:line="240" w:lineRule="auto"/>
        <w:jc w:val="both"/>
        <w:rPr>
          <w:rFonts w:ascii="Arial" w:hAnsi="Arial" w:cs="Arial"/>
          <w:b/>
          <w:sz w:val="24"/>
          <w:szCs w:val="24"/>
        </w:rPr>
      </w:pPr>
    </w:p>
    <w:tbl>
      <w:tblPr>
        <w:tblW w:w="4939" w:type="pct"/>
        <w:tblLayout w:type="fixed"/>
        <w:tblCellMar>
          <w:left w:w="70" w:type="dxa"/>
          <w:right w:w="70" w:type="dxa"/>
        </w:tblCellMar>
        <w:tblLook w:val="04A0" w:firstRow="1" w:lastRow="0" w:firstColumn="1" w:lastColumn="0" w:noHBand="0" w:noVBand="1"/>
      </w:tblPr>
      <w:tblGrid>
        <w:gridCol w:w="2586"/>
        <w:gridCol w:w="582"/>
        <w:gridCol w:w="581"/>
        <w:gridCol w:w="581"/>
        <w:gridCol w:w="581"/>
        <w:gridCol w:w="581"/>
        <w:gridCol w:w="581"/>
        <w:gridCol w:w="581"/>
        <w:gridCol w:w="581"/>
        <w:gridCol w:w="581"/>
        <w:gridCol w:w="574"/>
      </w:tblGrid>
      <w:tr w:rsidR="00BB6971" w:rsidRPr="009235A3" w14:paraId="0BC92A82" w14:textId="77777777" w:rsidTr="00032EB6">
        <w:trPr>
          <w:cantSplit/>
          <w:trHeight w:val="2427"/>
        </w:trPr>
        <w:tc>
          <w:tcPr>
            <w:tcW w:w="1542" w:type="pct"/>
            <w:tcBorders>
              <w:top w:val="single" w:sz="4" w:space="0" w:color="auto"/>
              <w:left w:val="single" w:sz="4" w:space="0" w:color="auto"/>
              <w:bottom w:val="single" w:sz="4" w:space="0" w:color="auto"/>
              <w:right w:val="single" w:sz="4" w:space="0" w:color="auto"/>
            </w:tcBorders>
            <w:shd w:val="clear" w:color="5B9BD5" w:fill="5B9BD5"/>
            <w:vAlign w:val="center"/>
            <w:hideMark/>
          </w:tcPr>
          <w:p w14:paraId="1CFDCA35" w14:textId="77777777" w:rsidR="009235A3" w:rsidRPr="009235A3" w:rsidRDefault="009235A3" w:rsidP="00BB6971">
            <w:pPr>
              <w:spacing w:after="0" w:line="240" w:lineRule="auto"/>
              <w:jc w:val="center"/>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Serviços, programas ou instituições com os quais o CRAS mantém articulação</w:t>
            </w:r>
          </w:p>
        </w:tc>
        <w:tc>
          <w:tcPr>
            <w:tcW w:w="347"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4F4325F9"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 xml:space="preserve">Possui dados de localização (endereço, telefone etc.) </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E14AFAD"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Recebe usuários encaminhados por este CRAS</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AA4611A"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Encaminha usuários para este CRAS</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6F2E19CE"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Acompanha os encaminhamentos</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6A0DB3C"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Realiza reuniões periódicas</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7407801C"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Troca Informações</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ECAA0EA"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Realiza estudos de caso em conjunto</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1E8C1CD5"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Desenvolve atividades em parceria</w:t>
            </w:r>
          </w:p>
        </w:tc>
        <w:tc>
          <w:tcPr>
            <w:tcW w:w="346"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003AD978"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Não tem nenhuma articulação</w:t>
            </w:r>
          </w:p>
        </w:tc>
        <w:tc>
          <w:tcPr>
            <w:tcW w:w="342" w:type="pct"/>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6CB58C02" w14:textId="77777777" w:rsidR="009235A3" w:rsidRPr="009235A3" w:rsidRDefault="009235A3" w:rsidP="00032EB6">
            <w:pPr>
              <w:spacing w:after="0" w:line="240" w:lineRule="auto"/>
              <w:ind w:left="113" w:right="113"/>
              <w:rPr>
                <w:rFonts w:ascii="Calibri" w:eastAsia="Times New Roman" w:hAnsi="Calibri" w:cs="Times New Roman"/>
                <w:b/>
                <w:bCs/>
                <w:color w:val="FFFFFF"/>
                <w:sz w:val="18"/>
                <w:szCs w:val="18"/>
                <w:lang w:eastAsia="pt-BR"/>
              </w:rPr>
            </w:pPr>
            <w:r w:rsidRPr="009235A3">
              <w:rPr>
                <w:rFonts w:ascii="Calibri" w:eastAsia="Times New Roman" w:hAnsi="Calibri" w:cs="Times New Roman"/>
                <w:b/>
                <w:bCs/>
                <w:color w:val="FFFFFF"/>
                <w:sz w:val="18"/>
                <w:szCs w:val="18"/>
                <w:lang w:eastAsia="pt-BR"/>
              </w:rPr>
              <w:t>Serviço ou instituição não existente no município</w:t>
            </w:r>
          </w:p>
        </w:tc>
      </w:tr>
      <w:tr w:rsidR="00BB6971" w:rsidRPr="009235A3" w14:paraId="36D2698F"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F706FCE"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Unidades Públicas da Rede de Proteção Social Básica</w:t>
            </w:r>
          </w:p>
        </w:tc>
        <w:tc>
          <w:tcPr>
            <w:tcW w:w="34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77DFC9D"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85,9%</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750F78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83,3%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8344CAF"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82,6%</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96EA53A"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73,5%</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4C558C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62,4%</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1EB47F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82,9%</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A34DD1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58,3%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912C00F"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73,7%</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F5EA6DD"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1,5%</w:t>
            </w:r>
          </w:p>
        </w:tc>
        <w:tc>
          <w:tcPr>
            <w:tcW w:w="3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D34349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10,0%</w:t>
            </w:r>
          </w:p>
        </w:tc>
      </w:tr>
      <w:tr w:rsidR="00BB6971" w:rsidRPr="009235A3" w14:paraId="3B713EDA"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87195"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Unidades Conveniadas da Rede de Proteção Social Básica</w:t>
            </w:r>
          </w:p>
        </w:tc>
        <w:tc>
          <w:tcPr>
            <w:tcW w:w="347" w:type="pct"/>
            <w:tcBorders>
              <w:top w:val="nil"/>
              <w:left w:val="nil"/>
              <w:bottom w:val="single" w:sz="4" w:space="0" w:color="auto"/>
              <w:right w:val="single" w:sz="4" w:space="0" w:color="auto"/>
            </w:tcBorders>
            <w:shd w:val="clear" w:color="auto" w:fill="auto"/>
            <w:noWrap/>
            <w:vAlign w:val="center"/>
            <w:hideMark/>
          </w:tcPr>
          <w:p w14:paraId="479A4AC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48,8%</w:t>
            </w:r>
          </w:p>
        </w:tc>
        <w:tc>
          <w:tcPr>
            <w:tcW w:w="346" w:type="pct"/>
            <w:tcBorders>
              <w:top w:val="nil"/>
              <w:left w:val="nil"/>
              <w:bottom w:val="single" w:sz="4" w:space="0" w:color="auto"/>
              <w:right w:val="single" w:sz="4" w:space="0" w:color="auto"/>
            </w:tcBorders>
            <w:shd w:val="clear" w:color="auto" w:fill="auto"/>
            <w:noWrap/>
            <w:vAlign w:val="center"/>
            <w:hideMark/>
          </w:tcPr>
          <w:p w14:paraId="0533927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45,1%</w:t>
            </w:r>
          </w:p>
        </w:tc>
        <w:tc>
          <w:tcPr>
            <w:tcW w:w="346" w:type="pct"/>
            <w:tcBorders>
              <w:top w:val="nil"/>
              <w:left w:val="nil"/>
              <w:bottom w:val="single" w:sz="4" w:space="0" w:color="auto"/>
              <w:right w:val="single" w:sz="4" w:space="0" w:color="auto"/>
            </w:tcBorders>
            <w:shd w:val="clear" w:color="auto" w:fill="auto"/>
            <w:noWrap/>
            <w:vAlign w:val="center"/>
            <w:hideMark/>
          </w:tcPr>
          <w:p w14:paraId="26873886"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44,3%</w:t>
            </w:r>
          </w:p>
        </w:tc>
        <w:tc>
          <w:tcPr>
            <w:tcW w:w="346" w:type="pct"/>
            <w:tcBorders>
              <w:top w:val="nil"/>
              <w:left w:val="nil"/>
              <w:bottom w:val="single" w:sz="4" w:space="0" w:color="auto"/>
              <w:right w:val="single" w:sz="4" w:space="0" w:color="auto"/>
            </w:tcBorders>
            <w:shd w:val="clear" w:color="auto" w:fill="auto"/>
            <w:noWrap/>
            <w:vAlign w:val="center"/>
            <w:hideMark/>
          </w:tcPr>
          <w:p w14:paraId="2C903D3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36,3%</w:t>
            </w:r>
          </w:p>
        </w:tc>
        <w:tc>
          <w:tcPr>
            <w:tcW w:w="346" w:type="pct"/>
            <w:tcBorders>
              <w:top w:val="nil"/>
              <w:left w:val="nil"/>
              <w:bottom w:val="single" w:sz="4" w:space="0" w:color="auto"/>
              <w:right w:val="single" w:sz="4" w:space="0" w:color="auto"/>
            </w:tcBorders>
            <w:shd w:val="clear" w:color="auto" w:fill="auto"/>
            <w:noWrap/>
            <w:vAlign w:val="center"/>
            <w:hideMark/>
          </w:tcPr>
          <w:p w14:paraId="3489BE0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27,2%</w:t>
            </w:r>
          </w:p>
        </w:tc>
        <w:tc>
          <w:tcPr>
            <w:tcW w:w="346" w:type="pct"/>
            <w:tcBorders>
              <w:top w:val="nil"/>
              <w:left w:val="nil"/>
              <w:bottom w:val="single" w:sz="4" w:space="0" w:color="auto"/>
              <w:right w:val="single" w:sz="4" w:space="0" w:color="auto"/>
            </w:tcBorders>
            <w:shd w:val="clear" w:color="auto" w:fill="auto"/>
            <w:noWrap/>
            <w:vAlign w:val="center"/>
            <w:hideMark/>
          </w:tcPr>
          <w:p w14:paraId="234BD1D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45,0%</w:t>
            </w:r>
          </w:p>
        </w:tc>
        <w:tc>
          <w:tcPr>
            <w:tcW w:w="346" w:type="pct"/>
            <w:tcBorders>
              <w:top w:val="nil"/>
              <w:left w:val="nil"/>
              <w:bottom w:val="single" w:sz="4" w:space="0" w:color="auto"/>
              <w:right w:val="single" w:sz="4" w:space="0" w:color="auto"/>
            </w:tcBorders>
            <w:shd w:val="clear" w:color="auto" w:fill="auto"/>
            <w:noWrap/>
            <w:vAlign w:val="center"/>
            <w:hideMark/>
          </w:tcPr>
          <w:p w14:paraId="2EBEAB0E"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25,9%</w:t>
            </w:r>
          </w:p>
        </w:tc>
        <w:tc>
          <w:tcPr>
            <w:tcW w:w="346" w:type="pct"/>
            <w:tcBorders>
              <w:top w:val="nil"/>
              <w:left w:val="nil"/>
              <w:bottom w:val="single" w:sz="4" w:space="0" w:color="auto"/>
              <w:right w:val="single" w:sz="4" w:space="0" w:color="auto"/>
            </w:tcBorders>
            <w:shd w:val="clear" w:color="auto" w:fill="auto"/>
            <w:noWrap/>
            <w:vAlign w:val="center"/>
            <w:hideMark/>
          </w:tcPr>
          <w:p w14:paraId="63B51286"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35,8%</w:t>
            </w:r>
          </w:p>
        </w:tc>
        <w:tc>
          <w:tcPr>
            <w:tcW w:w="346" w:type="pct"/>
            <w:tcBorders>
              <w:top w:val="nil"/>
              <w:left w:val="nil"/>
              <w:bottom w:val="single" w:sz="4" w:space="0" w:color="auto"/>
              <w:right w:val="single" w:sz="4" w:space="0" w:color="auto"/>
            </w:tcBorders>
            <w:shd w:val="clear" w:color="auto" w:fill="auto"/>
            <w:noWrap/>
            <w:vAlign w:val="center"/>
            <w:hideMark/>
          </w:tcPr>
          <w:p w14:paraId="349481B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10,9%</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1E81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36,9%</w:t>
            </w:r>
          </w:p>
        </w:tc>
      </w:tr>
      <w:tr w:rsidR="00BB6971" w:rsidRPr="009235A3" w14:paraId="087E9617"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2850724"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Unidades da Rede de Proteção Social Especial</w:t>
            </w:r>
          </w:p>
        </w:tc>
        <w:tc>
          <w:tcPr>
            <w:tcW w:w="34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46FB0A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72,0%</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BD959A2"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71,0%</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C50473D"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70,2%</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EC9A92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63,5%</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96B2DA3"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45,3%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FC2925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70,6%</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675026D"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52,1%</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1EADBE1"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58,3%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A01F6C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3,1%</w:t>
            </w:r>
          </w:p>
        </w:tc>
        <w:tc>
          <w:tcPr>
            <w:tcW w:w="3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864A79A"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21,8%</w:t>
            </w:r>
          </w:p>
        </w:tc>
      </w:tr>
      <w:tr w:rsidR="00BB6971" w:rsidRPr="009235A3" w14:paraId="41EEE3E8"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0AD58"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Serviços de Saúde</w:t>
            </w:r>
          </w:p>
        </w:tc>
        <w:tc>
          <w:tcPr>
            <w:tcW w:w="347" w:type="pct"/>
            <w:tcBorders>
              <w:top w:val="nil"/>
              <w:left w:val="nil"/>
              <w:bottom w:val="single" w:sz="4" w:space="0" w:color="auto"/>
              <w:right w:val="single" w:sz="4" w:space="0" w:color="auto"/>
            </w:tcBorders>
            <w:shd w:val="clear" w:color="auto" w:fill="auto"/>
            <w:noWrap/>
            <w:vAlign w:val="center"/>
            <w:hideMark/>
          </w:tcPr>
          <w:p w14:paraId="611703A0"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95,9%</w:t>
            </w:r>
          </w:p>
        </w:tc>
        <w:tc>
          <w:tcPr>
            <w:tcW w:w="346" w:type="pct"/>
            <w:tcBorders>
              <w:top w:val="nil"/>
              <w:left w:val="nil"/>
              <w:bottom w:val="single" w:sz="4" w:space="0" w:color="auto"/>
              <w:right w:val="single" w:sz="4" w:space="0" w:color="auto"/>
            </w:tcBorders>
            <w:shd w:val="clear" w:color="auto" w:fill="auto"/>
            <w:noWrap/>
            <w:vAlign w:val="center"/>
            <w:hideMark/>
          </w:tcPr>
          <w:p w14:paraId="4AF2F84D"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96,4%</w:t>
            </w:r>
          </w:p>
        </w:tc>
        <w:tc>
          <w:tcPr>
            <w:tcW w:w="346" w:type="pct"/>
            <w:tcBorders>
              <w:top w:val="nil"/>
              <w:left w:val="nil"/>
              <w:bottom w:val="single" w:sz="4" w:space="0" w:color="auto"/>
              <w:right w:val="single" w:sz="4" w:space="0" w:color="auto"/>
            </w:tcBorders>
            <w:shd w:val="clear" w:color="auto" w:fill="auto"/>
            <w:noWrap/>
            <w:vAlign w:val="center"/>
            <w:hideMark/>
          </w:tcPr>
          <w:p w14:paraId="662C8061"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95,3%</w:t>
            </w:r>
          </w:p>
        </w:tc>
        <w:tc>
          <w:tcPr>
            <w:tcW w:w="346" w:type="pct"/>
            <w:tcBorders>
              <w:top w:val="nil"/>
              <w:left w:val="nil"/>
              <w:bottom w:val="single" w:sz="4" w:space="0" w:color="auto"/>
              <w:right w:val="single" w:sz="4" w:space="0" w:color="auto"/>
            </w:tcBorders>
            <w:shd w:val="clear" w:color="auto" w:fill="auto"/>
            <w:noWrap/>
            <w:vAlign w:val="center"/>
            <w:hideMark/>
          </w:tcPr>
          <w:p w14:paraId="5446045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76,5%</w:t>
            </w:r>
          </w:p>
        </w:tc>
        <w:tc>
          <w:tcPr>
            <w:tcW w:w="346" w:type="pct"/>
            <w:tcBorders>
              <w:top w:val="nil"/>
              <w:left w:val="nil"/>
              <w:bottom w:val="single" w:sz="4" w:space="0" w:color="auto"/>
              <w:right w:val="single" w:sz="4" w:space="0" w:color="auto"/>
            </w:tcBorders>
            <w:shd w:val="clear" w:color="auto" w:fill="auto"/>
            <w:noWrap/>
            <w:vAlign w:val="center"/>
            <w:hideMark/>
          </w:tcPr>
          <w:p w14:paraId="1D218E8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47,8%</w:t>
            </w:r>
          </w:p>
        </w:tc>
        <w:tc>
          <w:tcPr>
            <w:tcW w:w="346" w:type="pct"/>
            <w:tcBorders>
              <w:top w:val="nil"/>
              <w:left w:val="nil"/>
              <w:bottom w:val="single" w:sz="4" w:space="0" w:color="auto"/>
              <w:right w:val="single" w:sz="4" w:space="0" w:color="auto"/>
            </w:tcBorders>
            <w:shd w:val="clear" w:color="auto" w:fill="auto"/>
            <w:noWrap/>
            <w:vAlign w:val="center"/>
            <w:hideMark/>
          </w:tcPr>
          <w:p w14:paraId="2B65430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92,8%</w:t>
            </w:r>
          </w:p>
        </w:tc>
        <w:tc>
          <w:tcPr>
            <w:tcW w:w="346" w:type="pct"/>
            <w:tcBorders>
              <w:top w:val="nil"/>
              <w:left w:val="nil"/>
              <w:bottom w:val="single" w:sz="4" w:space="0" w:color="auto"/>
              <w:right w:val="single" w:sz="4" w:space="0" w:color="auto"/>
            </w:tcBorders>
            <w:shd w:val="clear" w:color="auto" w:fill="auto"/>
            <w:noWrap/>
            <w:vAlign w:val="center"/>
            <w:hideMark/>
          </w:tcPr>
          <w:p w14:paraId="66C9650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54,6%</w:t>
            </w:r>
          </w:p>
        </w:tc>
        <w:tc>
          <w:tcPr>
            <w:tcW w:w="346" w:type="pct"/>
            <w:tcBorders>
              <w:top w:val="nil"/>
              <w:left w:val="nil"/>
              <w:bottom w:val="single" w:sz="4" w:space="0" w:color="auto"/>
              <w:right w:val="single" w:sz="4" w:space="0" w:color="auto"/>
            </w:tcBorders>
            <w:shd w:val="clear" w:color="auto" w:fill="auto"/>
            <w:noWrap/>
            <w:vAlign w:val="center"/>
            <w:hideMark/>
          </w:tcPr>
          <w:p w14:paraId="573545D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71,0%</w:t>
            </w:r>
          </w:p>
        </w:tc>
        <w:tc>
          <w:tcPr>
            <w:tcW w:w="346" w:type="pct"/>
            <w:tcBorders>
              <w:top w:val="nil"/>
              <w:left w:val="nil"/>
              <w:bottom w:val="single" w:sz="4" w:space="0" w:color="auto"/>
              <w:right w:val="single" w:sz="4" w:space="0" w:color="auto"/>
            </w:tcBorders>
            <w:shd w:val="clear" w:color="auto" w:fill="auto"/>
            <w:noWrap/>
            <w:vAlign w:val="center"/>
            <w:hideMark/>
          </w:tcPr>
          <w:p w14:paraId="31C5E8F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0,3%</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7B9C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0,1%</w:t>
            </w:r>
          </w:p>
        </w:tc>
      </w:tr>
      <w:tr w:rsidR="00BB6971" w:rsidRPr="009235A3" w14:paraId="0D3D34F2"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4AA023E"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Serviços de Educação</w:t>
            </w:r>
          </w:p>
        </w:tc>
        <w:tc>
          <w:tcPr>
            <w:tcW w:w="34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924B88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94,8%</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0C7C8C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90,3%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B6DEA1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90,9%</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2BB050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70,5%</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BBC6A5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43,3%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649014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88,9%</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9C38B16"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47,1%</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DBBB9F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73,8%</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5D9EC9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0,6%</w:t>
            </w:r>
          </w:p>
        </w:tc>
        <w:tc>
          <w:tcPr>
            <w:tcW w:w="3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455DE4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0,2%</w:t>
            </w:r>
          </w:p>
        </w:tc>
      </w:tr>
      <w:tr w:rsidR="00BB6971" w:rsidRPr="009235A3" w14:paraId="6F28E2D7"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4D1A7"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Órgãos/Serviços relacionados a Trabalho e Emprego</w:t>
            </w:r>
          </w:p>
        </w:tc>
        <w:tc>
          <w:tcPr>
            <w:tcW w:w="347" w:type="pct"/>
            <w:tcBorders>
              <w:top w:val="nil"/>
              <w:left w:val="nil"/>
              <w:bottom w:val="single" w:sz="4" w:space="0" w:color="auto"/>
              <w:right w:val="single" w:sz="4" w:space="0" w:color="auto"/>
            </w:tcBorders>
            <w:shd w:val="clear" w:color="auto" w:fill="auto"/>
            <w:noWrap/>
            <w:vAlign w:val="center"/>
            <w:hideMark/>
          </w:tcPr>
          <w:p w14:paraId="1F8BADD1"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54,3%</w:t>
            </w:r>
          </w:p>
        </w:tc>
        <w:tc>
          <w:tcPr>
            <w:tcW w:w="346" w:type="pct"/>
            <w:tcBorders>
              <w:top w:val="nil"/>
              <w:left w:val="nil"/>
              <w:bottom w:val="single" w:sz="4" w:space="0" w:color="auto"/>
              <w:right w:val="single" w:sz="4" w:space="0" w:color="auto"/>
            </w:tcBorders>
            <w:shd w:val="clear" w:color="auto" w:fill="auto"/>
            <w:noWrap/>
            <w:vAlign w:val="center"/>
            <w:hideMark/>
          </w:tcPr>
          <w:p w14:paraId="4C97DC9B"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43,7%</w:t>
            </w:r>
          </w:p>
        </w:tc>
        <w:tc>
          <w:tcPr>
            <w:tcW w:w="346" w:type="pct"/>
            <w:tcBorders>
              <w:top w:val="nil"/>
              <w:left w:val="nil"/>
              <w:bottom w:val="single" w:sz="4" w:space="0" w:color="auto"/>
              <w:right w:val="single" w:sz="4" w:space="0" w:color="auto"/>
            </w:tcBorders>
            <w:shd w:val="clear" w:color="auto" w:fill="auto"/>
            <w:noWrap/>
            <w:vAlign w:val="center"/>
            <w:hideMark/>
          </w:tcPr>
          <w:p w14:paraId="78F6F89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31,1%</w:t>
            </w:r>
          </w:p>
        </w:tc>
        <w:tc>
          <w:tcPr>
            <w:tcW w:w="346" w:type="pct"/>
            <w:tcBorders>
              <w:top w:val="nil"/>
              <w:left w:val="nil"/>
              <w:bottom w:val="single" w:sz="4" w:space="0" w:color="auto"/>
              <w:right w:val="single" w:sz="4" w:space="0" w:color="auto"/>
            </w:tcBorders>
            <w:shd w:val="clear" w:color="auto" w:fill="auto"/>
            <w:noWrap/>
            <w:vAlign w:val="center"/>
            <w:hideMark/>
          </w:tcPr>
          <w:p w14:paraId="35AB308A"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20,8%</w:t>
            </w:r>
          </w:p>
        </w:tc>
        <w:tc>
          <w:tcPr>
            <w:tcW w:w="346" w:type="pct"/>
            <w:tcBorders>
              <w:top w:val="nil"/>
              <w:left w:val="nil"/>
              <w:bottom w:val="single" w:sz="4" w:space="0" w:color="auto"/>
              <w:right w:val="single" w:sz="4" w:space="0" w:color="auto"/>
            </w:tcBorders>
            <w:shd w:val="clear" w:color="auto" w:fill="auto"/>
            <w:noWrap/>
            <w:vAlign w:val="center"/>
            <w:hideMark/>
          </w:tcPr>
          <w:p w14:paraId="0371F1D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9,5%</w:t>
            </w:r>
          </w:p>
        </w:tc>
        <w:tc>
          <w:tcPr>
            <w:tcW w:w="346" w:type="pct"/>
            <w:tcBorders>
              <w:top w:val="nil"/>
              <w:left w:val="nil"/>
              <w:bottom w:val="single" w:sz="4" w:space="0" w:color="auto"/>
              <w:right w:val="single" w:sz="4" w:space="0" w:color="auto"/>
            </w:tcBorders>
            <w:shd w:val="clear" w:color="auto" w:fill="auto"/>
            <w:noWrap/>
            <w:vAlign w:val="center"/>
            <w:hideMark/>
          </w:tcPr>
          <w:p w14:paraId="455727B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38,5%</w:t>
            </w:r>
          </w:p>
        </w:tc>
        <w:tc>
          <w:tcPr>
            <w:tcW w:w="346" w:type="pct"/>
            <w:tcBorders>
              <w:top w:val="nil"/>
              <w:left w:val="nil"/>
              <w:bottom w:val="single" w:sz="4" w:space="0" w:color="auto"/>
              <w:right w:val="single" w:sz="4" w:space="0" w:color="auto"/>
            </w:tcBorders>
            <w:shd w:val="clear" w:color="auto" w:fill="auto"/>
            <w:noWrap/>
            <w:vAlign w:val="center"/>
            <w:hideMark/>
          </w:tcPr>
          <w:p w14:paraId="3B9C2958"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7,5%</w:t>
            </w:r>
          </w:p>
        </w:tc>
        <w:tc>
          <w:tcPr>
            <w:tcW w:w="346" w:type="pct"/>
            <w:tcBorders>
              <w:top w:val="nil"/>
              <w:left w:val="nil"/>
              <w:bottom w:val="single" w:sz="4" w:space="0" w:color="auto"/>
              <w:right w:val="single" w:sz="4" w:space="0" w:color="auto"/>
            </w:tcBorders>
            <w:shd w:val="clear" w:color="auto" w:fill="auto"/>
            <w:noWrap/>
            <w:vAlign w:val="center"/>
            <w:hideMark/>
          </w:tcPr>
          <w:p w14:paraId="70EAEAD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26,3%</w:t>
            </w:r>
          </w:p>
        </w:tc>
        <w:tc>
          <w:tcPr>
            <w:tcW w:w="346" w:type="pct"/>
            <w:tcBorders>
              <w:top w:val="nil"/>
              <w:left w:val="nil"/>
              <w:bottom w:val="single" w:sz="4" w:space="0" w:color="auto"/>
              <w:right w:val="single" w:sz="4" w:space="0" w:color="auto"/>
            </w:tcBorders>
            <w:shd w:val="clear" w:color="auto" w:fill="auto"/>
            <w:noWrap/>
            <w:vAlign w:val="center"/>
            <w:hideMark/>
          </w:tcPr>
          <w:p w14:paraId="7F3FF3B9"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11,4%</w:t>
            </w:r>
          </w:p>
        </w:tc>
        <w:tc>
          <w:tcPr>
            <w:tcW w:w="3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5F445"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29,6%</w:t>
            </w:r>
          </w:p>
        </w:tc>
      </w:tr>
      <w:tr w:rsidR="00BB6971" w:rsidRPr="009235A3" w14:paraId="60859844" w14:textId="77777777" w:rsidTr="00A477ED">
        <w:trPr>
          <w:trHeight w:val="300"/>
        </w:trPr>
        <w:tc>
          <w:tcPr>
            <w:tcW w:w="15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E9341E7" w14:textId="77777777" w:rsidR="009235A3" w:rsidRPr="009235A3" w:rsidRDefault="009235A3" w:rsidP="00A477ED">
            <w:pPr>
              <w:spacing w:after="0" w:line="240" w:lineRule="auto"/>
              <w:rPr>
                <w:rFonts w:ascii="Calibri" w:eastAsia="Times New Roman" w:hAnsi="Calibri" w:cs="Times New Roman"/>
                <w:b/>
                <w:bCs/>
                <w:color w:val="000000"/>
                <w:sz w:val="18"/>
                <w:szCs w:val="18"/>
                <w:lang w:eastAsia="pt-BR"/>
              </w:rPr>
            </w:pPr>
            <w:r w:rsidRPr="009235A3">
              <w:rPr>
                <w:rFonts w:ascii="Calibri" w:eastAsia="Times New Roman" w:hAnsi="Calibri" w:cs="Times New Roman"/>
                <w:b/>
                <w:bCs/>
                <w:color w:val="000000"/>
                <w:sz w:val="18"/>
                <w:szCs w:val="18"/>
                <w:lang w:eastAsia="pt-BR"/>
              </w:rPr>
              <w:t>Movimentos Sociais locais/Associações Comunitárias</w:t>
            </w:r>
          </w:p>
        </w:tc>
        <w:tc>
          <w:tcPr>
            <w:tcW w:w="347"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253EEB2"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61,7%</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8F8E9D9"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37,2%</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02FF2BC"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41,3%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A800C61"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22,1%</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D67EFA2"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17,1%</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760E036"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49,5%</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A86409A"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10,3%</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B690447"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37,8%</w:t>
            </w:r>
          </w:p>
        </w:tc>
        <w:tc>
          <w:tcPr>
            <w:tcW w:w="346"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6D5D156"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17,2%</w:t>
            </w:r>
          </w:p>
        </w:tc>
        <w:tc>
          <w:tcPr>
            <w:tcW w:w="342" w:type="pct"/>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3CCBD44" w14:textId="77777777" w:rsidR="009235A3" w:rsidRPr="009235A3" w:rsidRDefault="009235A3" w:rsidP="00032EB6">
            <w:pPr>
              <w:spacing w:after="0" w:line="240" w:lineRule="auto"/>
              <w:jc w:val="center"/>
              <w:rPr>
                <w:rFonts w:ascii="Calibri" w:eastAsia="Times New Roman" w:hAnsi="Calibri" w:cs="Times New Roman"/>
                <w:color w:val="000000"/>
                <w:sz w:val="16"/>
                <w:szCs w:val="16"/>
                <w:lang w:eastAsia="pt-BR"/>
              </w:rPr>
            </w:pPr>
            <w:r w:rsidRPr="009235A3">
              <w:rPr>
                <w:rFonts w:ascii="Calibri" w:eastAsia="Times New Roman" w:hAnsi="Calibri" w:cs="Times New Roman"/>
                <w:color w:val="000000"/>
                <w:sz w:val="16"/>
                <w:szCs w:val="16"/>
                <w:lang w:eastAsia="pt-BR"/>
              </w:rPr>
              <w:t>14,2%</w:t>
            </w:r>
          </w:p>
        </w:tc>
      </w:tr>
    </w:tbl>
    <w:p w14:paraId="002F5C3F" w14:textId="77777777" w:rsidR="00BB6971" w:rsidRPr="00802B24" w:rsidRDefault="00BB6971" w:rsidP="00BB6971">
      <w:pPr>
        <w:autoSpaceDE w:val="0"/>
        <w:autoSpaceDN w:val="0"/>
        <w:adjustRightInd w:val="0"/>
        <w:spacing w:before="240" w:line="360" w:lineRule="auto"/>
        <w:jc w:val="both"/>
        <w:rPr>
          <w:rFonts w:ascii="Arial" w:hAnsi="Arial" w:cs="Arial"/>
          <w:sz w:val="18"/>
          <w:szCs w:val="18"/>
        </w:rPr>
      </w:pPr>
      <w:r w:rsidRPr="00802B24">
        <w:rPr>
          <w:rFonts w:ascii="Arial" w:hAnsi="Arial" w:cs="Arial"/>
          <w:sz w:val="18"/>
          <w:szCs w:val="18"/>
        </w:rPr>
        <w:t>Fonte: MDS, Censo SUAS.</w:t>
      </w:r>
    </w:p>
    <w:p w14:paraId="33F293CF" w14:textId="77777777" w:rsidR="009235A3" w:rsidRPr="00B11676" w:rsidRDefault="009235A3" w:rsidP="00B11676">
      <w:pPr>
        <w:autoSpaceDE w:val="0"/>
        <w:autoSpaceDN w:val="0"/>
        <w:adjustRightInd w:val="0"/>
        <w:spacing w:line="360" w:lineRule="auto"/>
        <w:jc w:val="both"/>
        <w:rPr>
          <w:rFonts w:ascii="Arial" w:hAnsi="Arial" w:cs="Arial"/>
          <w:sz w:val="24"/>
          <w:szCs w:val="24"/>
        </w:rPr>
      </w:pPr>
    </w:p>
    <w:p w14:paraId="7C1D4B82" w14:textId="77777777" w:rsidR="003E3BDE" w:rsidRPr="00802B24" w:rsidRDefault="003E3BDE" w:rsidP="003E3BDE">
      <w:pPr>
        <w:jc w:val="both"/>
        <w:rPr>
          <w:rFonts w:ascii="Arial" w:hAnsi="Arial" w:cs="Arial"/>
          <w:b/>
        </w:rPr>
      </w:pPr>
      <w:r w:rsidRPr="00802B24">
        <w:rPr>
          <w:rFonts w:ascii="Arial" w:hAnsi="Arial" w:cs="Arial"/>
          <w:b/>
        </w:rPr>
        <w:t>CENTROS DE CONVIVÊNCIA</w:t>
      </w:r>
    </w:p>
    <w:p w14:paraId="0AE6A441" w14:textId="77777777" w:rsidR="00A445AF" w:rsidRPr="00A445AF" w:rsidRDefault="00A445AF" w:rsidP="00A445AF">
      <w:pPr>
        <w:autoSpaceDE w:val="0"/>
        <w:autoSpaceDN w:val="0"/>
        <w:adjustRightInd w:val="0"/>
        <w:spacing w:line="360" w:lineRule="auto"/>
        <w:jc w:val="both"/>
        <w:rPr>
          <w:rFonts w:ascii="Arial" w:hAnsi="Arial" w:cs="Arial"/>
          <w:sz w:val="24"/>
          <w:szCs w:val="24"/>
        </w:rPr>
      </w:pPr>
      <w:r w:rsidRPr="00A445AF">
        <w:rPr>
          <w:rFonts w:ascii="Arial" w:hAnsi="Arial" w:cs="Arial"/>
          <w:sz w:val="24"/>
          <w:szCs w:val="24"/>
        </w:rPr>
        <w:t>Os Centros de Convivência, juntamente com os Centros de Referência de Assistência Social (CRAS), são unidades que executam o Serviço de Convivência e Fortalecimento de Vínculos e compõem a Rede de Proteção Social Básica.</w:t>
      </w:r>
    </w:p>
    <w:p w14:paraId="4D3805FD" w14:textId="77777777" w:rsidR="003E3BDE" w:rsidRPr="00802B24" w:rsidRDefault="00A445AF" w:rsidP="00A445AF">
      <w:pPr>
        <w:autoSpaceDE w:val="0"/>
        <w:autoSpaceDN w:val="0"/>
        <w:adjustRightInd w:val="0"/>
        <w:spacing w:line="360" w:lineRule="auto"/>
        <w:jc w:val="both"/>
        <w:rPr>
          <w:rFonts w:ascii="Arial" w:hAnsi="Arial" w:cs="Arial"/>
          <w:sz w:val="24"/>
          <w:szCs w:val="24"/>
        </w:rPr>
      </w:pPr>
      <w:r w:rsidRPr="00A445AF">
        <w:rPr>
          <w:rFonts w:ascii="Arial" w:hAnsi="Arial" w:cs="Arial"/>
          <w:sz w:val="24"/>
          <w:szCs w:val="24"/>
        </w:rPr>
        <w:t xml:space="preserve">Desde 2014 o número de Centros de Convivência no Brasil aumentou, passando de 7.882 unidades em 2014 para 8.454 em 2016, em um acréscimo de 572 </w:t>
      </w:r>
      <w:r w:rsidRPr="00A445AF">
        <w:rPr>
          <w:rFonts w:ascii="Arial" w:hAnsi="Arial" w:cs="Arial"/>
          <w:sz w:val="24"/>
          <w:szCs w:val="24"/>
        </w:rPr>
        <w:lastRenderedPageBreak/>
        <w:t xml:space="preserve">unidades. A região Norte tem a menor quantidade de unidades (238 ou 2,8% do total), seguida do Centro-Oeste com 568 Unidades (ou 6,7% do total). A região Sudeste tem o maior número de Centros de Convivência, com </w:t>
      </w:r>
      <w:r>
        <w:rPr>
          <w:rFonts w:ascii="Arial" w:hAnsi="Arial" w:cs="Arial"/>
          <w:sz w:val="24"/>
          <w:szCs w:val="24"/>
        </w:rPr>
        <w:t>4.035 Unidades (47,7% do total)</w:t>
      </w:r>
      <w:r w:rsidR="003E3BDE" w:rsidRPr="00802B24">
        <w:rPr>
          <w:rFonts w:ascii="Arial" w:hAnsi="Arial" w:cs="Arial"/>
          <w:sz w:val="24"/>
          <w:szCs w:val="24"/>
        </w:rPr>
        <w:t xml:space="preserve"> (Gráfico </w:t>
      </w:r>
      <w:r>
        <w:rPr>
          <w:rFonts w:ascii="Arial" w:hAnsi="Arial" w:cs="Arial"/>
          <w:sz w:val="24"/>
          <w:szCs w:val="24"/>
        </w:rPr>
        <w:t>28</w:t>
      </w:r>
      <w:r w:rsidR="003E3BDE" w:rsidRPr="00802B24">
        <w:rPr>
          <w:rFonts w:ascii="Arial" w:hAnsi="Arial" w:cs="Arial"/>
          <w:sz w:val="24"/>
          <w:szCs w:val="24"/>
        </w:rPr>
        <w:t>)</w:t>
      </w:r>
    </w:p>
    <w:p w14:paraId="794A9379" w14:textId="16E8F972" w:rsidR="003E3BDE" w:rsidRPr="00802B24" w:rsidRDefault="00A445AF" w:rsidP="003E3BDE">
      <w:pPr>
        <w:autoSpaceDE w:val="0"/>
        <w:autoSpaceDN w:val="0"/>
        <w:adjustRightInd w:val="0"/>
        <w:spacing w:after="0" w:line="240" w:lineRule="auto"/>
        <w:jc w:val="both"/>
        <w:rPr>
          <w:rFonts w:ascii="Arial" w:hAnsi="Arial" w:cs="Arial"/>
          <w:b/>
          <w:sz w:val="24"/>
          <w:szCs w:val="24"/>
        </w:rPr>
      </w:pPr>
      <w:r w:rsidRPr="00A445AF">
        <w:rPr>
          <w:rFonts w:ascii="Arial" w:hAnsi="Arial" w:cs="Arial"/>
          <w:b/>
          <w:sz w:val="24"/>
          <w:szCs w:val="24"/>
        </w:rPr>
        <w:t xml:space="preserve">Gráfico </w:t>
      </w:r>
      <w:r>
        <w:rPr>
          <w:rFonts w:ascii="Arial" w:hAnsi="Arial" w:cs="Arial"/>
          <w:b/>
          <w:sz w:val="24"/>
          <w:szCs w:val="24"/>
        </w:rPr>
        <w:t>2</w:t>
      </w:r>
      <w:r w:rsidRPr="00A445AF">
        <w:rPr>
          <w:rFonts w:ascii="Arial" w:hAnsi="Arial" w:cs="Arial"/>
          <w:b/>
          <w:sz w:val="24"/>
          <w:szCs w:val="24"/>
        </w:rPr>
        <w:t xml:space="preserve">8: Quantitativo de Centros de Convivência </w:t>
      </w:r>
      <w:proofErr w:type="gramStart"/>
      <w:r w:rsidR="00047AB5" w:rsidRPr="002016E2">
        <w:rPr>
          <w:rFonts w:ascii="Arial" w:hAnsi="Arial" w:cs="Arial"/>
          <w:b/>
          <w:sz w:val="24"/>
          <w:szCs w:val="24"/>
        </w:rPr>
        <w:t>segundo grandes regiões</w:t>
      </w:r>
      <w:proofErr w:type="gramEnd"/>
      <w:ins w:id="8" w:author="Dionara Borges Andreani Barbosa" w:date="2018-09-18T11:08:00Z">
        <w:r w:rsidR="00047AB5" w:rsidRPr="00A445AF">
          <w:rPr>
            <w:rFonts w:ascii="Arial" w:hAnsi="Arial" w:cs="Arial"/>
            <w:b/>
            <w:sz w:val="24"/>
            <w:szCs w:val="24"/>
          </w:rPr>
          <w:t xml:space="preserve"> </w:t>
        </w:r>
      </w:ins>
      <w:r w:rsidRPr="00A445AF">
        <w:rPr>
          <w:rFonts w:ascii="Arial" w:hAnsi="Arial" w:cs="Arial"/>
          <w:b/>
          <w:sz w:val="24"/>
          <w:szCs w:val="24"/>
        </w:rPr>
        <w:t>– Brasil, 2014 a 2016</w:t>
      </w:r>
    </w:p>
    <w:p w14:paraId="3D087D9F" w14:textId="77777777" w:rsidR="003E3BDE" w:rsidRPr="00802B24" w:rsidRDefault="00A445AF" w:rsidP="00A445AF">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75E362C" wp14:editId="74511E48">
            <wp:extent cx="5400040" cy="2910840"/>
            <wp:effectExtent l="0" t="0" r="10160" b="3810"/>
            <wp:docPr id="103" name="Gráfico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3E3BDE" w:rsidRPr="00802B24">
        <w:rPr>
          <w:rFonts w:ascii="Arial" w:hAnsi="Arial" w:cs="Arial"/>
          <w:sz w:val="18"/>
          <w:szCs w:val="18"/>
        </w:rPr>
        <w:t>Fonte: MDS, Censo SUAS.</w:t>
      </w:r>
    </w:p>
    <w:p w14:paraId="09C80F90" w14:textId="77777777" w:rsidR="003E3BDE" w:rsidRPr="00802B24" w:rsidRDefault="003E3BDE" w:rsidP="003E3BDE">
      <w:pPr>
        <w:autoSpaceDE w:val="0"/>
        <w:autoSpaceDN w:val="0"/>
        <w:adjustRightInd w:val="0"/>
        <w:spacing w:line="360" w:lineRule="auto"/>
        <w:jc w:val="both"/>
        <w:rPr>
          <w:rFonts w:ascii="Arial" w:hAnsi="Arial" w:cs="Arial"/>
          <w:sz w:val="24"/>
          <w:szCs w:val="24"/>
        </w:rPr>
      </w:pPr>
    </w:p>
    <w:p w14:paraId="5B09AFC6" w14:textId="77777777" w:rsidR="003E3BDE" w:rsidRPr="00802B24" w:rsidRDefault="00EC5828" w:rsidP="003E3BDE">
      <w:pPr>
        <w:autoSpaceDE w:val="0"/>
        <w:autoSpaceDN w:val="0"/>
        <w:adjustRightInd w:val="0"/>
        <w:spacing w:line="360" w:lineRule="auto"/>
        <w:jc w:val="both"/>
        <w:rPr>
          <w:rFonts w:ascii="Arial" w:hAnsi="Arial" w:cs="Arial"/>
          <w:sz w:val="24"/>
          <w:szCs w:val="24"/>
        </w:rPr>
      </w:pPr>
      <w:r w:rsidRPr="00EC5828">
        <w:rPr>
          <w:rFonts w:ascii="Arial" w:hAnsi="Arial" w:cs="Arial"/>
          <w:sz w:val="24"/>
          <w:szCs w:val="24"/>
        </w:rPr>
        <w:t xml:space="preserve">Os Centros de Convivência podem ser unidades públicas ou vinculadas a entidades de assistência social, inscritas nos Conselhos de Assistência Social do município ou do DF. Em 2016, 44,7% dos Centros de Convivência eram governamentais (total de 3.781 unidades) e 55,3% das unidades eram não governamentais (4.672 unidades). Desde 2014, o percentual de unidades </w:t>
      </w:r>
      <w:r>
        <w:rPr>
          <w:rFonts w:ascii="Arial" w:hAnsi="Arial" w:cs="Arial"/>
          <w:sz w:val="24"/>
          <w:szCs w:val="24"/>
        </w:rPr>
        <w:t>de natureza não governamental ve</w:t>
      </w:r>
      <w:r w:rsidRPr="00EC5828">
        <w:rPr>
          <w:rFonts w:ascii="Arial" w:hAnsi="Arial" w:cs="Arial"/>
          <w:sz w:val="24"/>
          <w:szCs w:val="24"/>
        </w:rPr>
        <w:t xml:space="preserve">m se reduzindo, passando de 57,4% (4.521 unidades) para </w:t>
      </w:r>
      <w:r>
        <w:rPr>
          <w:rFonts w:ascii="Arial" w:hAnsi="Arial" w:cs="Arial"/>
          <w:sz w:val="24"/>
          <w:szCs w:val="24"/>
        </w:rPr>
        <w:t>55,3% (4.672 unidades) em 2016</w:t>
      </w:r>
      <w:r w:rsidRPr="00EC5828">
        <w:rPr>
          <w:rFonts w:ascii="Arial" w:hAnsi="Arial" w:cs="Arial"/>
          <w:sz w:val="24"/>
          <w:szCs w:val="24"/>
        </w:rPr>
        <w:t xml:space="preserve"> </w:t>
      </w:r>
      <w:r w:rsidR="003E3BDE" w:rsidRPr="00802B24">
        <w:rPr>
          <w:rFonts w:ascii="Arial" w:hAnsi="Arial" w:cs="Arial"/>
          <w:sz w:val="24"/>
          <w:szCs w:val="24"/>
        </w:rPr>
        <w:t xml:space="preserve">(Gráfico </w:t>
      </w:r>
      <w:r>
        <w:rPr>
          <w:rFonts w:ascii="Arial" w:hAnsi="Arial" w:cs="Arial"/>
          <w:sz w:val="24"/>
          <w:szCs w:val="24"/>
        </w:rPr>
        <w:t>29</w:t>
      </w:r>
      <w:r w:rsidR="003E3BDE" w:rsidRPr="00802B24">
        <w:rPr>
          <w:rFonts w:ascii="Arial" w:hAnsi="Arial" w:cs="Arial"/>
          <w:sz w:val="24"/>
          <w:szCs w:val="24"/>
        </w:rPr>
        <w:t>).</w:t>
      </w:r>
    </w:p>
    <w:p w14:paraId="1DA91C11" w14:textId="6C8A1DE0" w:rsidR="003E3BDE" w:rsidRPr="00802B24" w:rsidRDefault="00EC5828" w:rsidP="003E3BDE">
      <w:pPr>
        <w:autoSpaceDE w:val="0"/>
        <w:autoSpaceDN w:val="0"/>
        <w:adjustRightInd w:val="0"/>
        <w:spacing w:after="0" w:line="240" w:lineRule="auto"/>
        <w:jc w:val="both"/>
        <w:rPr>
          <w:rFonts w:ascii="Arial" w:hAnsi="Arial" w:cs="Arial"/>
          <w:b/>
          <w:sz w:val="24"/>
          <w:szCs w:val="24"/>
        </w:rPr>
      </w:pPr>
      <w:r w:rsidRPr="00EC5828">
        <w:rPr>
          <w:rFonts w:ascii="Arial" w:hAnsi="Arial" w:cs="Arial"/>
          <w:b/>
          <w:sz w:val="24"/>
          <w:szCs w:val="24"/>
        </w:rPr>
        <w:t xml:space="preserve">Gráfico </w:t>
      </w:r>
      <w:r>
        <w:rPr>
          <w:rFonts w:ascii="Arial" w:hAnsi="Arial" w:cs="Arial"/>
          <w:b/>
          <w:sz w:val="24"/>
          <w:szCs w:val="24"/>
        </w:rPr>
        <w:t>2</w:t>
      </w:r>
      <w:r w:rsidRPr="00EC5828">
        <w:rPr>
          <w:rFonts w:ascii="Arial" w:hAnsi="Arial" w:cs="Arial"/>
          <w:b/>
          <w:sz w:val="24"/>
          <w:szCs w:val="24"/>
        </w:rPr>
        <w:t xml:space="preserve">9: Quantitativo de Centros de Convivência </w:t>
      </w:r>
      <w:r w:rsidR="00047AB5">
        <w:rPr>
          <w:rFonts w:ascii="Arial" w:hAnsi="Arial" w:cs="Arial"/>
          <w:b/>
          <w:sz w:val="24"/>
          <w:szCs w:val="24"/>
        </w:rPr>
        <w:t>segundo</w:t>
      </w:r>
      <w:r w:rsidR="00047AB5" w:rsidRPr="00EC5828">
        <w:rPr>
          <w:rFonts w:ascii="Arial" w:hAnsi="Arial" w:cs="Arial"/>
          <w:b/>
          <w:sz w:val="24"/>
          <w:szCs w:val="24"/>
        </w:rPr>
        <w:t xml:space="preserve"> </w:t>
      </w:r>
      <w:r w:rsidRPr="00EC5828">
        <w:rPr>
          <w:rFonts w:ascii="Arial" w:hAnsi="Arial" w:cs="Arial"/>
          <w:b/>
          <w:sz w:val="24"/>
          <w:szCs w:val="24"/>
        </w:rPr>
        <w:t>natureza da Unidade – Brasil, 2016</w:t>
      </w:r>
    </w:p>
    <w:p w14:paraId="7BA6898B" w14:textId="77777777" w:rsidR="003E3BDE" w:rsidRPr="00802B24" w:rsidRDefault="00EC5828" w:rsidP="00EC5828">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703AA5D" wp14:editId="12AB9585">
            <wp:extent cx="5400040" cy="3129915"/>
            <wp:effectExtent l="0" t="0" r="10160" b="13335"/>
            <wp:docPr id="104" name="Gráfico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3E3BDE" w:rsidRPr="00802B24">
        <w:rPr>
          <w:rFonts w:ascii="Arial" w:hAnsi="Arial" w:cs="Arial"/>
          <w:sz w:val="18"/>
          <w:szCs w:val="18"/>
        </w:rPr>
        <w:t>Fonte: MDS, Censo SUAS.</w:t>
      </w:r>
    </w:p>
    <w:p w14:paraId="3EF7A3BD" w14:textId="77777777" w:rsidR="003E3BDE" w:rsidRPr="00802B24" w:rsidRDefault="003E3BDE" w:rsidP="003E3BDE">
      <w:pPr>
        <w:autoSpaceDE w:val="0"/>
        <w:autoSpaceDN w:val="0"/>
        <w:adjustRightInd w:val="0"/>
        <w:spacing w:line="360" w:lineRule="auto"/>
        <w:jc w:val="both"/>
        <w:rPr>
          <w:rFonts w:ascii="Arial" w:hAnsi="Arial" w:cs="Arial"/>
          <w:sz w:val="24"/>
          <w:szCs w:val="24"/>
        </w:rPr>
      </w:pPr>
    </w:p>
    <w:p w14:paraId="3D516872" w14:textId="77777777" w:rsidR="003E3BDE" w:rsidRPr="00802B24" w:rsidRDefault="004E6A58" w:rsidP="003E3BDE">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Em 2016, 31,2% </w:t>
      </w:r>
      <w:r w:rsidRPr="004E6A58">
        <w:rPr>
          <w:rFonts w:ascii="Arial" w:hAnsi="Arial" w:cs="Arial"/>
          <w:sz w:val="24"/>
          <w:szCs w:val="24"/>
        </w:rPr>
        <w:t>dos Centros de Convivência (2.636 unidades) possuíam rota acessível ao banheiro de acordo com a norma da ABNT (NBR9050), sendo a adaptação mais observada nas unidades. Todas as condições de acessibilidade melhoraram em relação aos anos anteriores, e o maior aumento foi verificado no percentual de Centros de Convivência com banheiros adaptados para pessoas com deficiência: estavam presentes em 24,3% das unidades em 2014 (1.918) e passaram a ser observados em 28,</w:t>
      </w:r>
      <w:r>
        <w:rPr>
          <w:rFonts w:ascii="Arial" w:hAnsi="Arial" w:cs="Arial"/>
          <w:sz w:val="24"/>
          <w:szCs w:val="24"/>
        </w:rPr>
        <w:t>3% das unidades em 2016 (2.389)</w:t>
      </w:r>
      <w:r w:rsidR="003E3BDE" w:rsidRPr="00802B24">
        <w:rPr>
          <w:rFonts w:ascii="Arial" w:hAnsi="Arial" w:cs="Arial"/>
          <w:sz w:val="24"/>
          <w:szCs w:val="24"/>
        </w:rPr>
        <w:t xml:space="preserve"> (Gráfico 3</w:t>
      </w:r>
      <w:r>
        <w:rPr>
          <w:rFonts w:ascii="Arial" w:hAnsi="Arial" w:cs="Arial"/>
          <w:sz w:val="24"/>
          <w:szCs w:val="24"/>
        </w:rPr>
        <w:t>0</w:t>
      </w:r>
      <w:r w:rsidR="003E3BDE" w:rsidRPr="00802B24">
        <w:rPr>
          <w:rFonts w:ascii="Arial" w:hAnsi="Arial" w:cs="Arial"/>
          <w:sz w:val="24"/>
          <w:szCs w:val="24"/>
        </w:rPr>
        <w:t>).</w:t>
      </w:r>
    </w:p>
    <w:p w14:paraId="7720AEA2" w14:textId="77777777" w:rsidR="003E3BDE" w:rsidRPr="00802B24" w:rsidRDefault="004E6A58" w:rsidP="003E3BDE">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3</w:t>
      </w:r>
      <w:r w:rsidRPr="004E6A58">
        <w:rPr>
          <w:rFonts w:ascii="Arial" w:hAnsi="Arial" w:cs="Arial"/>
          <w:b/>
          <w:sz w:val="24"/>
          <w:szCs w:val="24"/>
        </w:rPr>
        <w:t>0: Distribuição percentual dos Centros de Convivência segundo aspectos de acessibilidade de acordo com a norma da ABNT – Brasil, 2014 a 2016</w:t>
      </w:r>
    </w:p>
    <w:p w14:paraId="3BD87928" w14:textId="77777777" w:rsidR="003E3BDE" w:rsidRPr="00802B24" w:rsidRDefault="004E6A58" w:rsidP="004E6A58">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B93B9B9" wp14:editId="4D48E711">
            <wp:extent cx="5400040" cy="3237230"/>
            <wp:effectExtent l="0" t="0" r="10160" b="1270"/>
            <wp:docPr id="105" name="Gráfico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3E3BDE" w:rsidRPr="00802B24">
        <w:rPr>
          <w:rFonts w:ascii="Arial" w:hAnsi="Arial" w:cs="Arial"/>
          <w:sz w:val="18"/>
          <w:szCs w:val="18"/>
        </w:rPr>
        <w:t>Fonte: MDS, Censo SUAS.</w:t>
      </w:r>
    </w:p>
    <w:p w14:paraId="7AACDA8E" w14:textId="77777777" w:rsidR="003E3BDE" w:rsidRPr="00802B24" w:rsidRDefault="003E3BDE" w:rsidP="003E3BDE">
      <w:pPr>
        <w:autoSpaceDE w:val="0"/>
        <w:autoSpaceDN w:val="0"/>
        <w:adjustRightInd w:val="0"/>
        <w:spacing w:line="360" w:lineRule="auto"/>
        <w:jc w:val="both"/>
        <w:rPr>
          <w:rFonts w:ascii="Arial" w:hAnsi="Arial" w:cs="Arial"/>
          <w:sz w:val="24"/>
          <w:szCs w:val="24"/>
        </w:rPr>
      </w:pPr>
    </w:p>
    <w:p w14:paraId="5449706C" w14:textId="77777777" w:rsidR="00D1634F" w:rsidRPr="00802B24" w:rsidRDefault="00D1634F" w:rsidP="00B955CC">
      <w:pPr>
        <w:jc w:val="both"/>
        <w:rPr>
          <w:rFonts w:ascii="Arial" w:hAnsi="Arial" w:cs="Arial"/>
          <w:b/>
        </w:rPr>
      </w:pPr>
      <w:r w:rsidRPr="00802B24">
        <w:rPr>
          <w:rFonts w:ascii="Arial" w:hAnsi="Arial" w:cs="Arial"/>
          <w:b/>
        </w:rPr>
        <w:t xml:space="preserve">CENTRO DE REFERÊNCIA ESPECIALIZADA DE </w:t>
      </w:r>
      <w:r w:rsidR="00B33B41" w:rsidRPr="00802B24">
        <w:rPr>
          <w:rFonts w:ascii="Arial" w:hAnsi="Arial" w:cs="Arial"/>
          <w:b/>
        </w:rPr>
        <w:t xml:space="preserve">ASSISTÊNCIA </w:t>
      </w:r>
      <w:r w:rsidRPr="00802B24">
        <w:rPr>
          <w:rFonts w:ascii="Arial" w:hAnsi="Arial" w:cs="Arial"/>
          <w:b/>
        </w:rPr>
        <w:t>SOCIAL – CREAS</w:t>
      </w:r>
    </w:p>
    <w:p w14:paraId="206ABC5F" w14:textId="77777777" w:rsidR="00B94E40" w:rsidRPr="00FE0817" w:rsidRDefault="00B94E40" w:rsidP="00B94E40">
      <w:pPr>
        <w:autoSpaceDE w:val="0"/>
        <w:autoSpaceDN w:val="0"/>
        <w:adjustRightInd w:val="0"/>
        <w:spacing w:line="360" w:lineRule="auto"/>
        <w:jc w:val="both"/>
        <w:rPr>
          <w:rFonts w:ascii="Arial" w:hAnsi="Arial" w:cs="Arial"/>
          <w:sz w:val="24"/>
          <w:szCs w:val="24"/>
        </w:rPr>
      </w:pPr>
      <w:r w:rsidRPr="00FE0817">
        <w:rPr>
          <w:rFonts w:ascii="Arial" w:hAnsi="Arial" w:cs="Arial"/>
          <w:sz w:val="24"/>
          <w:szCs w:val="24"/>
        </w:rPr>
        <w:t xml:space="preserve">Os Centros de Referência Especializados de Assistência Social (CREAS) são unidades públicas estatais que ofertam serviços da Proteção Social Especial a pessoas e famílias em situação de risco pessoal ou social e/ou em situação de violação de direitos. </w:t>
      </w:r>
    </w:p>
    <w:p w14:paraId="39C959E2" w14:textId="77777777" w:rsidR="00B94E40" w:rsidRPr="00802B24" w:rsidRDefault="00B94E40" w:rsidP="00B94E40">
      <w:pPr>
        <w:autoSpaceDE w:val="0"/>
        <w:autoSpaceDN w:val="0"/>
        <w:adjustRightInd w:val="0"/>
        <w:spacing w:line="360" w:lineRule="auto"/>
        <w:jc w:val="both"/>
        <w:rPr>
          <w:rFonts w:ascii="Arial" w:hAnsi="Arial" w:cs="Arial"/>
          <w:sz w:val="24"/>
          <w:szCs w:val="24"/>
        </w:rPr>
      </w:pPr>
      <w:r w:rsidRPr="00FE0817">
        <w:rPr>
          <w:rFonts w:ascii="Arial" w:hAnsi="Arial" w:cs="Arial"/>
          <w:sz w:val="24"/>
          <w:szCs w:val="24"/>
        </w:rPr>
        <w:t>O Censo SUAS 2016 registrou 2.521 CREAS no país: um incremento de 86 novas unidades em relação ao ano anterior. As regiões Nordeste e Sudeste apresentaram os maiores números de CREAS, 967 e 712, respectivamente. As regiões com maior aumento de unidades foram a Nordeste, com 37 novas unidades, e a Sul, com 29 novas unidades. A região Centro-Oeste te</w:t>
      </w:r>
      <w:r>
        <w:rPr>
          <w:rFonts w:ascii="Arial" w:hAnsi="Arial" w:cs="Arial"/>
          <w:sz w:val="24"/>
          <w:szCs w:val="24"/>
        </w:rPr>
        <w:t>ve uma diminuição de 5 unidades</w:t>
      </w:r>
      <w:r w:rsidRPr="00FE0817">
        <w:rPr>
          <w:rFonts w:ascii="Arial" w:hAnsi="Arial" w:cs="Arial"/>
          <w:sz w:val="24"/>
          <w:szCs w:val="24"/>
        </w:rPr>
        <w:t xml:space="preserve"> </w:t>
      </w:r>
      <w:r w:rsidRPr="00802B24">
        <w:rPr>
          <w:rFonts w:ascii="Arial" w:hAnsi="Arial" w:cs="Arial"/>
          <w:sz w:val="24"/>
          <w:szCs w:val="24"/>
        </w:rPr>
        <w:t>(Gráfico 3</w:t>
      </w:r>
      <w:r>
        <w:rPr>
          <w:rFonts w:ascii="Arial" w:hAnsi="Arial" w:cs="Arial"/>
          <w:sz w:val="24"/>
          <w:szCs w:val="24"/>
        </w:rPr>
        <w:t>1</w:t>
      </w:r>
      <w:r w:rsidRPr="00802B24">
        <w:rPr>
          <w:rFonts w:ascii="Arial" w:hAnsi="Arial" w:cs="Arial"/>
          <w:sz w:val="24"/>
          <w:szCs w:val="24"/>
        </w:rPr>
        <w:t>).</w:t>
      </w:r>
    </w:p>
    <w:p w14:paraId="7C8A16FA" w14:textId="61D5DAB2" w:rsidR="00B94E40" w:rsidRPr="00802B24" w:rsidRDefault="00B94E40" w:rsidP="00B94E40">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3</w:t>
      </w:r>
      <w:r w:rsidRPr="00FE0817">
        <w:rPr>
          <w:rFonts w:ascii="Arial" w:hAnsi="Arial" w:cs="Arial"/>
          <w:b/>
          <w:sz w:val="24"/>
          <w:szCs w:val="24"/>
        </w:rPr>
        <w:t xml:space="preserve">1: Evolução do quantitativo de CREAS segundo </w:t>
      </w:r>
      <w:r w:rsidR="00047AB5" w:rsidRPr="002016E2">
        <w:rPr>
          <w:rFonts w:ascii="Arial" w:hAnsi="Arial" w:cs="Arial"/>
          <w:b/>
          <w:sz w:val="24"/>
          <w:szCs w:val="24"/>
        </w:rPr>
        <w:t xml:space="preserve">grandes regiões </w:t>
      </w:r>
      <w:r w:rsidRPr="00FE0817">
        <w:rPr>
          <w:rFonts w:ascii="Arial" w:hAnsi="Arial" w:cs="Arial"/>
          <w:b/>
          <w:sz w:val="24"/>
          <w:szCs w:val="24"/>
        </w:rPr>
        <w:t>- Brasil, 2009 a 2016</w:t>
      </w:r>
    </w:p>
    <w:p w14:paraId="58A079E4" w14:textId="77777777" w:rsidR="00B94E40" w:rsidRPr="00802B24" w:rsidRDefault="00B94E40" w:rsidP="00B94E40">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0D5507F" wp14:editId="127DB909">
            <wp:extent cx="5400040" cy="4166870"/>
            <wp:effectExtent l="0" t="0" r="10160" b="5080"/>
            <wp:docPr id="109" name="Gráfico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802B24">
        <w:rPr>
          <w:rFonts w:ascii="Arial" w:hAnsi="Arial" w:cs="Arial"/>
          <w:sz w:val="18"/>
          <w:szCs w:val="18"/>
        </w:rPr>
        <w:t>Fonte: MDS, Censo SUAS.</w:t>
      </w:r>
    </w:p>
    <w:p w14:paraId="1F711073" w14:textId="77777777" w:rsidR="00287E7E" w:rsidRPr="00802B24" w:rsidRDefault="00287E7E" w:rsidP="00CF225E">
      <w:pPr>
        <w:autoSpaceDE w:val="0"/>
        <w:autoSpaceDN w:val="0"/>
        <w:adjustRightInd w:val="0"/>
        <w:spacing w:line="360" w:lineRule="auto"/>
        <w:jc w:val="both"/>
        <w:rPr>
          <w:rFonts w:ascii="Arial" w:hAnsi="Arial" w:cs="Arial"/>
          <w:sz w:val="24"/>
          <w:szCs w:val="24"/>
        </w:rPr>
      </w:pPr>
    </w:p>
    <w:p w14:paraId="4F90BF7A" w14:textId="77777777" w:rsidR="00D1634F" w:rsidRPr="00802B24" w:rsidRDefault="006F20B8" w:rsidP="00CF225E">
      <w:pPr>
        <w:autoSpaceDE w:val="0"/>
        <w:autoSpaceDN w:val="0"/>
        <w:adjustRightInd w:val="0"/>
        <w:spacing w:line="360" w:lineRule="auto"/>
        <w:jc w:val="both"/>
        <w:rPr>
          <w:rFonts w:ascii="Arial" w:hAnsi="Arial" w:cs="Arial"/>
          <w:sz w:val="24"/>
          <w:szCs w:val="24"/>
        </w:rPr>
      </w:pPr>
      <w:r w:rsidRPr="006F20B8">
        <w:rPr>
          <w:rFonts w:ascii="Arial" w:hAnsi="Arial" w:cs="Arial"/>
          <w:sz w:val="24"/>
          <w:szCs w:val="24"/>
        </w:rPr>
        <w:t>Entre 2009 a 2014, o Censo SUAS registrou redução na propo</w:t>
      </w:r>
      <w:r>
        <w:rPr>
          <w:rFonts w:ascii="Arial" w:hAnsi="Arial" w:cs="Arial"/>
          <w:sz w:val="24"/>
          <w:szCs w:val="24"/>
        </w:rPr>
        <w:t>r</w:t>
      </w:r>
      <w:r w:rsidRPr="006F20B8">
        <w:rPr>
          <w:rFonts w:ascii="Arial" w:hAnsi="Arial" w:cs="Arial"/>
          <w:sz w:val="24"/>
          <w:szCs w:val="24"/>
        </w:rPr>
        <w:t xml:space="preserve">ção de CREAS funcionando em imóveis próprios, que se estabilizou em 2015. Contudo, em 2016 os percentuais aumentaram, chegando 27,5% de CREAS alocados em imóveis próprios (694 unidades), com diminuição para 65% funcionando em imóveis alugados (total de 1.639 unidades). Em 2016 7,5% de CREAS funcionavam em imóveis cedidos (188 unidades). Esse percentual aumenta desde 2014, quando 4,1% dos CREAS funcionavam em imóveis cedidos. </w:t>
      </w:r>
      <w:r w:rsidR="00CF73F3" w:rsidRPr="00802B24">
        <w:rPr>
          <w:rFonts w:ascii="Arial" w:hAnsi="Arial" w:cs="Arial"/>
          <w:sz w:val="24"/>
          <w:szCs w:val="24"/>
        </w:rPr>
        <w:t xml:space="preserve">(Gráfico </w:t>
      </w:r>
      <w:r>
        <w:rPr>
          <w:rFonts w:ascii="Arial" w:hAnsi="Arial" w:cs="Arial"/>
          <w:sz w:val="24"/>
          <w:szCs w:val="24"/>
        </w:rPr>
        <w:t>32)</w:t>
      </w:r>
      <w:r w:rsidR="00CF73F3" w:rsidRPr="00802B24">
        <w:rPr>
          <w:rFonts w:ascii="Arial" w:hAnsi="Arial" w:cs="Arial"/>
          <w:sz w:val="24"/>
          <w:szCs w:val="24"/>
        </w:rPr>
        <w:t>.</w:t>
      </w:r>
    </w:p>
    <w:p w14:paraId="7F0E91E5" w14:textId="564D8F7C" w:rsidR="00D1634F" w:rsidRPr="006F20B8" w:rsidRDefault="006F20B8" w:rsidP="006F20B8">
      <w:pPr>
        <w:autoSpaceDE w:val="0"/>
        <w:autoSpaceDN w:val="0"/>
        <w:adjustRightInd w:val="0"/>
        <w:spacing w:after="0" w:line="240" w:lineRule="auto"/>
        <w:jc w:val="both"/>
        <w:rPr>
          <w:rFonts w:ascii="Arial" w:hAnsi="Arial" w:cs="Arial"/>
          <w:b/>
          <w:sz w:val="24"/>
          <w:szCs w:val="24"/>
        </w:rPr>
      </w:pPr>
      <w:r w:rsidRPr="006F20B8">
        <w:rPr>
          <w:rFonts w:ascii="Arial" w:hAnsi="Arial" w:cs="Arial"/>
          <w:b/>
          <w:sz w:val="24"/>
          <w:szCs w:val="24"/>
        </w:rPr>
        <w:t xml:space="preserve">Gráfico </w:t>
      </w:r>
      <w:r>
        <w:rPr>
          <w:rFonts w:ascii="Arial" w:hAnsi="Arial" w:cs="Arial"/>
          <w:b/>
          <w:sz w:val="24"/>
          <w:szCs w:val="24"/>
        </w:rPr>
        <w:t>3</w:t>
      </w:r>
      <w:r w:rsidRPr="006F20B8">
        <w:rPr>
          <w:rFonts w:ascii="Arial" w:hAnsi="Arial" w:cs="Arial"/>
          <w:b/>
          <w:sz w:val="24"/>
          <w:szCs w:val="24"/>
        </w:rPr>
        <w:t xml:space="preserve">2: Evolução dos CREAS </w:t>
      </w:r>
      <w:r w:rsidR="00047AB5">
        <w:rPr>
          <w:rFonts w:ascii="Arial" w:hAnsi="Arial" w:cs="Arial"/>
          <w:b/>
          <w:sz w:val="24"/>
          <w:szCs w:val="24"/>
        </w:rPr>
        <w:t>segundo</w:t>
      </w:r>
      <w:r w:rsidR="00047AB5" w:rsidRPr="006F20B8">
        <w:rPr>
          <w:rFonts w:ascii="Arial" w:hAnsi="Arial" w:cs="Arial"/>
          <w:b/>
          <w:sz w:val="24"/>
          <w:szCs w:val="24"/>
        </w:rPr>
        <w:t xml:space="preserve"> </w:t>
      </w:r>
      <w:r w:rsidRPr="006F20B8">
        <w:rPr>
          <w:rFonts w:ascii="Arial" w:hAnsi="Arial" w:cs="Arial"/>
          <w:b/>
          <w:sz w:val="24"/>
          <w:szCs w:val="24"/>
        </w:rPr>
        <w:t>situação do imóvel – Brasil, 2009 a 2016.</w:t>
      </w:r>
    </w:p>
    <w:p w14:paraId="6CFFF194" w14:textId="77777777" w:rsidR="00D1634F" w:rsidRPr="00802B24" w:rsidRDefault="006F20B8" w:rsidP="006F20B8">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C3037C7" wp14:editId="60D8CAC2">
            <wp:extent cx="5400040" cy="3507105"/>
            <wp:effectExtent l="0" t="0" r="10160" b="17145"/>
            <wp:docPr id="114" name="Gráfico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D1634F" w:rsidRPr="00802B24">
        <w:rPr>
          <w:rFonts w:ascii="Arial" w:hAnsi="Arial" w:cs="Arial"/>
          <w:sz w:val="18"/>
          <w:szCs w:val="18"/>
        </w:rPr>
        <w:t>Fonte: MDS, Censo SUAS.</w:t>
      </w:r>
    </w:p>
    <w:p w14:paraId="31E3B07B" w14:textId="77777777" w:rsidR="00287E7E" w:rsidRPr="00802B24" w:rsidRDefault="00287E7E" w:rsidP="002E7E3A">
      <w:pPr>
        <w:autoSpaceDE w:val="0"/>
        <w:autoSpaceDN w:val="0"/>
        <w:adjustRightInd w:val="0"/>
        <w:spacing w:line="360" w:lineRule="auto"/>
        <w:jc w:val="both"/>
        <w:rPr>
          <w:rFonts w:ascii="Arial" w:hAnsi="Arial" w:cs="Arial"/>
          <w:sz w:val="24"/>
          <w:szCs w:val="24"/>
        </w:rPr>
      </w:pPr>
    </w:p>
    <w:p w14:paraId="06F61FF3" w14:textId="77777777" w:rsidR="004D559B" w:rsidRPr="004D559B" w:rsidRDefault="004D559B" w:rsidP="004D559B">
      <w:pPr>
        <w:autoSpaceDE w:val="0"/>
        <w:autoSpaceDN w:val="0"/>
        <w:adjustRightInd w:val="0"/>
        <w:spacing w:line="360" w:lineRule="auto"/>
        <w:jc w:val="both"/>
        <w:rPr>
          <w:rFonts w:ascii="Arial" w:hAnsi="Arial" w:cs="Arial"/>
          <w:sz w:val="24"/>
          <w:szCs w:val="24"/>
        </w:rPr>
      </w:pPr>
      <w:r w:rsidRPr="004D559B">
        <w:rPr>
          <w:rFonts w:ascii="Arial" w:hAnsi="Arial" w:cs="Arial"/>
          <w:sz w:val="24"/>
          <w:szCs w:val="24"/>
        </w:rPr>
        <w:t>De acordo com os dados do Censo SUAS de 2016, 22,8% dos CREAS possuíam banheiro adaptado para pessoas com mobilidade reduzida de acordo com a Norma da ABNT – um crescimento de 1,9 pontos percentuais em relação ao ano anterior. A presença de acesso principal adaptado com rampas, rota acessível e calçada e de rota acessível ao banheiro apresentaram aumento de 1,7, 1,3 e 0,8 pontos percentuais, respectivamente.</w:t>
      </w:r>
    </w:p>
    <w:p w14:paraId="2B3468C6" w14:textId="77777777" w:rsidR="00D1634F" w:rsidRPr="00802B24" w:rsidRDefault="004D559B" w:rsidP="004D559B">
      <w:pPr>
        <w:autoSpaceDE w:val="0"/>
        <w:autoSpaceDN w:val="0"/>
        <w:adjustRightInd w:val="0"/>
        <w:spacing w:line="360" w:lineRule="auto"/>
        <w:jc w:val="both"/>
        <w:rPr>
          <w:rFonts w:ascii="Arial" w:hAnsi="Arial" w:cs="Arial"/>
          <w:sz w:val="24"/>
          <w:szCs w:val="24"/>
        </w:rPr>
      </w:pPr>
      <w:r w:rsidRPr="004D559B">
        <w:rPr>
          <w:rFonts w:ascii="Arial" w:hAnsi="Arial" w:cs="Arial"/>
          <w:sz w:val="24"/>
          <w:szCs w:val="24"/>
        </w:rPr>
        <w:t>É possível observar aumento na proporção de CREAS com condições de acessibilidade de acordo com a ABNT em todos os quesitos avaliados entre os anos de 2010 e 2016. No entanto, os percentuais permanecem abaixo de 30% em todos os quesitos, o que explicita que a melhoria da acessibilidade nesses equipamentos ainda constitu</w:t>
      </w:r>
      <w:r>
        <w:rPr>
          <w:rFonts w:ascii="Arial" w:hAnsi="Arial" w:cs="Arial"/>
          <w:sz w:val="24"/>
          <w:szCs w:val="24"/>
        </w:rPr>
        <w:t>i grande desafio a ser superado</w:t>
      </w:r>
      <w:r w:rsidRPr="004D559B">
        <w:rPr>
          <w:rFonts w:ascii="Arial" w:hAnsi="Arial" w:cs="Arial"/>
          <w:sz w:val="24"/>
          <w:szCs w:val="24"/>
        </w:rPr>
        <w:t xml:space="preserve"> </w:t>
      </w:r>
      <w:r w:rsidR="00510DAA" w:rsidRPr="00802B24">
        <w:rPr>
          <w:rFonts w:ascii="Arial" w:hAnsi="Arial" w:cs="Arial"/>
          <w:sz w:val="24"/>
          <w:szCs w:val="24"/>
        </w:rPr>
        <w:t>(Gráf</w:t>
      </w:r>
      <w:r w:rsidR="002E7E3A" w:rsidRPr="00802B24">
        <w:rPr>
          <w:rFonts w:ascii="Arial" w:hAnsi="Arial" w:cs="Arial"/>
          <w:sz w:val="24"/>
          <w:szCs w:val="24"/>
        </w:rPr>
        <w:t xml:space="preserve">ico </w:t>
      </w:r>
      <w:r>
        <w:rPr>
          <w:rFonts w:ascii="Arial" w:hAnsi="Arial" w:cs="Arial"/>
          <w:sz w:val="24"/>
          <w:szCs w:val="24"/>
        </w:rPr>
        <w:t>33</w:t>
      </w:r>
      <w:r w:rsidR="00510DAA" w:rsidRPr="00802B24">
        <w:rPr>
          <w:rFonts w:ascii="Arial" w:hAnsi="Arial" w:cs="Arial"/>
          <w:sz w:val="24"/>
          <w:szCs w:val="24"/>
        </w:rPr>
        <w:t>)</w:t>
      </w:r>
      <w:r>
        <w:rPr>
          <w:rFonts w:ascii="Arial" w:hAnsi="Arial" w:cs="Arial"/>
          <w:sz w:val="24"/>
          <w:szCs w:val="24"/>
        </w:rPr>
        <w:t>.</w:t>
      </w:r>
    </w:p>
    <w:p w14:paraId="14A42FF3" w14:textId="77777777" w:rsidR="00D1634F" w:rsidRPr="00802B24" w:rsidRDefault="004D559B" w:rsidP="00B955CC">
      <w:pPr>
        <w:autoSpaceDE w:val="0"/>
        <w:autoSpaceDN w:val="0"/>
        <w:adjustRightInd w:val="0"/>
        <w:spacing w:after="0" w:line="240" w:lineRule="auto"/>
        <w:jc w:val="both"/>
        <w:rPr>
          <w:rFonts w:ascii="Arial" w:hAnsi="Arial" w:cs="Arial"/>
          <w:b/>
          <w:sz w:val="24"/>
          <w:szCs w:val="24"/>
        </w:rPr>
      </w:pPr>
      <w:r w:rsidRPr="004D559B">
        <w:rPr>
          <w:rFonts w:ascii="Arial" w:hAnsi="Arial" w:cs="Arial"/>
          <w:b/>
          <w:sz w:val="24"/>
          <w:szCs w:val="24"/>
        </w:rPr>
        <w:t xml:space="preserve">Gráfico </w:t>
      </w:r>
      <w:r>
        <w:rPr>
          <w:rFonts w:ascii="Arial" w:hAnsi="Arial" w:cs="Arial"/>
          <w:b/>
          <w:sz w:val="24"/>
          <w:szCs w:val="24"/>
        </w:rPr>
        <w:t>3</w:t>
      </w:r>
      <w:r w:rsidRPr="004D559B">
        <w:rPr>
          <w:rFonts w:ascii="Arial" w:hAnsi="Arial" w:cs="Arial"/>
          <w:b/>
          <w:sz w:val="24"/>
          <w:szCs w:val="24"/>
        </w:rPr>
        <w:t>3: Evolução do percentual de CREAS segundo aspectos de acessibilidade de acordo com a Norma da ABNT – Brasil, 2010 a 2016</w:t>
      </w:r>
    </w:p>
    <w:p w14:paraId="79D043B5" w14:textId="77777777" w:rsidR="00D1634F" w:rsidRPr="00802B24" w:rsidRDefault="004D559B" w:rsidP="004D559B">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7E767A3" wp14:editId="037FDF64">
            <wp:extent cx="5400040" cy="4206875"/>
            <wp:effectExtent l="0" t="0" r="10160" b="3175"/>
            <wp:docPr id="116" name="Gráfico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D1634F" w:rsidRPr="00802B24">
        <w:rPr>
          <w:rFonts w:ascii="Arial" w:hAnsi="Arial" w:cs="Arial"/>
          <w:sz w:val="18"/>
          <w:szCs w:val="18"/>
        </w:rPr>
        <w:t>Fonte: MDS, Censo SUAS.</w:t>
      </w:r>
    </w:p>
    <w:p w14:paraId="45C26D11" w14:textId="77777777" w:rsidR="00287E7E" w:rsidRPr="00802B24" w:rsidRDefault="00287E7E" w:rsidP="003641C8">
      <w:pPr>
        <w:autoSpaceDE w:val="0"/>
        <w:autoSpaceDN w:val="0"/>
        <w:adjustRightInd w:val="0"/>
        <w:spacing w:line="360" w:lineRule="auto"/>
        <w:jc w:val="both"/>
        <w:rPr>
          <w:rFonts w:ascii="Arial" w:hAnsi="Arial" w:cs="Arial"/>
          <w:sz w:val="24"/>
          <w:szCs w:val="24"/>
        </w:rPr>
      </w:pPr>
    </w:p>
    <w:p w14:paraId="4EDEF7D2" w14:textId="77777777" w:rsidR="00296B75" w:rsidRPr="00802B24" w:rsidRDefault="000F2629" w:rsidP="003641C8">
      <w:pPr>
        <w:autoSpaceDE w:val="0"/>
        <w:autoSpaceDN w:val="0"/>
        <w:adjustRightInd w:val="0"/>
        <w:spacing w:line="360" w:lineRule="auto"/>
        <w:jc w:val="both"/>
        <w:rPr>
          <w:rFonts w:ascii="Arial" w:hAnsi="Arial" w:cs="Arial"/>
          <w:sz w:val="24"/>
          <w:szCs w:val="24"/>
        </w:rPr>
      </w:pPr>
      <w:r w:rsidRPr="000F2629">
        <w:rPr>
          <w:rFonts w:ascii="Arial" w:hAnsi="Arial" w:cs="Arial"/>
          <w:sz w:val="24"/>
          <w:szCs w:val="24"/>
        </w:rPr>
        <w:t>Considerando os 694 CREAS que funcionavam em imóveis próprios, 1.639 que funcionavam em imóveis alugados e as 188 unidades que funcionavam em imóveis cedidos em 2016, tem-se que as condições de acessibilidade eram melhores nos imóveis próprios: 47,4% dos 694 CREAS que funcionavam em imóveis próprios tinham rota acessível ao banheiro de acordo com a Norma ABNT (329 unidades), enquanto 16,8% dos CREAS que funcionavam em imóveis alugados e 27,1% dos que funcionavam em imóveis cedidos tinham a mesma condição de acessibilidade (276 e 51 unidades, respectivamente). Nos CREAS que funcionavam em imóveis alugados o acesso adaptado com rampas e rotas acessíveis desde a calçada até a recepção foi observado em</w:t>
      </w:r>
      <w:r>
        <w:rPr>
          <w:rFonts w:ascii="Arial" w:hAnsi="Arial" w:cs="Arial"/>
          <w:sz w:val="24"/>
          <w:szCs w:val="24"/>
        </w:rPr>
        <w:t xml:space="preserve"> 19,2% das unidades (314 CREAS)</w:t>
      </w:r>
      <w:r w:rsidRPr="000F2629">
        <w:rPr>
          <w:rFonts w:ascii="Arial" w:hAnsi="Arial" w:cs="Arial"/>
          <w:sz w:val="24"/>
          <w:szCs w:val="24"/>
        </w:rPr>
        <w:t xml:space="preserve"> </w:t>
      </w:r>
      <w:r w:rsidR="00AD60F9" w:rsidRPr="00802B24">
        <w:rPr>
          <w:rFonts w:ascii="Arial" w:hAnsi="Arial" w:cs="Arial"/>
          <w:sz w:val="24"/>
          <w:szCs w:val="24"/>
        </w:rPr>
        <w:t xml:space="preserve">(Gráfico </w:t>
      </w:r>
      <w:r>
        <w:rPr>
          <w:rFonts w:ascii="Arial" w:hAnsi="Arial" w:cs="Arial"/>
          <w:sz w:val="24"/>
          <w:szCs w:val="24"/>
        </w:rPr>
        <w:t>34</w:t>
      </w:r>
      <w:r w:rsidR="00296B75" w:rsidRPr="00802B24">
        <w:rPr>
          <w:rFonts w:ascii="Arial" w:hAnsi="Arial" w:cs="Arial"/>
          <w:sz w:val="24"/>
          <w:szCs w:val="24"/>
        </w:rPr>
        <w:t>).</w:t>
      </w:r>
    </w:p>
    <w:p w14:paraId="5AD61A8A" w14:textId="77777777" w:rsidR="00D1634F" w:rsidRPr="00802B24" w:rsidRDefault="000F2629" w:rsidP="00B955CC">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3</w:t>
      </w:r>
      <w:r w:rsidRPr="000F2629">
        <w:rPr>
          <w:rFonts w:ascii="Arial" w:hAnsi="Arial" w:cs="Arial"/>
          <w:b/>
          <w:sz w:val="24"/>
          <w:szCs w:val="24"/>
        </w:rPr>
        <w:t>4: Distribuição de CREAS com existência de condições de acessibilidade de acordo com a Norma da ABNT, segundo situação do imóvel – Brasil, 2016</w:t>
      </w:r>
    </w:p>
    <w:p w14:paraId="62C50582" w14:textId="77777777" w:rsidR="00D1634F" w:rsidRPr="00802B24" w:rsidRDefault="000F2629" w:rsidP="000F2629">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BA9A684" wp14:editId="1665EFB8">
            <wp:extent cx="5400040" cy="3197225"/>
            <wp:effectExtent l="0" t="0" r="10160" b="3175"/>
            <wp:docPr id="124" name="Gráfico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D1634F" w:rsidRPr="00802B24">
        <w:rPr>
          <w:rFonts w:ascii="Arial" w:hAnsi="Arial" w:cs="Arial"/>
          <w:sz w:val="18"/>
          <w:szCs w:val="18"/>
        </w:rPr>
        <w:t>Fonte: MDS, Censo SUAS.</w:t>
      </w:r>
    </w:p>
    <w:p w14:paraId="3B714337" w14:textId="77777777" w:rsidR="00287E7E" w:rsidRPr="00802B24" w:rsidRDefault="00287E7E" w:rsidP="00AE212E">
      <w:pPr>
        <w:autoSpaceDE w:val="0"/>
        <w:autoSpaceDN w:val="0"/>
        <w:adjustRightInd w:val="0"/>
        <w:spacing w:line="360" w:lineRule="auto"/>
        <w:jc w:val="both"/>
        <w:rPr>
          <w:rFonts w:ascii="Arial" w:hAnsi="Arial" w:cs="Arial"/>
          <w:sz w:val="24"/>
          <w:szCs w:val="24"/>
        </w:rPr>
      </w:pPr>
    </w:p>
    <w:p w14:paraId="032C598B" w14:textId="77777777" w:rsidR="001C1660" w:rsidRPr="00802B24" w:rsidRDefault="003C1FAA" w:rsidP="00AE212E">
      <w:pPr>
        <w:autoSpaceDE w:val="0"/>
        <w:autoSpaceDN w:val="0"/>
        <w:adjustRightInd w:val="0"/>
        <w:spacing w:line="360" w:lineRule="auto"/>
        <w:jc w:val="both"/>
        <w:rPr>
          <w:rFonts w:ascii="Arial" w:hAnsi="Arial" w:cs="Arial"/>
          <w:sz w:val="24"/>
          <w:szCs w:val="24"/>
        </w:rPr>
      </w:pPr>
      <w:r w:rsidRPr="003C1FAA">
        <w:rPr>
          <w:rFonts w:ascii="Arial" w:hAnsi="Arial" w:cs="Arial"/>
          <w:sz w:val="24"/>
          <w:szCs w:val="24"/>
        </w:rPr>
        <w:t>A existência de computadores com acesso à internet é um importante aspecto a ser observado quando se avalia a infraestrutura dos CREAS. Em 2016, 99,8% dos CREAS possuíam acesso à internet. Em números absolutos, passou de 2.308 unida</w:t>
      </w:r>
      <w:r>
        <w:rPr>
          <w:rFonts w:ascii="Arial" w:hAnsi="Arial" w:cs="Arial"/>
          <w:sz w:val="24"/>
          <w:szCs w:val="24"/>
        </w:rPr>
        <w:t>des em 2015, para 2.517 em 2016</w:t>
      </w:r>
      <w:r w:rsidR="00AE212E" w:rsidRPr="00802B24">
        <w:rPr>
          <w:rFonts w:ascii="Arial" w:hAnsi="Arial" w:cs="Arial"/>
          <w:sz w:val="24"/>
          <w:szCs w:val="24"/>
        </w:rPr>
        <w:t xml:space="preserve"> (Gráfico </w:t>
      </w:r>
      <w:r>
        <w:rPr>
          <w:rFonts w:ascii="Arial" w:hAnsi="Arial" w:cs="Arial"/>
          <w:sz w:val="24"/>
          <w:szCs w:val="24"/>
        </w:rPr>
        <w:t>35</w:t>
      </w:r>
      <w:r w:rsidR="00607229" w:rsidRPr="00802B24">
        <w:rPr>
          <w:rFonts w:ascii="Arial" w:hAnsi="Arial" w:cs="Arial"/>
          <w:sz w:val="24"/>
          <w:szCs w:val="24"/>
        </w:rPr>
        <w:t>)</w:t>
      </w:r>
      <w:r w:rsidR="001C1660" w:rsidRPr="00802B24">
        <w:rPr>
          <w:rFonts w:ascii="Arial" w:hAnsi="Arial" w:cs="Arial"/>
          <w:sz w:val="24"/>
          <w:szCs w:val="24"/>
        </w:rPr>
        <w:t>.</w:t>
      </w:r>
    </w:p>
    <w:p w14:paraId="5773E4B0" w14:textId="77777777" w:rsidR="004655B1" w:rsidRPr="00802B24" w:rsidRDefault="003C1FAA" w:rsidP="004655B1">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3</w:t>
      </w:r>
      <w:r w:rsidRPr="003C1FAA">
        <w:rPr>
          <w:rFonts w:ascii="Arial" w:hAnsi="Arial" w:cs="Arial"/>
          <w:b/>
          <w:sz w:val="24"/>
          <w:szCs w:val="24"/>
        </w:rPr>
        <w:t>5: Frequência absoluta e percentual de CREAS com computadores com acesso à internet - Brasil, 2009 a 2016</w:t>
      </w:r>
    </w:p>
    <w:p w14:paraId="141920D0" w14:textId="77777777" w:rsidR="00D1634F" w:rsidRPr="00802B24" w:rsidRDefault="003C1FAA" w:rsidP="003C1FA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FAA308C" wp14:editId="1F15485F">
            <wp:extent cx="5400040" cy="3261360"/>
            <wp:effectExtent l="0" t="0" r="10160" b="15240"/>
            <wp:docPr id="125" name="Gráfico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D1634F" w:rsidRPr="00802B24">
        <w:rPr>
          <w:rFonts w:ascii="Arial" w:hAnsi="Arial" w:cs="Arial"/>
          <w:sz w:val="18"/>
          <w:szCs w:val="18"/>
        </w:rPr>
        <w:t>Fonte: MDS, Censo SUAS.</w:t>
      </w:r>
    </w:p>
    <w:p w14:paraId="230C931F" w14:textId="77777777" w:rsidR="00287E7E" w:rsidRPr="00802B24" w:rsidRDefault="00287E7E" w:rsidP="00FE22D1">
      <w:pPr>
        <w:autoSpaceDE w:val="0"/>
        <w:autoSpaceDN w:val="0"/>
        <w:adjustRightInd w:val="0"/>
        <w:spacing w:line="360" w:lineRule="auto"/>
        <w:jc w:val="both"/>
        <w:rPr>
          <w:rFonts w:ascii="Arial" w:hAnsi="Arial" w:cs="Arial"/>
          <w:sz w:val="24"/>
          <w:szCs w:val="24"/>
        </w:rPr>
      </w:pPr>
    </w:p>
    <w:p w14:paraId="3474D1A5" w14:textId="77777777" w:rsidR="00454ADE" w:rsidRPr="00454ADE" w:rsidRDefault="00454ADE" w:rsidP="00454ADE">
      <w:pPr>
        <w:autoSpaceDE w:val="0"/>
        <w:autoSpaceDN w:val="0"/>
        <w:adjustRightInd w:val="0"/>
        <w:spacing w:line="360" w:lineRule="auto"/>
        <w:jc w:val="both"/>
        <w:rPr>
          <w:rFonts w:ascii="Arial" w:hAnsi="Arial" w:cs="Arial"/>
          <w:sz w:val="24"/>
          <w:szCs w:val="24"/>
        </w:rPr>
      </w:pPr>
      <w:r w:rsidRPr="00454ADE">
        <w:rPr>
          <w:rFonts w:ascii="Arial" w:hAnsi="Arial" w:cs="Arial"/>
          <w:sz w:val="24"/>
          <w:szCs w:val="24"/>
        </w:rPr>
        <w:t>Os CREAS atendem a população que se encontra em risco pessoal ou social ou que teve seus direitos violados e atuam na orientação e encaminhamento das pessoas e famílias para os demais serviços da assistência social ou de outras áreas. Assim, a articulação com serviços, programas ou instituições no município para encaminhamento de famílias e indivíduos que estejam em atendimento nos CREAS é fundamental.</w:t>
      </w:r>
    </w:p>
    <w:p w14:paraId="009B886D" w14:textId="77777777" w:rsidR="00454ADE" w:rsidRPr="00454ADE" w:rsidRDefault="00454ADE" w:rsidP="00454ADE">
      <w:pPr>
        <w:autoSpaceDE w:val="0"/>
        <w:autoSpaceDN w:val="0"/>
        <w:adjustRightInd w:val="0"/>
        <w:spacing w:line="360" w:lineRule="auto"/>
        <w:jc w:val="both"/>
        <w:rPr>
          <w:rFonts w:ascii="Arial" w:hAnsi="Arial" w:cs="Arial"/>
          <w:sz w:val="24"/>
          <w:szCs w:val="24"/>
        </w:rPr>
      </w:pPr>
      <w:r w:rsidRPr="00454ADE">
        <w:rPr>
          <w:rFonts w:ascii="Arial" w:hAnsi="Arial" w:cs="Arial"/>
          <w:sz w:val="24"/>
          <w:szCs w:val="24"/>
        </w:rPr>
        <w:t>Em 2016, apenas 0,3% dos CREAS não tinham nenhuma articulação com os CRAS e 0,1% informaram não ter a instituição no município. Assim, 99,6% dos CREAS mantinham alguma articulação com os CRAS, sendo os maiores percentuais observados em relação à existência de dados atualizados dos parceiros com quem o CREAS mantém articulação (98,1%), ao recebimento de usuários encaminhados pelos CREAS (97,9%) e ao recebimento de usuários encaminhados para os CREAS (97,0%).</w:t>
      </w:r>
    </w:p>
    <w:p w14:paraId="69CD7D22" w14:textId="77777777" w:rsidR="00454ADE" w:rsidRPr="00454ADE" w:rsidRDefault="00454ADE" w:rsidP="00454ADE">
      <w:pPr>
        <w:autoSpaceDE w:val="0"/>
        <w:autoSpaceDN w:val="0"/>
        <w:adjustRightInd w:val="0"/>
        <w:spacing w:line="360" w:lineRule="auto"/>
        <w:jc w:val="both"/>
        <w:rPr>
          <w:rFonts w:ascii="Arial" w:hAnsi="Arial" w:cs="Arial"/>
          <w:sz w:val="24"/>
          <w:szCs w:val="24"/>
        </w:rPr>
      </w:pPr>
      <w:r w:rsidRPr="00454ADE">
        <w:rPr>
          <w:rFonts w:ascii="Arial" w:hAnsi="Arial" w:cs="Arial"/>
          <w:sz w:val="24"/>
          <w:szCs w:val="24"/>
        </w:rPr>
        <w:t xml:space="preserve">Sobre a articulação com o Conselho Tutelar, 0,6% dos CREAS informaram não ter nenhuma articulação e 0,2% informaram que não havia a instituição no município. Dessa forma, 99,2% dos CREAS informaram ter alguma articulação com o Conselho Tutelar, sendo os maiores percentuais observados em relação </w:t>
      </w:r>
      <w:r w:rsidRPr="00454ADE">
        <w:rPr>
          <w:rFonts w:ascii="Arial" w:hAnsi="Arial" w:cs="Arial"/>
          <w:sz w:val="24"/>
          <w:szCs w:val="24"/>
        </w:rPr>
        <w:lastRenderedPageBreak/>
        <w:t>à posse de dados atualizados (97,9%) e o encaminhamento de usuários para os CREAS (96,2%).</w:t>
      </w:r>
    </w:p>
    <w:p w14:paraId="0B4682C2" w14:textId="77777777" w:rsidR="00454ADE" w:rsidRPr="00454ADE" w:rsidRDefault="00454ADE" w:rsidP="00454ADE">
      <w:pPr>
        <w:autoSpaceDE w:val="0"/>
        <w:autoSpaceDN w:val="0"/>
        <w:adjustRightInd w:val="0"/>
        <w:spacing w:line="360" w:lineRule="auto"/>
        <w:jc w:val="both"/>
        <w:rPr>
          <w:rFonts w:ascii="Arial" w:hAnsi="Arial" w:cs="Arial"/>
          <w:sz w:val="24"/>
          <w:szCs w:val="24"/>
        </w:rPr>
      </w:pPr>
      <w:r w:rsidRPr="00454ADE">
        <w:rPr>
          <w:rFonts w:ascii="Arial" w:hAnsi="Arial" w:cs="Arial"/>
          <w:sz w:val="24"/>
          <w:szCs w:val="24"/>
        </w:rPr>
        <w:t>Os menores percentuais de articulação foram observados em relação aos Centros-Dia (80,8% dos CREAS informaram não haver o serviço no município e 5,6% que não se articulam com essas Unidade) e aos Centros POP (74,5% dos CREAS informaram que não havia serviço ou instituição no município e 3,5% que não se articulavam com essas unidades).</w:t>
      </w:r>
    </w:p>
    <w:p w14:paraId="2B12FFA7" w14:textId="77777777" w:rsidR="00D1634F" w:rsidRPr="00802B24" w:rsidRDefault="00454ADE" w:rsidP="00454ADE">
      <w:pPr>
        <w:autoSpaceDE w:val="0"/>
        <w:autoSpaceDN w:val="0"/>
        <w:adjustRightInd w:val="0"/>
        <w:spacing w:line="360" w:lineRule="auto"/>
        <w:jc w:val="both"/>
        <w:rPr>
          <w:rFonts w:ascii="Arial" w:hAnsi="Arial" w:cs="Arial"/>
          <w:sz w:val="24"/>
          <w:szCs w:val="24"/>
        </w:rPr>
      </w:pPr>
      <w:r w:rsidRPr="00454ADE">
        <w:rPr>
          <w:rFonts w:ascii="Arial" w:hAnsi="Arial" w:cs="Arial"/>
          <w:sz w:val="24"/>
          <w:szCs w:val="24"/>
        </w:rPr>
        <w:t>19,9% dos CREAS informaram não ter nenhuma articulação com serviços/ programas de segurança alimentar e 18,0% não se articular com Instituições de Ensino e Pesquisa</w:t>
      </w:r>
      <w:r>
        <w:rPr>
          <w:rFonts w:ascii="Arial" w:hAnsi="Arial" w:cs="Arial"/>
          <w:sz w:val="24"/>
          <w:szCs w:val="24"/>
        </w:rPr>
        <w:t xml:space="preserve"> (Tabela 6)</w:t>
      </w:r>
      <w:r w:rsidRPr="00454ADE">
        <w:rPr>
          <w:rFonts w:ascii="Arial" w:hAnsi="Arial" w:cs="Arial"/>
          <w:sz w:val="24"/>
          <w:szCs w:val="24"/>
        </w:rPr>
        <w:t>.</w:t>
      </w:r>
    </w:p>
    <w:p w14:paraId="12E685D5" w14:textId="77777777" w:rsidR="00287E7E" w:rsidRDefault="00454ADE" w:rsidP="00454ADE">
      <w:pPr>
        <w:autoSpaceDE w:val="0"/>
        <w:autoSpaceDN w:val="0"/>
        <w:adjustRightInd w:val="0"/>
        <w:spacing w:after="0" w:line="240" w:lineRule="auto"/>
        <w:jc w:val="both"/>
        <w:rPr>
          <w:rFonts w:ascii="Arial" w:hAnsi="Arial" w:cs="Arial"/>
          <w:b/>
          <w:sz w:val="24"/>
          <w:szCs w:val="24"/>
        </w:rPr>
      </w:pPr>
      <w:r w:rsidRPr="00454ADE">
        <w:rPr>
          <w:rFonts w:ascii="Arial" w:hAnsi="Arial" w:cs="Arial"/>
          <w:b/>
          <w:sz w:val="24"/>
          <w:szCs w:val="24"/>
        </w:rPr>
        <w:t>Tabela 6: Articulação dos CREAS com serviços, programas ou instituições existentes no município - Brasil, 2016</w:t>
      </w:r>
    </w:p>
    <w:p w14:paraId="30A8FFE4" w14:textId="77777777" w:rsidR="00454ADE" w:rsidRDefault="00454ADE" w:rsidP="00454ADE">
      <w:pPr>
        <w:autoSpaceDE w:val="0"/>
        <w:autoSpaceDN w:val="0"/>
        <w:adjustRightInd w:val="0"/>
        <w:spacing w:after="0" w:line="240" w:lineRule="auto"/>
        <w:jc w:val="both"/>
        <w:rPr>
          <w:rFonts w:ascii="Arial" w:hAnsi="Arial" w:cs="Arial"/>
          <w:b/>
          <w:sz w:val="24"/>
          <w:szCs w:val="24"/>
        </w:rPr>
      </w:pPr>
    </w:p>
    <w:tbl>
      <w:tblPr>
        <w:tblW w:w="8678" w:type="dxa"/>
        <w:tblInd w:w="75" w:type="dxa"/>
        <w:tblCellMar>
          <w:left w:w="70" w:type="dxa"/>
          <w:right w:w="70" w:type="dxa"/>
        </w:tblCellMar>
        <w:tblLook w:val="04A0" w:firstRow="1" w:lastRow="0" w:firstColumn="1" w:lastColumn="0" w:noHBand="0" w:noVBand="1"/>
      </w:tblPr>
      <w:tblGrid>
        <w:gridCol w:w="1838"/>
        <w:gridCol w:w="737"/>
        <w:gridCol w:w="737"/>
        <w:gridCol w:w="691"/>
        <w:gridCol w:w="691"/>
        <w:gridCol w:w="637"/>
        <w:gridCol w:w="637"/>
        <w:gridCol w:w="691"/>
        <w:gridCol w:w="691"/>
        <w:gridCol w:w="637"/>
        <w:gridCol w:w="691"/>
      </w:tblGrid>
      <w:tr w:rsidR="00F1474F" w:rsidRPr="00454ADE" w14:paraId="74CA6677" w14:textId="77777777" w:rsidTr="006F30FD">
        <w:trPr>
          <w:cantSplit/>
          <w:trHeight w:val="3069"/>
        </w:trPr>
        <w:tc>
          <w:tcPr>
            <w:tcW w:w="1838"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5E6D9A8E" w14:textId="77777777" w:rsidR="00454ADE" w:rsidRPr="00454ADE" w:rsidRDefault="00454ADE" w:rsidP="00454ADE">
            <w:pPr>
              <w:spacing w:after="0" w:line="240" w:lineRule="auto"/>
              <w:jc w:val="center"/>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Serviços, programas ou instituições com os quais o CREAS mantém articulação</w:t>
            </w:r>
          </w:p>
        </w:tc>
        <w:tc>
          <w:tcPr>
            <w:tcW w:w="737"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2DCF136D"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Possui dados da localização (endereço, telefone etc.)</w:t>
            </w:r>
          </w:p>
        </w:tc>
        <w:tc>
          <w:tcPr>
            <w:tcW w:w="737"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7C290E44"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Recebe usuários encaminhados por este CREAS</w:t>
            </w:r>
          </w:p>
        </w:tc>
        <w:tc>
          <w:tcPr>
            <w:tcW w:w="691"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4E154675"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Encaminha usuários para este CREAS</w:t>
            </w:r>
          </w:p>
        </w:tc>
        <w:tc>
          <w:tcPr>
            <w:tcW w:w="691"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213CC4CE"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Acompanha os encaminhamentos</w:t>
            </w:r>
          </w:p>
        </w:tc>
        <w:tc>
          <w:tcPr>
            <w:tcW w:w="637"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3356E58F"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Realiza reuniões periódicas</w:t>
            </w:r>
          </w:p>
        </w:tc>
        <w:tc>
          <w:tcPr>
            <w:tcW w:w="637"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27B166CF"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Troca Informações</w:t>
            </w:r>
          </w:p>
        </w:tc>
        <w:tc>
          <w:tcPr>
            <w:tcW w:w="691"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BC1CE17"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Realiza estudos de caso em conjunto</w:t>
            </w:r>
          </w:p>
        </w:tc>
        <w:tc>
          <w:tcPr>
            <w:tcW w:w="691"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350C3FB8"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Desenvolve atividades em parceria</w:t>
            </w:r>
          </w:p>
        </w:tc>
        <w:tc>
          <w:tcPr>
            <w:tcW w:w="637"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31F536E2"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Não tem nenhuma articulação</w:t>
            </w:r>
          </w:p>
        </w:tc>
        <w:tc>
          <w:tcPr>
            <w:tcW w:w="691"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2747490E" w14:textId="77777777" w:rsidR="00454ADE" w:rsidRPr="00454ADE" w:rsidRDefault="00454ADE" w:rsidP="00F1474F">
            <w:pPr>
              <w:spacing w:after="0" w:line="240" w:lineRule="auto"/>
              <w:ind w:left="113" w:right="113"/>
              <w:rPr>
                <w:rFonts w:ascii="Calibri" w:eastAsia="Times New Roman" w:hAnsi="Calibri" w:cs="Times New Roman"/>
                <w:b/>
                <w:bCs/>
                <w:color w:val="FFFFFF"/>
                <w:lang w:eastAsia="pt-BR"/>
              </w:rPr>
            </w:pPr>
            <w:r w:rsidRPr="00454ADE">
              <w:rPr>
                <w:rFonts w:ascii="Calibri" w:eastAsia="Times New Roman" w:hAnsi="Calibri" w:cs="Times New Roman"/>
                <w:b/>
                <w:bCs/>
                <w:color w:val="FFFFFF"/>
                <w:lang w:eastAsia="pt-BR"/>
              </w:rPr>
              <w:t>Serviço ou instituição não existente no município</w:t>
            </w:r>
          </w:p>
        </w:tc>
      </w:tr>
      <w:tr w:rsidR="00F1474F" w:rsidRPr="00454ADE" w14:paraId="197775A4"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13C9CEE8"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Serviços de Acolhimento (abrigos e outros)</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0134E8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73,9%</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FB79BD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60,7%</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1E2F71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60,7%</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B2E726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61,6%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FE841C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44,0%</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C301DA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69,5%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CEF3A0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52,3%</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09229F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47,3%</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26183B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1,1%</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2079F5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22,9%</w:t>
            </w:r>
          </w:p>
        </w:tc>
      </w:tr>
      <w:tr w:rsidR="006F30FD" w:rsidRPr="00454ADE" w14:paraId="22F201C1"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E8C330"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Centro POP</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4BB2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20,8%</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D12F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18,4%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DB6B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16,2%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6952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4750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9,5%</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B279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18,8%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A008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12,3%</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40C5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11,7%</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B689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9092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74,5%</w:t>
            </w:r>
          </w:p>
        </w:tc>
      </w:tr>
      <w:tr w:rsidR="00F1474F" w:rsidRPr="00454ADE" w14:paraId="39C06A88"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393A0D00"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CRAS</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311823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98,1%</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1BCF07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97,9%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862BEF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97,0%</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F449BC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92,0%</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619659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74,0%</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75BC14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96,6%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6119B3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80,5%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C7BE38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87,3%</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7D53A8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0,3%</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A33A15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0,1%</w:t>
            </w:r>
          </w:p>
        </w:tc>
      </w:tr>
      <w:tr w:rsidR="006F30FD" w:rsidRPr="00454ADE" w14:paraId="1DF60857"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C3AF89"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PETI</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1E33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54,8%</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6F45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50,2%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8D0B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48,8%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C339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46,4%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4987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34,7%</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9572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51,6%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B087C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34,4%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66BD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4AD1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120D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35,5%</w:t>
            </w:r>
          </w:p>
        </w:tc>
      </w:tr>
      <w:tr w:rsidR="00F1474F" w:rsidRPr="00454ADE" w14:paraId="3D91F523"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02AAAD7A"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Demais serviços da rede socioassistencial</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8CDD9D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91,4%</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C29FF1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88,1%</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22D0AB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85,6%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501397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75,5%</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B06776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54,1%</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21F76D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85,3%</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C1F20C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56,4%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13A144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69,6%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C284CB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114FF4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3,3%</w:t>
            </w:r>
          </w:p>
        </w:tc>
      </w:tr>
      <w:tr w:rsidR="006F30FD" w:rsidRPr="00454ADE" w14:paraId="3492A563"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761399"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Centro DIA</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AA88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12,7%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7F211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10,0%</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68E5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E43D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7,7%</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727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CED2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10,4%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324F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6,0%</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F221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B323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1E60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80,8%</w:t>
            </w:r>
          </w:p>
        </w:tc>
      </w:tr>
      <w:tr w:rsidR="00F1474F" w:rsidRPr="00454ADE" w14:paraId="1FB247E4"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78DF90B1"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Serviços de saúde mental</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3BECC5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75,0%</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9B0F63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72,7%</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4E1D3E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67,9%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68B026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63,4%</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DE93B0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38,4%</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78A928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70,0%</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A23F8B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48,0%</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10A779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45,3%</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99B1BF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1,3%</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E8CEEC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21,5%</w:t>
            </w:r>
          </w:p>
        </w:tc>
      </w:tr>
      <w:tr w:rsidR="006F30FD" w:rsidRPr="00454ADE" w14:paraId="4094FA4A"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7CB901"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Demais serviços da rede de saúde</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21BE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95,9%</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5B93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93,1%</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F1CB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89,2%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9D78F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74,9%</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3759F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41,9%</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82A98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87,2%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E693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50,8%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8817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63,3%</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C459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6A00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0,3%</w:t>
            </w:r>
          </w:p>
        </w:tc>
      </w:tr>
      <w:tr w:rsidR="00F1474F" w:rsidRPr="00454ADE" w14:paraId="69D73FF8"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2E52BE01"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Serviços de Educação</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74FED0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96,0%</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044F60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90,1%</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09ED47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86,5%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848B67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73,1%</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88D9F2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40,0%</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C20129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86,5%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575AF6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46,9%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ED7C58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63,9%</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6C0EF0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0,8%</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29FDC6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0,4%</w:t>
            </w:r>
          </w:p>
        </w:tc>
      </w:tr>
      <w:tr w:rsidR="006F30FD" w:rsidRPr="00454ADE" w14:paraId="76C5D66E"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BE0429"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Serviços de outras políticas públicas</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B23E0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86,7%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3A2E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75,4%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CBC5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70,5%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22930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52,8%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F2E3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27,8%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CB01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70,1%</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B964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31,7%</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1FA2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47,0%</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6F03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9D7B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3,2%</w:t>
            </w:r>
          </w:p>
        </w:tc>
      </w:tr>
      <w:tr w:rsidR="00F1474F" w:rsidRPr="00454ADE" w14:paraId="2BC2E29C"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1EC02E54"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 xml:space="preserve">Órgãos responsáveis pela emissão de </w:t>
            </w:r>
            <w:r w:rsidRPr="00454ADE">
              <w:rPr>
                <w:rFonts w:ascii="Calibri" w:eastAsia="Times New Roman" w:hAnsi="Calibri" w:cs="Times New Roman"/>
                <w:color w:val="000000"/>
                <w:sz w:val="20"/>
                <w:szCs w:val="20"/>
                <w:lang w:eastAsia="pt-BR"/>
              </w:rPr>
              <w:lastRenderedPageBreak/>
              <w:t>documentação civil básica</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DBE037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lastRenderedPageBreak/>
              <w:t>84,3%</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D96BF00"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65,5%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B2A184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38,5%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8F214E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35,1%</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A18323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10,2%</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D4A409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47,2%</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49CC2F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10,9%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CEF421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21,0%</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1C80C9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298676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5,8%</w:t>
            </w:r>
          </w:p>
        </w:tc>
      </w:tr>
      <w:tr w:rsidR="006F30FD" w:rsidRPr="00454ADE" w14:paraId="186BE1E8"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7C4381"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Serviços/Programas de Segurança Alimentar</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368B9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42,3%</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731F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24,6%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5D84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18,4%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80BE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16,6%</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DF93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2E40F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24,1%</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028E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7,7%</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AE6E4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14,6%</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97F6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19,9%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92B3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33,9%</w:t>
            </w:r>
          </w:p>
        </w:tc>
      </w:tr>
      <w:tr w:rsidR="00F1474F" w:rsidRPr="00454ADE" w14:paraId="50DA27A7"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7DC63DBF"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Poder Jurídico</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93BB8A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94,6%</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326D63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86,8%</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3F52B7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91,7%</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F91372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80,2%</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0FD41C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43,1%</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D1907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81,5%</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89FF3F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43,6%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B5FBA5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45,9%</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27CE43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C4AE90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2,1%</w:t>
            </w:r>
          </w:p>
        </w:tc>
      </w:tr>
      <w:tr w:rsidR="006F30FD" w:rsidRPr="00454ADE" w14:paraId="0955D307"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300C68"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Ministérios Público</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8CA5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94,7%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786A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90,3%</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4C79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92,1%</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91A4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81,4%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1373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45,1%</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0C9C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82,9%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A582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476C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47,8%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CB8D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C953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2,0%</w:t>
            </w:r>
          </w:p>
        </w:tc>
      </w:tr>
      <w:tr w:rsidR="00F1474F" w:rsidRPr="00454ADE" w14:paraId="63EA6A89"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3C8D57CF"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Defensoria Pública</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56E76B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59,5%</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9CE28F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52,2%</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5078D8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42,6%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DCDA4E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19,6%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53AF2A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69,1%</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17AC86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48,4%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660C6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20,9%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BF78D9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24,6%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300759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4,8%</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3ACB6B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22,2%</w:t>
            </w:r>
          </w:p>
        </w:tc>
      </w:tr>
      <w:tr w:rsidR="006F30FD" w:rsidRPr="00454ADE" w14:paraId="2328CC5F"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0604BA"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Delegacias Especializadas</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0302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82,2%</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5420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69,2%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730746"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65,2%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ABE2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45,6%</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8DCC9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15,9%</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E02F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57,8%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37B5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16,6%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0983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25,4%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D6D3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2,9%</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3F05C"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11,9%</w:t>
            </w:r>
          </w:p>
        </w:tc>
      </w:tr>
      <w:tr w:rsidR="00F1474F" w:rsidRPr="00454ADE" w14:paraId="1ED075C5"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6F350EE8"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ONGs que atuam com defesa de direitos ou realizam projetos sociais</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189D58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53,3%</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FD1E15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41,6%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1BE375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37,2%</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95D1C8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30,6%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41C5BC8"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14,9%</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EF9E159"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38,9%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346D71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16,6%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FB588C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25,6%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24E3AA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9,4%</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E2DD1A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34,6%</w:t>
            </w:r>
          </w:p>
        </w:tc>
      </w:tr>
      <w:tr w:rsidR="006F30FD" w:rsidRPr="00454ADE" w14:paraId="7B08D1E6"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42BD57"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Instituições de Ensino e Pesquisa</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683F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35,7%</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1F1B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15,4%</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23EB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11,7%</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DA2E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9,8%</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FC51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5,5%</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82A1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19,8%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48DE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58C7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14,0%</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9D8F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18,0%</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5569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44,0%</w:t>
            </w:r>
          </w:p>
        </w:tc>
      </w:tr>
      <w:tr w:rsidR="00F1474F" w:rsidRPr="00454ADE" w14:paraId="147E26A4" w14:textId="77777777" w:rsidTr="006F30FD">
        <w:trPr>
          <w:trHeight w:val="600"/>
        </w:trPr>
        <w:tc>
          <w:tcPr>
            <w:tcW w:w="1838"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1C6950FA"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Unidades/Serviços de outros municípios</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F545A5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59,8%</w:t>
            </w:r>
          </w:p>
        </w:tc>
        <w:tc>
          <w:tcPr>
            <w:tcW w:w="7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21B8FEE"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46,6%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66D77B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43,2%</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097D5D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28,2%</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2BF48CA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9,5%</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FC5995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48,6%</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A97BBC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12,9%</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A0B84BA"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14,6%</w:t>
            </w:r>
          </w:p>
        </w:tc>
        <w:tc>
          <w:tcPr>
            <w:tcW w:w="637"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6EFBFB1"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12,3%</w:t>
            </w:r>
          </w:p>
        </w:tc>
        <w:tc>
          <w:tcPr>
            <w:tcW w:w="691"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699C74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18,0%</w:t>
            </w:r>
          </w:p>
        </w:tc>
      </w:tr>
      <w:tr w:rsidR="006F30FD" w:rsidRPr="00454ADE" w14:paraId="7D9DDDEF" w14:textId="77777777" w:rsidTr="006F30FD">
        <w:trPr>
          <w:trHeight w:val="300"/>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9D1820" w14:textId="77777777" w:rsidR="00454ADE" w:rsidRPr="00454ADE" w:rsidRDefault="00454ADE" w:rsidP="00454ADE">
            <w:pPr>
              <w:spacing w:after="0" w:line="240" w:lineRule="auto"/>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Conselho Tutelar</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36675"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97,9%</w:t>
            </w:r>
          </w:p>
        </w:tc>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6E606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95,8%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746D2F"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96,2%</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D9F43"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91,1%</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237222"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72,1%</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E3CF4"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93,8%</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D5026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77,5%</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A183D"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76,4%</w:t>
            </w:r>
          </w:p>
        </w:tc>
        <w:tc>
          <w:tcPr>
            <w:tcW w:w="6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0B3E7"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0,6%</w:t>
            </w:r>
          </w:p>
        </w:tc>
        <w:tc>
          <w:tcPr>
            <w:tcW w:w="6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2734B" w14:textId="77777777" w:rsidR="00454ADE" w:rsidRPr="00454ADE" w:rsidRDefault="00454ADE" w:rsidP="00F1474F">
            <w:pPr>
              <w:spacing w:after="0" w:line="240" w:lineRule="auto"/>
              <w:jc w:val="center"/>
              <w:rPr>
                <w:rFonts w:ascii="Calibri" w:eastAsia="Times New Roman" w:hAnsi="Calibri" w:cs="Times New Roman"/>
                <w:color w:val="000000"/>
                <w:sz w:val="20"/>
                <w:szCs w:val="20"/>
                <w:lang w:eastAsia="pt-BR"/>
              </w:rPr>
            </w:pPr>
            <w:r w:rsidRPr="00454ADE">
              <w:rPr>
                <w:rFonts w:ascii="Calibri" w:eastAsia="Times New Roman" w:hAnsi="Calibri" w:cs="Times New Roman"/>
                <w:color w:val="000000"/>
                <w:sz w:val="20"/>
                <w:szCs w:val="20"/>
                <w:lang w:eastAsia="pt-BR"/>
              </w:rPr>
              <w:t>0,2%</w:t>
            </w:r>
          </w:p>
        </w:tc>
      </w:tr>
    </w:tbl>
    <w:p w14:paraId="2C5803ED" w14:textId="77777777" w:rsidR="00454ADE" w:rsidRPr="00802B24" w:rsidRDefault="00454ADE" w:rsidP="00454ADE">
      <w:pPr>
        <w:autoSpaceDE w:val="0"/>
        <w:autoSpaceDN w:val="0"/>
        <w:adjustRightInd w:val="0"/>
        <w:spacing w:before="240" w:line="360" w:lineRule="auto"/>
        <w:jc w:val="both"/>
        <w:rPr>
          <w:rFonts w:ascii="Arial" w:hAnsi="Arial" w:cs="Arial"/>
          <w:sz w:val="18"/>
          <w:szCs w:val="18"/>
        </w:rPr>
      </w:pPr>
      <w:r w:rsidRPr="00802B24">
        <w:rPr>
          <w:rFonts w:ascii="Arial" w:hAnsi="Arial" w:cs="Arial"/>
          <w:sz w:val="18"/>
          <w:szCs w:val="18"/>
        </w:rPr>
        <w:t>Fonte: MDS, Censo SUAS.</w:t>
      </w:r>
    </w:p>
    <w:p w14:paraId="479B565E" w14:textId="77777777" w:rsidR="00454ADE" w:rsidRPr="00454ADE" w:rsidRDefault="00454ADE" w:rsidP="00454ADE">
      <w:pPr>
        <w:autoSpaceDE w:val="0"/>
        <w:autoSpaceDN w:val="0"/>
        <w:adjustRightInd w:val="0"/>
        <w:spacing w:after="0" w:line="240" w:lineRule="auto"/>
        <w:jc w:val="both"/>
        <w:rPr>
          <w:rFonts w:ascii="Arial" w:hAnsi="Arial" w:cs="Arial"/>
          <w:b/>
          <w:sz w:val="24"/>
          <w:szCs w:val="24"/>
        </w:rPr>
      </w:pPr>
    </w:p>
    <w:p w14:paraId="2D4D21A0" w14:textId="77777777" w:rsidR="00D1634F" w:rsidRPr="00802B24" w:rsidRDefault="00D1634F" w:rsidP="00B955CC">
      <w:pPr>
        <w:jc w:val="both"/>
        <w:rPr>
          <w:rFonts w:ascii="Arial" w:hAnsi="Arial" w:cs="Arial"/>
          <w:b/>
        </w:rPr>
      </w:pPr>
      <w:r w:rsidRPr="00802B24">
        <w:rPr>
          <w:rFonts w:ascii="Arial" w:hAnsi="Arial" w:cs="Arial"/>
          <w:b/>
        </w:rPr>
        <w:t>CENTRO DE REFERÊNCIA ESPECIALIZADO PARA POPULAÇÃO EM SITUAÇÃO DE RUA – CENTRO POP</w:t>
      </w:r>
    </w:p>
    <w:p w14:paraId="030FC9ED" w14:textId="77777777" w:rsidR="00B964F0" w:rsidRPr="00B964F0" w:rsidRDefault="00B964F0" w:rsidP="00B964F0">
      <w:pPr>
        <w:autoSpaceDE w:val="0"/>
        <w:autoSpaceDN w:val="0"/>
        <w:adjustRightInd w:val="0"/>
        <w:spacing w:line="360" w:lineRule="auto"/>
        <w:jc w:val="both"/>
        <w:rPr>
          <w:rFonts w:ascii="Arial" w:hAnsi="Arial" w:cs="Arial"/>
          <w:sz w:val="24"/>
          <w:szCs w:val="24"/>
        </w:rPr>
      </w:pPr>
      <w:r w:rsidRPr="00B964F0">
        <w:rPr>
          <w:rFonts w:ascii="Arial" w:hAnsi="Arial" w:cs="Arial"/>
          <w:sz w:val="24"/>
          <w:szCs w:val="24"/>
        </w:rPr>
        <w:t>Os Centros de Referência Especializados para População em Situação de Rua (Centros POP) são unidades públicas que oferecem atendimento especializado para a população em situação de rua, no âmbito da proteção social especial de média complexidade.</w:t>
      </w:r>
    </w:p>
    <w:p w14:paraId="0FC23190" w14:textId="77777777" w:rsidR="00B964F0" w:rsidRDefault="00B964F0" w:rsidP="00B964F0">
      <w:pPr>
        <w:autoSpaceDE w:val="0"/>
        <w:autoSpaceDN w:val="0"/>
        <w:adjustRightInd w:val="0"/>
        <w:spacing w:line="360" w:lineRule="auto"/>
        <w:jc w:val="both"/>
        <w:rPr>
          <w:rFonts w:ascii="Arial" w:hAnsi="Arial" w:cs="Arial"/>
          <w:sz w:val="24"/>
          <w:szCs w:val="24"/>
        </w:rPr>
      </w:pPr>
      <w:r w:rsidRPr="00B964F0">
        <w:rPr>
          <w:rFonts w:ascii="Arial" w:hAnsi="Arial" w:cs="Arial"/>
          <w:sz w:val="24"/>
          <w:szCs w:val="24"/>
        </w:rPr>
        <w:t>Entre 2011 e 2015 o número de Centros POP cresceu, passando de 90 unidades para 235 no período. Contudo, houve uma redução cinco unidades entre 2015 e 2016, ano no qual foram registradas 230 unidades. A região Centro-Oeste foi a única que teve aumento, de uma unidade. A maior redução ocorreu na região Sudeste, quem em 2016 apesentava 102 Centros POP, cinco a menos que no ano anterior</w:t>
      </w:r>
      <w:r>
        <w:rPr>
          <w:rFonts w:ascii="Arial" w:hAnsi="Arial" w:cs="Arial"/>
          <w:sz w:val="24"/>
          <w:szCs w:val="24"/>
        </w:rPr>
        <w:t xml:space="preserve"> (Gráfico 36)</w:t>
      </w:r>
      <w:r w:rsidRPr="00B964F0">
        <w:rPr>
          <w:rFonts w:ascii="Arial" w:hAnsi="Arial" w:cs="Arial"/>
          <w:sz w:val="24"/>
          <w:szCs w:val="24"/>
        </w:rPr>
        <w:t>.</w:t>
      </w:r>
    </w:p>
    <w:p w14:paraId="27F41817" w14:textId="77777777" w:rsidR="00D1634F" w:rsidRPr="00802B24" w:rsidRDefault="00B964F0" w:rsidP="00B955CC">
      <w:pPr>
        <w:spacing w:after="0"/>
        <w:jc w:val="both"/>
        <w:rPr>
          <w:rFonts w:ascii="Arial" w:hAnsi="Arial" w:cs="Arial"/>
          <w:b/>
        </w:rPr>
      </w:pPr>
      <w:r w:rsidRPr="00B964F0">
        <w:rPr>
          <w:rFonts w:ascii="Arial" w:hAnsi="Arial" w:cs="Arial"/>
          <w:b/>
        </w:rPr>
        <w:t xml:space="preserve">Gráfico </w:t>
      </w:r>
      <w:r>
        <w:rPr>
          <w:rFonts w:ascii="Arial" w:hAnsi="Arial" w:cs="Arial"/>
          <w:b/>
        </w:rPr>
        <w:t>3</w:t>
      </w:r>
      <w:r w:rsidRPr="00B964F0">
        <w:rPr>
          <w:rFonts w:ascii="Arial" w:hAnsi="Arial" w:cs="Arial"/>
          <w:b/>
        </w:rPr>
        <w:t xml:space="preserve">6: Evolução do quantitativo de Centros POP </w:t>
      </w:r>
      <w:r w:rsidR="00047AB5" w:rsidRPr="002016E2">
        <w:rPr>
          <w:rFonts w:ascii="Arial" w:hAnsi="Arial" w:cs="Arial"/>
          <w:b/>
          <w:sz w:val="24"/>
          <w:szCs w:val="24"/>
        </w:rPr>
        <w:t>segundo grandes regiões</w:t>
      </w:r>
      <w:r w:rsidR="00037BD7">
        <w:rPr>
          <w:rFonts w:ascii="Arial" w:hAnsi="Arial" w:cs="Arial"/>
          <w:b/>
          <w:sz w:val="24"/>
          <w:szCs w:val="24"/>
        </w:rPr>
        <w:t xml:space="preserve"> </w:t>
      </w:r>
      <w:r w:rsidRPr="00B964F0">
        <w:rPr>
          <w:rFonts w:ascii="Arial" w:hAnsi="Arial" w:cs="Arial"/>
          <w:b/>
        </w:rPr>
        <w:t>– Brasil, 2011 a 2016</w:t>
      </w:r>
    </w:p>
    <w:p w14:paraId="5A4CEC5E" w14:textId="77777777" w:rsidR="00D1634F" w:rsidRPr="00802B24" w:rsidRDefault="00B964F0" w:rsidP="00B964F0">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E86325E" wp14:editId="4D46E90F">
            <wp:extent cx="5400040" cy="3756660"/>
            <wp:effectExtent l="0" t="0" r="10160" b="15240"/>
            <wp:docPr id="126" name="Gráfico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D1634F" w:rsidRPr="00802B24">
        <w:rPr>
          <w:rFonts w:ascii="Arial" w:hAnsi="Arial" w:cs="Arial"/>
          <w:sz w:val="18"/>
          <w:szCs w:val="18"/>
        </w:rPr>
        <w:t>Fonte: MDS, Censo SUAS.</w:t>
      </w:r>
    </w:p>
    <w:p w14:paraId="5414ACF6" w14:textId="77777777" w:rsidR="00287E7E" w:rsidRPr="00802B24" w:rsidRDefault="00287E7E" w:rsidP="0056777E">
      <w:pPr>
        <w:autoSpaceDE w:val="0"/>
        <w:autoSpaceDN w:val="0"/>
        <w:adjustRightInd w:val="0"/>
        <w:spacing w:line="360" w:lineRule="auto"/>
        <w:jc w:val="both"/>
        <w:rPr>
          <w:rFonts w:ascii="Arial" w:hAnsi="Arial" w:cs="Arial"/>
          <w:sz w:val="24"/>
          <w:szCs w:val="24"/>
        </w:rPr>
      </w:pPr>
    </w:p>
    <w:p w14:paraId="383C38E7" w14:textId="77777777" w:rsidR="001145F8" w:rsidRPr="00802B24" w:rsidRDefault="0071015A" w:rsidP="0056777E">
      <w:pPr>
        <w:autoSpaceDE w:val="0"/>
        <w:autoSpaceDN w:val="0"/>
        <w:adjustRightInd w:val="0"/>
        <w:spacing w:line="360" w:lineRule="auto"/>
        <w:jc w:val="both"/>
        <w:rPr>
          <w:rFonts w:ascii="Arial" w:hAnsi="Arial" w:cs="Arial"/>
          <w:sz w:val="24"/>
          <w:szCs w:val="24"/>
        </w:rPr>
      </w:pPr>
      <w:r w:rsidRPr="0071015A">
        <w:rPr>
          <w:rFonts w:ascii="Arial" w:hAnsi="Arial" w:cs="Arial"/>
          <w:sz w:val="24"/>
          <w:szCs w:val="24"/>
        </w:rPr>
        <w:t>A maior parte dos imóveis onde se localizavam os Centros POP em 2016 eram alugados (68,3%). Em 2016 foi observada uma mudança na tendência de crescimento de funcionamento de Centros POP em imóveis alugados observada desde 2012, com redução de 2,3 pontos percentuais em relação a 2015. Foi observado um aumento de 1,8 pontos percentuais nos Centros POP que funcionam em imóvel próprio em relação ao ano anterior</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37</w:t>
      </w:r>
      <w:r w:rsidRPr="00802B24">
        <w:rPr>
          <w:rFonts w:ascii="Arial" w:hAnsi="Arial" w:cs="Arial"/>
          <w:sz w:val="24"/>
          <w:szCs w:val="24"/>
        </w:rPr>
        <w:t>)</w:t>
      </w:r>
      <w:r w:rsidRPr="0071015A">
        <w:rPr>
          <w:rFonts w:ascii="Arial" w:hAnsi="Arial" w:cs="Arial"/>
          <w:sz w:val="24"/>
          <w:szCs w:val="24"/>
        </w:rPr>
        <w:t>. O aumento no percentual de Centros POP funcionando em imóveis próprios observado em 2016 é positivo, pois os riscos de mudanças no local de atendimento s</w:t>
      </w:r>
      <w:r>
        <w:rPr>
          <w:rFonts w:ascii="Arial" w:hAnsi="Arial" w:cs="Arial"/>
          <w:sz w:val="24"/>
          <w:szCs w:val="24"/>
        </w:rPr>
        <w:t>ão menores nesse tipo de imóvel</w:t>
      </w:r>
      <w:r w:rsidR="001145F8" w:rsidRPr="00802B24">
        <w:rPr>
          <w:rFonts w:ascii="Arial" w:hAnsi="Arial" w:cs="Arial"/>
          <w:sz w:val="24"/>
          <w:szCs w:val="24"/>
        </w:rPr>
        <w:t>.</w:t>
      </w:r>
    </w:p>
    <w:p w14:paraId="795FC018" w14:textId="77777777" w:rsidR="00D1634F" w:rsidRPr="00802B24" w:rsidRDefault="0071015A" w:rsidP="00B955CC">
      <w:pPr>
        <w:autoSpaceDE w:val="0"/>
        <w:autoSpaceDN w:val="0"/>
        <w:adjustRightInd w:val="0"/>
        <w:spacing w:after="0" w:line="240" w:lineRule="auto"/>
        <w:jc w:val="both"/>
        <w:rPr>
          <w:rFonts w:ascii="Arial" w:hAnsi="Arial" w:cs="Arial"/>
          <w:b/>
          <w:sz w:val="24"/>
          <w:szCs w:val="24"/>
        </w:rPr>
      </w:pPr>
      <w:r w:rsidRPr="0071015A">
        <w:rPr>
          <w:rFonts w:ascii="Arial" w:hAnsi="Arial" w:cs="Arial"/>
          <w:b/>
          <w:sz w:val="24"/>
          <w:szCs w:val="24"/>
        </w:rPr>
        <w:t xml:space="preserve">Gráfico </w:t>
      </w:r>
      <w:r>
        <w:rPr>
          <w:rFonts w:ascii="Arial" w:hAnsi="Arial" w:cs="Arial"/>
          <w:b/>
          <w:sz w:val="24"/>
          <w:szCs w:val="24"/>
        </w:rPr>
        <w:t>3</w:t>
      </w:r>
      <w:r w:rsidRPr="0071015A">
        <w:rPr>
          <w:rFonts w:ascii="Arial" w:hAnsi="Arial" w:cs="Arial"/>
          <w:b/>
          <w:sz w:val="24"/>
          <w:szCs w:val="24"/>
        </w:rPr>
        <w:t>7: Evolução da implantação de Centro POP segundo situação do imóvel (%) – Brasil, 2011 a 2016</w:t>
      </w:r>
    </w:p>
    <w:p w14:paraId="6959522D" w14:textId="77777777" w:rsidR="00D1634F" w:rsidRPr="00802B24" w:rsidRDefault="0071015A" w:rsidP="0071015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467C508" wp14:editId="0BFEA2EB">
            <wp:extent cx="5400040" cy="3662045"/>
            <wp:effectExtent l="0" t="0" r="10160" b="14605"/>
            <wp:docPr id="127" name="Gráfico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D1634F" w:rsidRPr="00802B24">
        <w:rPr>
          <w:rFonts w:ascii="Arial" w:hAnsi="Arial" w:cs="Arial"/>
          <w:sz w:val="18"/>
          <w:szCs w:val="18"/>
        </w:rPr>
        <w:t>Fonte: MDS, Censo SUAS.</w:t>
      </w:r>
    </w:p>
    <w:p w14:paraId="22B2731F" w14:textId="77777777" w:rsidR="00287E7E" w:rsidRPr="00802B24" w:rsidRDefault="00287E7E" w:rsidP="0020607F">
      <w:pPr>
        <w:autoSpaceDE w:val="0"/>
        <w:autoSpaceDN w:val="0"/>
        <w:adjustRightInd w:val="0"/>
        <w:spacing w:line="360" w:lineRule="auto"/>
        <w:jc w:val="both"/>
        <w:rPr>
          <w:rFonts w:ascii="Arial" w:hAnsi="Arial" w:cs="Arial"/>
          <w:sz w:val="24"/>
          <w:szCs w:val="24"/>
        </w:rPr>
      </w:pPr>
    </w:p>
    <w:p w14:paraId="32F73FE2" w14:textId="77777777" w:rsidR="001145F8" w:rsidRPr="00802B24" w:rsidRDefault="008A1B91" w:rsidP="0020607F">
      <w:pPr>
        <w:autoSpaceDE w:val="0"/>
        <w:autoSpaceDN w:val="0"/>
        <w:adjustRightInd w:val="0"/>
        <w:spacing w:line="360" w:lineRule="auto"/>
        <w:jc w:val="both"/>
        <w:rPr>
          <w:rFonts w:ascii="Arial" w:hAnsi="Arial" w:cs="Arial"/>
          <w:sz w:val="24"/>
          <w:szCs w:val="24"/>
        </w:rPr>
      </w:pPr>
      <w:r w:rsidRPr="008A1B91">
        <w:rPr>
          <w:rFonts w:ascii="Arial" w:hAnsi="Arial" w:cs="Arial"/>
          <w:sz w:val="24"/>
          <w:szCs w:val="24"/>
        </w:rPr>
        <w:t>Em 2016 as condições de acessibilidade nos Centros POP que estavam de acordo com a Norma da ABNT melhoraram em relação a 2015 em todos os aspectos, com exceção das rotas acessíveis aos espaços da unidade, que sofreram uma redução de 1,3 pontos percentuais em relação ao ano anterior.  A existência de banheiros adaptados para pessoas com dificuldade de locomoção aumentou de 15,7% em 2015 par</w:t>
      </w:r>
      <w:r>
        <w:rPr>
          <w:rFonts w:ascii="Arial" w:hAnsi="Arial" w:cs="Arial"/>
          <w:sz w:val="24"/>
          <w:szCs w:val="24"/>
        </w:rPr>
        <w:t>a 20,0% dos Centros POP em 2016</w:t>
      </w:r>
      <w:r w:rsidRPr="008A1B91">
        <w:rPr>
          <w:rFonts w:ascii="Arial" w:hAnsi="Arial" w:cs="Arial"/>
          <w:sz w:val="24"/>
          <w:szCs w:val="24"/>
        </w:rPr>
        <w:t xml:space="preserve"> </w:t>
      </w:r>
      <w:r w:rsidR="00742049" w:rsidRPr="00802B24">
        <w:rPr>
          <w:rFonts w:ascii="Arial" w:hAnsi="Arial" w:cs="Arial"/>
          <w:sz w:val="24"/>
          <w:szCs w:val="24"/>
        </w:rPr>
        <w:t xml:space="preserve">(Gráfico </w:t>
      </w:r>
      <w:r w:rsidR="00754CA9" w:rsidRPr="00802B24">
        <w:rPr>
          <w:rFonts w:ascii="Arial" w:hAnsi="Arial" w:cs="Arial"/>
          <w:sz w:val="24"/>
          <w:szCs w:val="24"/>
        </w:rPr>
        <w:t>3</w:t>
      </w:r>
      <w:r>
        <w:rPr>
          <w:rFonts w:ascii="Arial" w:hAnsi="Arial" w:cs="Arial"/>
          <w:sz w:val="24"/>
          <w:szCs w:val="24"/>
        </w:rPr>
        <w:t>8</w:t>
      </w:r>
      <w:r w:rsidR="00754CA9" w:rsidRPr="00802B24">
        <w:rPr>
          <w:rFonts w:ascii="Arial" w:hAnsi="Arial" w:cs="Arial"/>
          <w:sz w:val="24"/>
          <w:szCs w:val="24"/>
        </w:rPr>
        <w:t>)</w:t>
      </w:r>
      <w:r w:rsidR="001145F8" w:rsidRPr="00802B24">
        <w:rPr>
          <w:rFonts w:ascii="Arial" w:hAnsi="Arial" w:cs="Arial"/>
          <w:sz w:val="24"/>
          <w:szCs w:val="24"/>
        </w:rPr>
        <w:t>.</w:t>
      </w:r>
    </w:p>
    <w:p w14:paraId="525A8FDA" w14:textId="77777777" w:rsidR="00D1634F" w:rsidRPr="00802B24" w:rsidRDefault="008A1B91" w:rsidP="00B955CC">
      <w:pPr>
        <w:autoSpaceDE w:val="0"/>
        <w:autoSpaceDN w:val="0"/>
        <w:adjustRightInd w:val="0"/>
        <w:spacing w:after="0" w:line="240" w:lineRule="auto"/>
        <w:jc w:val="both"/>
        <w:rPr>
          <w:rFonts w:ascii="Arial" w:hAnsi="Arial" w:cs="Arial"/>
          <w:b/>
          <w:sz w:val="24"/>
          <w:szCs w:val="24"/>
        </w:rPr>
      </w:pPr>
      <w:r w:rsidRPr="008A1B91">
        <w:rPr>
          <w:rFonts w:ascii="Arial" w:hAnsi="Arial" w:cs="Arial"/>
          <w:b/>
          <w:sz w:val="24"/>
          <w:szCs w:val="24"/>
        </w:rPr>
        <w:t xml:space="preserve">Gráfico </w:t>
      </w:r>
      <w:r>
        <w:rPr>
          <w:rFonts w:ascii="Arial" w:hAnsi="Arial" w:cs="Arial"/>
          <w:b/>
          <w:sz w:val="24"/>
          <w:szCs w:val="24"/>
        </w:rPr>
        <w:t>3</w:t>
      </w:r>
      <w:r w:rsidRPr="008A1B91">
        <w:rPr>
          <w:rFonts w:ascii="Arial" w:hAnsi="Arial" w:cs="Arial"/>
          <w:b/>
          <w:sz w:val="24"/>
          <w:szCs w:val="24"/>
        </w:rPr>
        <w:t>8: Distribuição percentual de Centro</w:t>
      </w:r>
      <w:r w:rsidRPr="008A1B91">
        <w:rPr>
          <w:rFonts w:ascii="Arial" w:hAnsi="Arial" w:cs="Arial"/>
          <w:b/>
          <w:sz w:val="24"/>
          <w:szCs w:val="24"/>
        </w:rPr>
        <w:t>s</w:t>
      </w:r>
      <w:r w:rsidRPr="008A1B91">
        <w:rPr>
          <w:rFonts w:ascii="Arial" w:hAnsi="Arial" w:cs="Arial"/>
          <w:b/>
          <w:sz w:val="24"/>
          <w:szCs w:val="24"/>
        </w:rPr>
        <w:t xml:space="preserve"> POP segundo aspectos de acessibilidade de acordo com a Norma da ABNT – Brasil, 2011 a 2016</w:t>
      </w:r>
    </w:p>
    <w:p w14:paraId="774D745C" w14:textId="77777777" w:rsidR="00D1634F" w:rsidRPr="00802B24" w:rsidRDefault="008A1B91" w:rsidP="008A1B91">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42BCD123" wp14:editId="60AFF54B">
            <wp:extent cx="5400040" cy="4213860"/>
            <wp:effectExtent l="0" t="0" r="10160" b="15240"/>
            <wp:docPr id="194" name="Gráfico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D1634F" w:rsidRPr="00802B24">
        <w:rPr>
          <w:rFonts w:ascii="Arial" w:hAnsi="Arial" w:cs="Arial"/>
          <w:sz w:val="18"/>
          <w:szCs w:val="18"/>
        </w:rPr>
        <w:t>Fonte: MDS, Censo SUAS.</w:t>
      </w:r>
    </w:p>
    <w:p w14:paraId="7175E947" w14:textId="77777777" w:rsidR="00287E7E" w:rsidRPr="00802B24" w:rsidRDefault="00287E7E" w:rsidP="00643B59">
      <w:pPr>
        <w:autoSpaceDE w:val="0"/>
        <w:autoSpaceDN w:val="0"/>
        <w:adjustRightInd w:val="0"/>
        <w:spacing w:line="360" w:lineRule="auto"/>
        <w:jc w:val="both"/>
        <w:rPr>
          <w:rFonts w:ascii="Arial" w:hAnsi="Arial" w:cs="Arial"/>
          <w:sz w:val="24"/>
          <w:szCs w:val="24"/>
        </w:rPr>
      </w:pPr>
    </w:p>
    <w:p w14:paraId="53832C5F" w14:textId="77777777" w:rsidR="001145F8" w:rsidRPr="00802B24" w:rsidRDefault="003D48D3" w:rsidP="00643B59">
      <w:pPr>
        <w:autoSpaceDE w:val="0"/>
        <w:autoSpaceDN w:val="0"/>
        <w:adjustRightInd w:val="0"/>
        <w:spacing w:line="360" w:lineRule="auto"/>
        <w:jc w:val="both"/>
        <w:rPr>
          <w:rFonts w:ascii="Arial" w:hAnsi="Arial" w:cs="Arial"/>
          <w:sz w:val="24"/>
          <w:szCs w:val="24"/>
        </w:rPr>
      </w:pPr>
      <w:r w:rsidRPr="003D48D3">
        <w:rPr>
          <w:rFonts w:ascii="Arial" w:hAnsi="Arial" w:cs="Arial"/>
          <w:sz w:val="24"/>
          <w:szCs w:val="24"/>
        </w:rPr>
        <w:t>Em 2016, dos 58 Centros POP que funcionavam em imóveis próprios, 34,5% (20 unidades) tinham banheiro adaptado para pessoas com dificuldades de locomoção ou necessidades especiais de acordo com a Norma da ABNT, enquanto entre os 157 imóveis locados apenas 14,0% (22 unidades) tinham essa adaptação. A rota acessível ao banheiro estava presente em 26,7% dos 15 imóveis cedidos (4 unidades) e apenas 14,0% do</w:t>
      </w:r>
      <w:r>
        <w:rPr>
          <w:rFonts w:ascii="Arial" w:hAnsi="Arial" w:cs="Arial"/>
          <w:sz w:val="24"/>
          <w:szCs w:val="24"/>
        </w:rPr>
        <w:t>s imóveis locados (22 unidades)</w:t>
      </w:r>
      <w:r w:rsidRPr="003D48D3">
        <w:rPr>
          <w:rFonts w:ascii="Arial" w:hAnsi="Arial" w:cs="Arial"/>
          <w:sz w:val="24"/>
          <w:szCs w:val="24"/>
        </w:rPr>
        <w:t xml:space="preserve"> </w:t>
      </w:r>
      <w:r w:rsidR="005663FE" w:rsidRPr="00802B24">
        <w:rPr>
          <w:rFonts w:ascii="Arial" w:hAnsi="Arial" w:cs="Arial"/>
          <w:sz w:val="24"/>
          <w:szCs w:val="24"/>
        </w:rPr>
        <w:t xml:space="preserve">(Gráfico </w:t>
      </w:r>
      <w:r>
        <w:rPr>
          <w:rFonts w:ascii="Arial" w:hAnsi="Arial" w:cs="Arial"/>
          <w:sz w:val="24"/>
          <w:szCs w:val="24"/>
        </w:rPr>
        <w:t>39</w:t>
      </w:r>
      <w:r w:rsidR="005663FE" w:rsidRPr="00802B24">
        <w:rPr>
          <w:rFonts w:ascii="Arial" w:hAnsi="Arial" w:cs="Arial"/>
          <w:sz w:val="24"/>
          <w:szCs w:val="24"/>
        </w:rPr>
        <w:t>)</w:t>
      </w:r>
      <w:r w:rsidR="001145F8" w:rsidRPr="00802B24">
        <w:rPr>
          <w:rFonts w:ascii="Arial" w:hAnsi="Arial" w:cs="Arial"/>
          <w:sz w:val="24"/>
          <w:szCs w:val="24"/>
        </w:rPr>
        <w:t>.</w:t>
      </w:r>
    </w:p>
    <w:p w14:paraId="6A4A21C9" w14:textId="77777777" w:rsidR="00D1634F" w:rsidRPr="00802B24" w:rsidRDefault="003D48D3" w:rsidP="00B955CC">
      <w:pPr>
        <w:autoSpaceDE w:val="0"/>
        <w:autoSpaceDN w:val="0"/>
        <w:adjustRightInd w:val="0"/>
        <w:spacing w:after="0" w:line="240" w:lineRule="auto"/>
        <w:jc w:val="both"/>
        <w:rPr>
          <w:rFonts w:ascii="Arial" w:hAnsi="Arial" w:cs="Arial"/>
          <w:b/>
          <w:sz w:val="24"/>
          <w:szCs w:val="24"/>
        </w:rPr>
      </w:pPr>
      <w:r w:rsidRPr="003D48D3">
        <w:rPr>
          <w:rFonts w:ascii="Arial" w:hAnsi="Arial" w:cs="Arial"/>
          <w:b/>
          <w:sz w:val="24"/>
          <w:szCs w:val="24"/>
        </w:rPr>
        <w:t xml:space="preserve">Gráfico </w:t>
      </w:r>
      <w:r>
        <w:rPr>
          <w:rFonts w:ascii="Arial" w:hAnsi="Arial" w:cs="Arial"/>
          <w:b/>
          <w:sz w:val="24"/>
          <w:szCs w:val="24"/>
        </w:rPr>
        <w:t>3</w:t>
      </w:r>
      <w:r w:rsidRPr="003D48D3">
        <w:rPr>
          <w:rFonts w:ascii="Arial" w:hAnsi="Arial" w:cs="Arial"/>
          <w:b/>
          <w:sz w:val="24"/>
          <w:szCs w:val="24"/>
        </w:rPr>
        <w:t>9: Percentual de Centro</w:t>
      </w:r>
      <w:r w:rsidRPr="003D48D3">
        <w:rPr>
          <w:rFonts w:ascii="Arial" w:hAnsi="Arial" w:cs="Arial"/>
          <w:b/>
          <w:sz w:val="24"/>
          <w:szCs w:val="24"/>
        </w:rPr>
        <w:t>s</w:t>
      </w:r>
      <w:r w:rsidRPr="003D48D3">
        <w:rPr>
          <w:rFonts w:ascii="Arial" w:hAnsi="Arial" w:cs="Arial"/>
          <w:b/>
          <w:sz w:val="24"/>
          <w:szCs w:val="24"/>
        </w:rPr>
        <w:t xml:space="preserve"> POP com existência de condições de acessibilidade de acordo com a Norma da ABNT, segundo situação do imóvel – Brasil, 2016</w:t>
      </w:r>
    </w:p>
    <w:p w14:paraId="38FEFDBA" w14:textId="77777777" w:rsidR="00D1634F" w:rsidRPr="00802B24" w:rsidRDefault="003D48D3" w:rsidP="003D48D3">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9622652" wp14:editId="2564FD18">
            <wp:extent cx="5400040" cy="3423920"/>
            <wp:effectExtent l="0" t="0" r="10160" b="5080"/>
            <wp:docPr id="195" name="Grá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D1634F" w:rsidRPr="00802B24">
        <w:rPr>
          <w:rFonts w:ascii="Arial" w:hAnsi="Arial" w:cs="Arial"/>
          <w:sz w:val="18"/>
          <w:szCs w:val="18"/>
        </w:rPr>
        <w:t>Fonte: MDS, Censo SUAS.</w:t>
      </w:r>
    </w:p>
    <w:p w14:paraId="29589D04" w14:textId="77777777" w:rsidR="00287E7E" w:rsidRPr="00802B24" w:rsidRDefault="00287E7E" w:rsidP="00643B59">
      <w:pPr>
        <w:autoSpaceDE w:val="0"/>
        <w:autoSpaceDN w:val="0"/>
        <w:adjustRightInd w:val="0"/>
        <w:spacing w:line="360" w:lineRule="auto"/>
        <w:jc w:val="both"/>
        <w:rPr>
          <w:rFonts w:ascii="Arial" w:hAnsi="Arial" w:cs="Arial"/>
          <w:sz w:val="24"/>
          <w:szCs w:val="24"/>
        </w:rPr>
      </w:pPr>
    </w:p>
    <w:p w14:paraId="478C7121" w14:textId="77777777" w:rsidR="003C53E0" w:rsidRPr="00802B24" w:rsidRDefault="00C76720" w:rsidP="00643B59">
      <w:pPr>
        <w:autoSpaceDE w:val="0"/>
        <w:autoSpaceDN w:val="0"/>
        <w:adjustRightInd w:val="0"/>
        <w:spacing w:line="360" w:lineRule="auto"/>
        <w:jc w:val="both"/>
        <w:rPr>
          <w:rFonts w:ascii="Arial" w:hAnsi="Arial" w:cs="Arial"/>
          <w:sz w:val="24"/>
          <w:szCs w:val="24"/>
        </w:rPr>
      </w:pPr>
      <w:r w:rsidRPr="00C76720">
        <w:rPr>
          <w:rFonts w:ascii="Arial" w:hAnsi="Arial" w:cs="Arial"/>
          <w:sz w:val="24"/>
          <w:szCs w:val="24"/>
        </w:rPr>
        <w:t>Em 2016, 89,6% dos Centros POP tinham computador com acesso à internet.  Apenas 2 unidades (0,9% do total) informaram não possuir computador. Tanto os valores absolutos de unidades com computador com acesso à internet quanto o percentual total</w:t>
      </w:r>
      <w:r>
        <w:rPr>
          <w:rFonts w:ascii="Arial" w:hAnsi="Arial" w:cs="Arial"/>
          <w:sz w:val="24"/>
          <w:szCs w:val="24"/>
        </w:rPr>
        <w:t xml:space="preserve"> aumentaram desde 2014</w:t>
      </w:r>
      <w:r w:rsidRPr="00C76720">
        <w:rPr>
          <w:rFonts w:ascii="Arial" w:hAnsi="Arial" w:cs="Arial"/>
          <w:sz w:val="24"/>
          <w:szCs w:val="24"/>
        </w:rPr>
        <w:t xml:space="preserve"> </w:t>
      </w:r>
      <w:r w:rsidR="00966975" w:rsidRPr="00802B24">
        <w:rPr>
          <w:rFonts w:ascii="Arial" w:hAnsi="Arial" w:cs="Arial"/>
          <w:sz w:val="24"/>
          <w:szCs w:val="24"/>
        </w:rPr>
        <w:t xml:space="preserve">(Gráfico </w:t>
      </w:r>
      <w:r>
        <w:rPr>
          <w:rFonts w:ascii="Arial" w:hAnsi="Arial" w:cs="Arial"/>
          <w:sz w:val="24"/>
          <w:szCs w:val="24"/>
        </w:rPr>
        <w:t>40</w:t>
      </w:r>
      <w:r w:rsidR="00966975" w:rsidRPr="00802B24">
        <w:rPr>
          <w:rFonts w:ascii="Arial" w:hAnsi="Arial" w:cs="Arial"/>
          <w:sz w:val="24"/>
          <w:szCs w:val="24"/>
        </w:rPr>
        <w:t>)</w:t>
      </w:r>
      <w:r w:rsidR="003C53E0" w:rsidRPr="00802B24">
        <w:rPr>
          <w:rFonts w:ascii="Arial" w:hAnsi="Arial" w:cs="Arial"/>
          <w:sz w:val="24"/>
          <w:szCs w:val="24"/>
        </w:rPr>
        <w:t>.</w:t>
      </w:r>
    </w:p>
    <w:p w14:paraId="71DCCE2F" w14:textId="77777777" w:rsidR="00D1634F" w:rsidRPr="00802B24" w:rsidRDefault="00C76720" w:rsidP="00B955CC">
      <w:pPr>
        <w:autoSpaceDE w:val="0"/>
        <w:autoSpaceDN w:val="0"/>
        <w:adjustRightInd w:val="0"/>
        <w:spacing w:after="0" w:line="240" w:lineRule="auto"/>
        <w:jc w:val="both"/>
        <w:rPr>
          <w:rFonts w:ascii="Arial" w:hAnsi="Arial" w:cs="Arial"/>
          <w:b/>
          <w:sz w:val="24"/>
          <w:szCs w:val="24"/>
        </w:rPr>
      </w:pPr>
      <w:r w:rsidRPr="00C76720">
        <w:rPr>
          <w:rFonts w:ascii="Arial" w:hAnsi="Arial" w:cs="Arial"/>
          <w:b/>
          <w:sz w:val="24"/>
          <w:szCs w:val="24"/>
        </w:rPr>
        <w:t xml:space="preserve">Gráfico </w:t>
      </w:r>
      <w:r>
        <w:rPr>
          <w:rFonts w:ascii="Arial" w:hAnsi="Arial" w:cs="Arial"/>
          <w:b/>
          <w:sz w:val="24"/>
          <w:szCs w:val="24"/>
        </w:rPr>
        <w:t>4</w:t>
      </w:r>
      <w:r w:rsidRPr="00C76720">
        <w:rPr>
          <w:rFonts w:ascii="Arial" w:hAnsi="Arial" w:cs="Arial"/>
          <w:b/>
          <w:sz w:val="24"/>
          <w:szCs w:val="24"/>
        </w:rPr>
        <w:t>0: Frequência absoluta e percentual de Centro</w:t>
      </w:r>
      <w:r w:rsidRPr="00C76720">
        <w:rPr>
          <w:rFonts w:ascii="Arial" w:hAnsi="Arial" w:cs="Arial"/>
          <w:b/>
          <w:sz w:val="24"/>
          <w:szCs w:val="24"/>
        </w:rPr>
        <w:t>s</w:t>
      </w:r>
      <w:r w:rsidRPr="00C76720">
        <w:rPr>
          <w:rFonts w:ascii="Arial" w:hAnsi="Arial" w:cs="Arial"/>
          <w:b/>
          <w:sz w:val="24"/>
          <w:szCs w:val="24"/>
        </w:rPr>
        <w:t xml:space="preserve"> POP com computadores com acesso à internet – Brasil, 2011 a 2016</w:t>
      </w:r>
    </w:p>
    <w:p w14:paraId="3EDEE10D" w14:textId="77777777" w:rsidR="00D1634F" w:rsidRPr="00802B24" w:rsidRDefault="00C76720" w:rsidP="00C76720">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E4E4B60" wp14:editId="0CAE6A8F">
            <wp:extent cx="5400040" cy="3664585"/>
            <wp:effectExtent l="0" t="0" r="10160" b="12065"/>
            <wp:docPr id="197" name="Gráfico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D1634F" w:rsidRPr="00802B24">
        <w:rPr>
          <w:rFonts w:ascii="Arial" w:hAnsi="Arial" w:cs="Arial"/>
          <w:sz w:val="18"/>
          <w:szCs w:val="18"/>
        </w:rPr>
        <w:t>Fonte: MDS, Censo SUAS.</w:t>
      </w:r>
    </w:p>
    <w:p w14:paraId="076C92DB" w14:textId="77777777" w:rsidR="00287E7E" w:rsidRPr="00802B24" w:rsidRDefault="00287E7E" w:rsidP="00287E7E">
      <w:pPr>
        <w:autoSpaceDE w:val="0"/>
        <w:autoSpaceDN w:val="0"/>
        <w:adjustRightInd w:val="0"/>
        <w:spacing w:line="360" w:lineRule="auto"/>
        <w:jc w:val="both"/>
        <w:rPr>
          <w:rFonts w:ascii="Arial" w:hAnsi="Arial" w:cs="Arial"/>
          <w:sz w:val="24"/>
          <w:szCs w:val="24"/>
        </w:rPr>
      </w:pPr>
    </w:p>
    <w:p w14:paraId="6B4A9AF2" w14:textId="77777777" w:rsidR="003C53E0" w:rsidRPr="00802B24" w:rsidRDefault="00A86CDA" w:rsidP="00287E7E">
      <w:pPr>
        <w:autoSpaceDE w:val="0"/>
        <w:autoSpaceDN w:val="0"/>
        <w:adjustRightInd w:val="0"/>
        <w:spacing w:line="360" w:lineRule="auto"/>
        <w:jc w:val="both"/>
        <w:rPr>
          <w:rFonts w:ascii="Arial" w:hAnsi="Arial" w:cs="Arial"/>
          <w:sz w:val="24"/>
          <w:szCs w:val="24"/>
        </w:rPr>
      </w:pPr>
      <w:r w:rsidRPr="00A86CDA">
        <w:rPr>
          <w:rFonts w:ascii="Arial" w:hAnsi="Arial" w:cs="Arial"/>
          <w:sz w:val="24"/>
          <w:szCs w:val="24"/>
        </w:rPr>
        <w:t>Considerando que os Centros POP servem de apoio para que os usuários possam realizar atividades relacionadas à alimentação, higiene pessoal, guarda de pertences e outras, é importante que estejam equipados de forma a viabilizar essas atividades. Em 2016, 97,4% dos Centros POP possuíam geladeira e 91,7% possuíam fogão, 65,7%, possuíam armários de uso individual e 43,9% dispunham de máquina de lavar roupas. Todos os percentua</w:t>
      </w:r>
      <w:r>
        <w:rPr>
          <w:rFonts w:ascii="Arial" w:hAnsi="Arial" w:cs="Arial"/>
          <w:sz w:val="24"/>
          <w:szCs w:val="24"/>
        </w:rPr>
        <w:t>is aumentaram em relação a 2015</w:t>
      </w:r>
      <w:r w:rsidR="00966975" w:rsidRPr="00802B24">
        <w:rPr>
          <w:rFonts w:ascii="Arial" w:hAnsi="Arial" w:cs="Arial"/>
          <w:sz w:val="24"/>
          <w:szCs w:val="24"/>
        </w:rPr>
        <w:t xml:space="preserve"> (Gráfico </w:t>
      </w:r>
      <w:r>
        <w:rPr>
          <w:rFonts w:ascii="Arial" w:hAnsi="Arial" w:cs="Arial"/>
          <w:sz w:val="24"/>
          <w:szCs w:val="24"/>
        </w:rPr>
        <w:t>41</w:t>
      </w:r>
      <w:r w:rsidR="00966975" w:rsidRPr="00802B24">
        <w:rPr>
          <w:rFonts w:ascii="Arial" w:hAnsi="Arial" w:cs="Arial"/>
          <w:sz w:val="24"/>
          <w:szCs w:val="24"/>
        </w:rPr>
        <w:t>)</w:t>
      </w:r>
      <w:r w:rsidR="003C53E0" w:rsidRPr="00802B24">
        <w:rPr>
          <w:rFonts w:ascii="Arial" w:hAnsi="Arial" w:cs="Arial"/>
          <w:sz w:val="24"/>
          <w:szCs w:val="24"/>
        </w:rPr>
        <w:t>.</w:t>
      </w:r>
    </w:p>
    <w:p w14:paraId="28272961" w14:textId="77777777" w:rsidR="0091223A" w:rsidRPr="00802B24" w:rsidRDefault="00A86CDA" w:rsidP="0091223A">
      <w:pPr>
        <w:autoSpaceDE w:val="0"/>
        <w:autoSpaceDN w:val="0"/>
        <w:adjustRightInd w:val="0"/>
        <w:spacing w:after="0" w:line="240" w:lineRule="auto"/>
        <w:jc w:val="both"/>
        <w:rPr>
          <w:rFonts w:ascii="Arial" w:hAnsi="Arial" w:cs="Arial"/>
          <w:b/>
          <w:sz w:val="24"/>
          <w:szCs w:val="24"/>
        </w:rPr>
      </w:pPr>
      <w:r w:rsidRPr="00A86CDA">
        <w:rPr>
          <w:rFonts w:ascii="Arial" w:hAnsi="Arial" w:cs="Arial"/>
          <w:b/>
          <w:sz w:val="24"/>
          <w:szCs w:val="24"/>
        </w:rPr>
        <w:t xml:space="preserve">Gráfico </w:t>
      </w:r>
      <w:r>
        <w:rPr>
          <w:rFonts w:ascii="Arial" w:hAnsi="Arial" w:cs="Arial"/>
          <w:b/>
          <w:sz w:val="24"/>
          <w:szCs w:val="24"/>
        </w:rPr>
        <w:t>4</w:t>
      </w:r>
      <w:r w:rsidRPr="00A86CDA">
        <w:rPr>
          <w:rFonts w:ascii="Arial" w:hAnsi="Arial" w:cs="Arial"/>
          <w:b/>
          <w:sz w:val="24"/>
          <w:szCs w:val="24"/>
        </w:rPr>
        <w:t>1: Percentual de Centro</w:t>
      </w:r>
      <w:r w:rsidRPr="00A86CDA">
        <w:rPr>
          <w:rFonts w:ascii="Arial" w:hAnsi="Arial" w:cs="Arial"/>
          <w:b/>
          <w:sz w:val="24"/>
          <w:szCs w:val="24"/>
        </w:rPr>
        <w:t>s</w:t>
      </w:r>
      <w:r w:rsidRPr="00A86CDA">
        <w:rPr>
          <w:rFonts w:ascii="Arial" w:hAnsi="Arial" w:cs="Arial"/>
          <w:b/>
          <w:sz w:val="24"/>
          <w:szCs w:val="24"/>
        </w:rPr>
        <w:t xml:space="preserve"> POP que possuem armários de uso individualizado, geladeira, fogão e máquina de lavar roupas – Brasil, 2015 e 2016</w:t>
      </w:r>
    </w:p>
    <w:p w14:paraId="016B44A2" w14:textId="77777777" w:rsidR="0091223A" w:rsidRPr="00802B24" w:rsidRDefault="00A86CDA" w:rsidP="00A86CD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1A3AAAC5" wp14:editId="57B61198">
            <wp:extent cx="5400040" cy="3591560"/>
            <wp:effectExtent l="0" t="0" r="10160" b="8890"/>
            <wp:docPr id="206" name="Gráfico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91223A" w:rsidRPr="00802B24">
        <w:rPr>
          <w:rFonts w:ascii="Arial" w:hAnsi="Arial" w:cs="Arial"/>
          <w:sz w:val="18"/>
          <w:szCs w:val="18"/>
        </w:rPr>
        <w:t>Fonte: MDS, Censo SUAS.</w:t>
      </w:r>
    </w:p>
    <w:p w14:paraId="0B34BEE4" w14:textId="77777777" w:rsidR="00EB4CE0" w:rsidRDefault="00EB4CE0" w:rsidP="00EB4CE0">
      <w:pPr>
        <w:autoSpaceDE w:val="0"/>
        <w:autoSpaceDN w:val="0"/>
        <w:adjustRightInd w:val="0"/>
        <w:spacing w:line="360" w:lineRule="auto"/>
        <w:jc w:val="both"/>
        <w:rPr>
          <w:rFonts w:ascii="Arial" w:hAnsi="Arial" w:cs="Arial"/>
          <w:sz w:val="24"/>
          <w:szCs w:val="24"/>
        </w:rPr>
      </w:pPr>
    </w:p>
    <w:p w14:paraId="018BE19D" w14:textId="77777777" w:rsidR="00EB4CE0" w:rsidRPr="00EB4CE0" w:rsidRDefault="00EB4CE0" w:rsidP="00EB4CE0">
      <w:pPr>
        <w:autoSpaceDE w:val="0"/>
        <w:autoSpaceDN w:val="0"/>
        <w:adjustRightInd w:val="0"/>
        <w:spacing w:line="360" w:lineRule="auto"/>
        <w:jc w:val="both"/>
        <w:rPr>
          <w:rFonts w:ascii="Arial" w:hAnsi="Arial" w:cs="Arial"/>
          <w:sz w:val="24"/>
          <w:szCs w:val="24"/>
        </w:rPr>
      </w:pPr>
      <w:r w:rsidRPr="00EB4CE0">
        <w:rPr>
          <w:rFonts w:ascii="Arial" w:hAnsi="Arial" w:cs="Arial"/>
          <w:sz w:val="24"/>
          <w:szCs w:val="24"/>
        </w:rPr>
        <w:t xml:space="preserve">A articulação dos Centros POP com serviços, programas ou instituições no município para encaminhamento de pessoas que estejam em atendimento é fundamental, uma vez que são múltiplas as necessidades de acesso a direitos por parte dessa população. </w:t>
      </w:r>
    </w:p>
    <w:p w14:paraId="6E5AE62A" w14:textId="77777777" w:rsidR="00EB4CE0" w:rsidRPr="00EB4CE0" w:rsidRDefault="00EB4CE0" w:rsidP="00EB4CE0">
      <w:pPr>
        <w:autoSpaceDE w:val="0"/>
        <w:autoSpaceDN w:val="0"/>
        <w:adjustRightInd w:val="0"/>
        <w:spacing w:line="360" w:lineRule="auto"/>
        <w:jc w:val="both"/>
        <w:rPr>
          <w:rFonts w:ascii="Arial" w:hAnsi="Arial" w:cs="Arial"/>
          <w:sz w:val="24"/>
          <w:szCs w:val="24"/>
        </w:rPr>
      </w:pPr>
      <w:r w:rsidRPr="00EB4CE0">
        <w:rPr>
          <w:rFonts w:ascii="Arial" w:hAnsi="Arial" w:cs="Arial"/>
          <w:sz w:val="24"/>
          <w:szCs w:val="24"/>
        </w:rPr>
        <w:t xml:space="preserve">Em 2016, 0,4% dos Centros POP informaram não ser articular com CRAS e com CREAS, enquanto 97,4% indicaram possuir dados da localização dos CRAS e 97,8% dos CREAS. Na articulação com os CRAS, 91,3% indicaram que o CRAS recebe usuários do Centro POP e 92,6% informaram que o CREAS recebe usuários encaminhados. Apenas 0,9% dos Centros Pop informou não se articular com órgãos responsáveis pela emissão de documentação civil básica e 2,2% informaram não se articular com Órgãos de defesa de direitos e com os demais serviços da rede socioassistencial. </w:t>
      </w:r>
    </w:p>
    <w:p w14:paraId="303CBC34" w14:textId="77777777" w:rsidR="0091223A" w:rsidRDefault="00EB4CE0" w:rsidP="00EB4CE0">
      <w:pPr>
        <w:autoSpaceDE w:val="0"/>
        <w:autoSpaceDN w:val="0"/>
        <w:adjustRightInd w:val="0"/>
        <w:spacing w:line="360" w:lineRule="auto"/>
        <w:jc w:val="both"/>
        <w:rPr>
          <w:rFonts w:ascii="Arial" w:hAnsi="Arial" w:cs="Arial"/>
          <w:sz w:val="24"/>
          <w:szCs w:val="24"/>
        </w:rPr>
      </w:pPr>
      <w:r w:rsidRPr="00EB4CE0">
        <w:rPr>
          <w:rFonts w:ascii="Arial" w:hAnsi="Arial" w:cs="Arial"/>
          <w:sz w:val="24"/>
          <w:szCs w:val="24"/>
        </w:rPr>
        <w:t>Os menores percentuais de articulação foram observados com os movimentos organizados da população em situação de rua (49,1% dos Centros POP informaram não haver o serviço no município e 15,7% que não se articulavam com ess</w:t>
      </w:r>
      <w:r>
        <w:rPr>
          <w:rFonts w:ascii="Arial" w:hAnsi="Arial" w:cs="Arial"/>
          <w:sz w:val="24"/>
          <w:szCs w:val="24"/>
        </w:rPr>
        <w:t>e</w:t>
      </w:r>
      <w:r w:rsidRPr="00EB4CE0">
        <w:rPr>
          <w:rFonts w:ascii="Arial" w:hAnsi="Arial" w:cs="Arial"/>
          <w:sz w:val="24"/>
          <w:szCs w:val="24"/>
        </w:rPr>
        <w:t xml:space="preserve">s movimentos) e com programas/ projetos de inclusão digital (13,9% </w:t>
      </w:r>
      <w:r w:rsidRPr="00EB4CE0">
        <w:rPr>
          <w:rFonts w:ascii="Arial" w:hAnsi="Arial" w:cs="Arial"/>
          <w:sz w:val="24"/>
          <w:szCs w:val="24"/>
        </w:rPr>
        <w:lastRenderedPageBreak/>
        <w:t>dos Centros POP informaram que não havia esse programa/ projeto no município e 45,2% que não se articulavam com essas unidades)</w:t>
      </w:r>
      <w:r>
        <w:rPr>
          <w:rFonts w:ascii="Arial" w:hAnsi="Arial" w:cs="Arial"/>
          <w:sz w:val="24"/>
          <w:szCs w:val="24"/>
        </w:rPr>
        <w:t xml:space="preserve"> (Tabela 7)</w:t>
      </w:r>
      <w:r w:rsidRPr="00EB4CE0">
        <w:rPr>
          <w:rFonts w:ascii="Arial" w:hAnsi="Arial" w:cs="Arial"/>
          <w:sz w:val="24"/>
          <w:szCs w:val="24"/>
        </w:rPr>
        <w:t>.</w:t>
      </w:r>
    </w:p>
    <w:p w14:paraId="250CE38B" w14:textId="77777777" w:rsidR="00EB4CE0" w:rsidRDefault="00EB4CE0" w:rsidP="00EB4CE0">
      <w:pPr>
        <w:autoSpaceDE w:val="0"/>
        <w:autoSpaceDN w:val="0"/>
        <w:adjustRightInd w:val="0"/>
        <w:spacing w:after="0" w:line="240" w:lineRule="auto"/>
        <w:jc w:val="both"/>
        <w:rPr>
          <w:rFonts w:ascii="Arial" w:hAnsi="Arial" w:cs="Arial"/>
          <w:b/>
          <w:sz w:val="24"/>
          <w:szCs w:val="24"/>
        </w:rPr>
      </w:pPr>
      <w:r w:rsidRPr="00EB4CE0">
        <w:rPr>
          <w:rFonts w:ascii="Arial" w:hAnsi="Arial" w:cs="Arial"/>
          <w:b/>
          <w:sz w:val="24"/>
          <w:szCs w:val="24"/>
        </w:rPr>
        <w:t>Tabela 7: Articulação do</w:t>
      </w:r>
      <w:r w:rsidRPr="00EB4CE0">
        <w:rPr>
          <w:rFonts w:ascii="Arial" w:hAnsi="Arial" w:cs="Arial"/>
          <w:b/>
          <w:sz w:val="24"/>
          <w:szCs w:val="24"/>
        </w:rPr>
        <w:t>s</w:t>
      </w:r>
      <w:r w:rsidRPr="00EB4CE0">
        <w:rPr>
          <w:rFonts w:ascii="Arial" w:hAnsi="Arial" w:cs="Arial"/>
          <w:b/>
          <w:sz w:val="24"/>
          <w:szCs w:val="24"/>
        </w:rPr>
        <w:t xml:space="preserve"> Centro</w:t>
      </w:r>
      <w:r w:rsidRPr="00EB4CE0">
        <w:rPr>
          <w:rFonts w:ascii="Arial" w:hAnsi="Arial" w:cs="Arial"/>
          <w:b/>
          <w:sz w:val="24"/>
          <w:szCs w:val="24"/>
        </w:rPr>
        <w:t>s</w:t>
      </w:r>
      <w:r w:rsidRPr="00EB4CE0">
        <w:rPr>
          <w:rFonts w:ascii="Arial" w:hAnsi="Arial" w:cs="Arial"/>
          <w:b/>
          <w:sz w:val="24"/>
          <w:szCs w:val="24"/>
        </w:rPr>
        <w:t xml:space="preserve"> POP com serviços, programas ou instituições existentes no município - Brasil, 2016</w:t>
      </w:r>
    </w:p>
    <w:p w14:paraId="7A821E5D" w14:textId="77777777" w:rsidR="00EB4CE0" w:rsidRPr="00EB4CE0" w:rsidRDefault="00EB4CE0" w:rsidP="00EB4CE0">
      <w:pPr>
        <w:autoSpaceDE w:val="0"/>
        <w:autoSpaceDN w:val="0"/>
        <w:adjustRightInd w:val="0"/>
        <w:spacing w:after="0" w:line="240" w:lineRule="auto"/>
        <w:jc w:val="both"/>
        <w:rPr>
          <w:rFonts w:ascii="Arial" w:hAnsi="Arial" w:cs="Arial"/>
          <w:b/>
          <w:sz w:val="24"/>
          <w:szCs w:val="24"/>
        </w:rPr>
      </w:pPr>
    </w:p>
    <w:tbl>
      <w:tblPr>
        <w:tblW w:w="8753" w:type="dxa"/>
        <w:tblInd w:w="75" w:type="dxa"/>
        <w:tblCellMar>
          <w:left w:w="70" w:type="dxa"/>
          <w:right w:w="70" w:type="dxa"/>
        </w:tblCellMar>
        <w:tblLook w:val="04A0" w:firstRow="1" w:lastRow="0" w:firstColumn="1" w:lastColumn="0" w:noHBand="0" w:noVBand="1"/>
      </w:tblPr>
      <w:tblGrid>
        <w:gridCol w:w="2263"/>
        <w:gridCol w:w="590"/>
        <w:gridCol w:w="590"/>
        <w:gridCol w:w="590"/>
        <w:gridCol w:w="590"/>
        <w:gridCol w:w="590"/>
        <w:gridCol w:w="590"/>
        <w:gridCol w:w="590"/>
        <w:gridCol w:w="590"/>
        <w:gridCol w:w="590"/>
        <w:gridCol w:w="590"/>
        <w:gridCol w:w="590"/>
      </w:tblGrid>
      <w:tr w:rsidR="006F3374" w:rsidRPr="00EB4CE0" w14:paraId="3C160D08" w14:textId="77777777" w:rsidTr="006F3374">
        <w:trPr>
          <w:cantSplit/>
          <w:trHeight w:val="3101"/>
        </w:trPr>
        <w:tc>
          <w:tcPr>
            <w:tcW w:w="2263" w:type="dxa"/>
            <w:tcBorders>
              <w:top w:val="single" w:sz="4" w:space="0" w:color="auto"/>
              <w:left w:val="single" w:sz="4" w:space="0" w:color="auto"/>
              <w:bottom w:val="single" w:sz="4" w:space="0" w:color="auto"/>
              <w:right w:val="single" w:sz="4" w:space="0" w:color="auto"/>
            </w:tcBorders>
            <w:shd w:val="clear" w:color="5B9BD5" w:fill="5B9BD5"/>
            <w:vAlign w:val="center"/>
            <w:hideMark/>
          </w:tcPr>
          <w:p w14:paraId="6CD3D1F0" w14:textId="77777777" w:rsidR="00EB4CE0" w:rsidRPr="00EB4CE0" w:rsidRDefault="00EB4CE0" w:rsidP="00EB4CE0">
            <w:pPr>
              <w:spacing w:after="0" w:line="240" w:lineRule="auto"/>
              <w:jc w:val="center"/>
              <w:rPr>
                <w:rFonts w:ascii="Calibri" w:eastAsia="Times New Roman" w:hAnsi="Calibri" w:cs="Times New Roman"/>
                <w:b/>
                <w:bCs/>
                <w:color w:val="FFFFFF"/>
                <w:lang w:eastAsia="pt-BR"/>
              </w:rPr>
            </w:pPr>
            <w:r w:rsidRPr="00EB4CE0">
              <w:rPr>
                <w:rFonts w:ascii="Calibri" w:eastAsia="Times New Roman" w:hAnsi="Calibri" w:cs="Times New Roman"/>
                <w:b/>
                <w:bCs/>
                <w:color w:val="FFFFFF"/>
                <w:lang w:eastAsia="pt-BR"/>
              </w:rPr>
              <w:t>Serviços, programas ou instituições com os quais o Centro POP mantém articulação</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1529E3A5"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Possui dados da localização (endereço, telefone etc.)</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030EE35F"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Recebe usuários encaminhados por este Centro POP</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6D35705A"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Encaminha usuários para este Centro POP</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3624196B"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Acompanha os encaminhamentos</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21EFFDDB"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Realiza reuniões periódicas</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0EEA8830"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Troca Informações</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567753CE"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Realiza estudos de caso em conjunto</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3AD6F2C8"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Desenvolve atividades em parceria</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632CC08A"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Possui fluxo/protocolo de articulação</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46E35ED3"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Não tem nenhuma articulação</w:t>
            </w:r>
          </w:p>
        </w:tc>
        <w:tc>
          <w:tcPr>
            <w:tcW w:w="590" w:type="dxa"/>
            <w:tcBorders>
              <w:top w:val="single" w:sz="4" w:space="0" w:color="auto"/>
              <w:left w:val="single" w:sz="4" w:space="0" w:color="auto"/>
              <w:bottom w:val="single" w:sz="4" w:space="0" w:color="auto"/>
              <w:right w:val="single" w:sz="4" w:space="0" w:color="auto"/>
            </w:tcBorders>
            <w:shd w:val="clear" w:color="5B9BD5" w:fill="5B9BD5"/>
            <w:textDirection w:val="btLr"/>
            <w:vAlign w:val="center"/>
            <w:hideMark/>
          </w:tcPr>
          <w:p w14:paraId="1BB9A5B0" w14:textId="77777777" w:rsidR="00EB4CE0" w:rsidRPr="00EB4CE0" w:rsidRDefault="00EB4CE0" w:rsidP="006F3374">
            <w:pPr>
              <w:spacing w:after="0" w:line="240" w:lineRule="auto"/>
              <w:ind w:left="113" w:right="113"/>
              <w:rPr>
                <w:rFonts w:ascii="Calibri" w:eastAsia="Times New Roman" w:hAnsi="Calibri" w:cs="Times New Roman"/>
                <w:b/>
                <w:bCs/>
                <w:color w:val="FFFFFF"/>
                <w:sz w:val="20"/>
                <w:szCs w:val="20"/>
                <w:lang w:eastAsia="pt-BR"/>
              </w:rPr>
            </w:pPr>
            <w:r w:rsidRPr="00EB4CE0">
              <w:rPr>
                <w:rFonts w:ascii="Calibri" w:eastAsia="Times New Roman" w:hAnsi="Calibri" w:cs="Times New Roman"/>
                <w:b/>
                <w:bCs/>
                <w:color w:val="FFFFFF"/>
                <w:sz w:val="20"/>
                <w:szCs w:val="20"/>
                <w:lang w:eastAsia="pt-BR"/>
              </w:rPr>
              <w:t>Serviço ou instituição não existente no município</w:t>
            </w:r>
          </w:p>
        </w:tc>
      </w:tr>
      <w:tr w:rsidR="006F3374" w:rsidRPr="00EB4CE0" w14:paraId="10C1923F"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34FEB94F"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 Especializado em Abordagem Social (quando não ofertado pelo Centro de Referência para Pop Rua)</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B17D78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B428F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954EA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53,5%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F7F16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F3E85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25EE4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C3235E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42,6%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D4B270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725FDC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35,7%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85B64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FAD91D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20,0%</w:t>
            </w:r>
          </w:p>
        </w:tc>
      </w:tr>
      <w:tr w:rsidR="006F3374" w:rsidRPr="00EB4CE0" w14:paraId="3392DD6D"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142EE2"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 de Acolhimento (abrigos institucionais, casas de passagem, repúblicas)</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57968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7823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85,7%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ADCB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85,2%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1E11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75,2%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6551A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FA37C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86,1%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AAB6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64,3%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CE6DA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58,3%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51746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62,2%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BCAB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BCD6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4,8%</w:t>
            </w:r>
          </w:p>
        </w:tc>
      </w:tr>
      <w:tr w:rsidR="006F3374" w:rsidRPr="00EB4CE0" w14:paraId="2A51490E"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24457A9D"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Centro de Referência de Assistência Social (CRAS)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7D8E9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3D4CBA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5952BA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92,6%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B917D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68,3%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5D448F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30,4%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008FA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90,4%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94358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42,6%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CD5CAD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D280E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43,5%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A7001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FBC6A9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0,0%</w:t>
            </w:r>
          </w:p>
        </w:tc>
      </w:tr>
      <w:tr w:rsidR="006F3374" w:rsidRPr="00EB4CE0" w14:paraId="6CBBEF1A"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C707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Centro de Referência Especializado de Assistência Social (CREAS)</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221DB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97,8%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DA51E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8466F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93,9%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E714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76,1%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CE4D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40,9%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E41ED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F046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9C06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49,6%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6B86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47,8%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D663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63BA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0,0%</w:t>
            </w:r>
          </w:p>
        </w:tc>
      </w:tr>
      <w:tr w:rsidR="006F3374" w:rsidRPr="00EB4CE0" w14:paraId="63579D58"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00D0AC7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Demais serviços da rede socioassistencial</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073FF0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0CA90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9BD814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81,3%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614834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BFD7E3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DF864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302A0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C8A07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DC0B3D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33,0%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4C1462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5AD45B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0,9%</w:t>
            </w:r>
          </w:p>
        </w:tc>
      </w:tr>
      <w:tr w:rsidR="006F3374" w:rsidRPr="00EB4CE0" w14:paraId="354E4D0A"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33C3773"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 de Saúde Mental (CAPS, CAPS AD, etc.)</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801A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97,0%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368F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90,0%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6D84C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89,6%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8C562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12FE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47,4%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271A1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FC8A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65,2%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19DA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53,9%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9506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43,5%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F5A1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0CF5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0,4%</w:t>
            </w:r>
          </w:p>
        </w:tc>
      </w:tr>
      <w:tr w:rsidR="006F3374" w:rsidRPr="00EB4CE0" w14:paraId="38C16142"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17EE40B7"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Equipes da Saúde que atuem no espaço da rua (Consultórios na Rua ou outros);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357C4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0ED9AC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44,3%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6581FE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DCCF00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213A3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C2817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BED318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33,0%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592FC8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35,7%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2EE050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24,3%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43DCC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6795BB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39,6%</w:t>
            </w:r>
          </w:p>
        </w:tc>
      </w:tr>
      <w:tr w:rsidR="006F3374" w:rsidRPr="00EB4CE0" w14:paraId="6519D3E7"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BCF75E"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 de saúde voltados à internação</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ABB8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81,7%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9C10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E005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0775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47,4%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F9EC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BCF8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63,5%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62D1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7C8F2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D26D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8F4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3D6A0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7,4%</w:t>
            </w:r>
          </w:p>
        </w:tc>
      </w:tr>
      <w:tr w:rsidR="006F3374" w:rsidRPr="00EB4CE0" w14:paraId="32937325"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2AE32FB1"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Comunidades Terapêuticas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A96CE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68,7%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6C4687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56,1%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E9333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85E9A7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58F78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10,4%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1D2BF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2CA3D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95FAF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C8E43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E7E4B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13D954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9,6%</w:t>
            </w:r>
          </w:p>
        </w:tc>
      </w:tr>
      <w:tr w:rsidR="006F3374" w:rsidRPr="00EB4CE0" w14:paraId="368C0CFD"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DB5237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Demais Serviços da rede de Saúde</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D729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94,3%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C1E66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82,2%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16F5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80,0%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A0A1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57,0%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2F7B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17,4%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56FB8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77,4%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FB68A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EA412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28,3%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3673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27,4%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C6DB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A0E8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1,7%</w:t>
            </w:r>
          </w:p>
        </w:tc>
      </w:tr>
      <w:tr w:rsidR="006F3374" w:rsidRPr="00EB4CE0" w14:paraId="36210196"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35DB056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Órgãos responsáveis pela emissão de documentação civil básica</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E6A07F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4BFA11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69,6%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9492F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CD7588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55,7%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6D5AA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A3CEBC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E2E030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3776F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19,6%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8DCB86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9A2D5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3CB379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0,0%</w:t>
            </w:r>
          </w:p>
        </w:tc>
      </w:tr>
      <w:tr w:rsidR="006F3374" w:rsidRPr="00EB4CE0" w14:paraId="4A98D8E3"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46ADE3"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Serviços/Programas de Segurança Alimentar</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9A18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54,3%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582A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21,7%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1B0E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18,3%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D951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10,0%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E871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40C25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6B62E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D608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2DE32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70388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27,0%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508A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16,1%</w:t>
            </w:r>
          </w:p>
        </w:tc>
      </w:tr>
      <w:tr w:rsidR="006F3374" w:rsidRPr="00EB4CE0" w14:paraId="7222856F"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64C5527B"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Serviços/Programas de Habitação</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FA269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76,1%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7A7CDB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B8AE0C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43,9%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DE4A1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FCC0B2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1D40C3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EE667C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12,6%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286BF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11,7%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1C232B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21FECA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19,1%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DC74EB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3,5%</w:t>
            </w:r>
          </w:p>
        </w:tc>
      </w:tr>
      <w:tr w:rsidR="006F3374" w:rsidRPr="00EB4CE0" w14:paraId="7284038A"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165E8D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lastRenderedPageBreak/>
              <w:t>Serviços/Programas de Geração de Trabalho e renda</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1463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84,8%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0F468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50,9%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0A83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3232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382D5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10,9%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12A5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51,7%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32387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AD773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42D9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16,1%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69A6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E4E7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w:t>
            </w:r>
          </w:p>
        </w:tc>
      </w:tr>
      <w:tr w:rsidR="006F3374" w:rsidRPr="00EB4CE0" w14:paraId="158E5CCB"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4D88B1B4"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Serviços de outras políticas públicas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01627E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047BE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63,9%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129B0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4D2E97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41,7%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522BA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12,6%</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6187D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1A481B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F104D8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F7BE36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ED0B84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3A099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w:t>
            </w:r>
          </w:p>
        </w:tc>
      </w:tr>
      <w:tr w:rsidR="006F3374" w:rsidRPr="00EB4CE0" w14:paraId="2E4CFE0A"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18A8C0D"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Programas/projetos de inclusão digital</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B79F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38,7%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27E6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18,7%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8EDF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FD284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FF94E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FF24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16,5%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FD720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0BEB87"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77F5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D42F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45,2%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FAC9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13,9%</w:t>
            </w:r>
          </w:p>
        </w:tc>
      </w:tr>
      <w:tr w:rsidR="006F3374" w:rsidRPr="00EB4CE0" w14:paraId="75F8FE44" w14:textId="77777777" w:rsidTr="006F3374">
        <w:trPr>
          <w:trHeight w:val="6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5ABA8FA9"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Órgãos de Defesa de Direitos (Poder Judiciário, Ministério Público, Defensoria Pública, etc.)</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22631E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E55D0F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81,7%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D3DC62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83,0%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5E8ACA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64,8%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A334EC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D618A7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73,5%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20A128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76C04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30,0%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BA625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33,0%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65A9C1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21D51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0,4%</w:t>
            </w:r>
          </w:p>
        </w:tc>
      </w:tr>
      <w:tr w:rsidR="006F3374" w:rsidRPr="00EB4CE0" w14:paraId="02E4EBA3"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3F5CE7"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Movimentos organizados da população em situação de rua</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C00D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8A90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19,6%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9F7A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18,3%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E371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12,6%</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4C94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A3A55"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24,8%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C6F5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78F9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12,2%</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C1C2B"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0,0%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1A40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15,7%</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CF25A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49,1%</w:t>
            </w:r>
          </w:p>
        </w:tc>
      </w:tr>
      <w:tr w:rsidR="006F3374" w:rsidRPr="00EB4CE0" w14:paraId="05B01F6D"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23308FE1"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ONGs que atuam com defesa de direitos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90C760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48,3%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E191E8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4B4B9B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29,1%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444B24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A78857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CA4219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31,3%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FAA242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D3ACFA1"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13,0%</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43C21F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6,5%</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1EED4D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26,1%</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268487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20,9%</w:t>
            </w:r>
          </w:p>
        </w:tc>
      </w:tr>
      <w:tr w:rsidR="006F3374" w:rsidRPr="00EB4CE0" w14:paraId="0748F1FC"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B23C30"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ONGs que realizam projetos sociais</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BBE1F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63,9%</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9DF9"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39,1%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E24F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44,3%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DB4F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24,8%</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4EE6F"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11,3%</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BC55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43,0%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F144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10,4%</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9573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16,5%</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46D2A"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9,1%</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CD25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23,0%</w:t>
            </w:r>
          </w:p>
        </w:tc>
        <w:tc>
          <w:tcPr>
            <w:tcW w:w="5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DDB3D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8,3%</w:t>
            </w:r>
          </w:p>
        </w:tc>
      </w:tr>
      <w:tr w:rsidR="006F3374" w:rsidRPr="00EB4CE0" w14:paraId="6538D207" w14:textId="77777777" w:rsidTr="006F3374">
        <w:trPr>
          <w:trHeight w:val="300"/>
        </w:trPr>
        <w:tc>
          <w:tcPr>
            <w:tcW w:w="2263" w:type="dxa"/>
            <w:tcBorders>
              <w:top w:val="single" w:sz="4" w:space="0" w:color="auto"/>
              <w:left w:val="single" w:sz="4" w:space="0" w:color="auto"/>
              <w:bottom w:val="single" w:sz="4" w:space="0" w:color="auto"/>
              <w:right w:val="single" w:sz="4" w:space="0" w:color="auto"/>
            </w:tcBorders>
            <w:shd w:val="clear" w:color="DDEBF7" w:fill="DDEBF7"/>
            <w:vAlign w:val="bottom"/>
            <w:hideMark/>
          </w:tcPr>
          <w:p w14:paraId="147810D7" w14:textId="77777777" w:rsidR="00EB4CE0" w:rsidRPr="00EB4CE0" w:rsidRDefault="00EB4CE0" w:rsidP="00EB4CE0">
            <w:pPr>
              <w:spacing w:after="0" w:line="240" w:lineRule="auto"/>
              <w:rPr>
                <w:rFonts w:ascii="Calibri" w:eastAsia="Times New Roman" w:hAnsi="Calibri" w:cs="Times New Roman"/>
                <w:color w:val="000000"/>
                <w:sz w:val="20"/>
                <w:szCs w:val="20"/>
                <w:lang w:eastAsia="pt-BR"/>
              </w:rPr>
            </w:pPr>
            <w:r w:rsidRPr="00EB4CE0">
              <w:rPr>
                <w:rFonts w:ascii="Calibri" w:eastAsia="Times New Roman" w:hAnsi="Calibri" w:cs="Times New Roman"/>
                <w:color w:val="000000"/>
                <w:sz w:val="20"/>
                <w:szCs w:val="20"/>
                <w:lang w:eastAsia="pt-BR"/>
              </w:rPr>
              <w:t>Unidades / Serviços de outros municípios</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2AB5BC"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8ADEE3"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959264"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58,3%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1DDDB2"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27,8%</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1CEC79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7,4%</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4CAA73E"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63,9%</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D7EDDC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11,3%</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0DDBA0"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8,7%</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AF70E6"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15,2%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A8B176D"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12,2%</w:t>
            </w:r>
          </w:p>
        </w:tc>
        <w:tc>
          <w:tcPr>
            <w:tcW w:w="59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50E6B58" w14:textId="77777777" w:rsidR="00EB4CE0" w:rsidRPr="00EB4CE0" w:rsidRDefault="00EB4CE0" w:rsidP="006F3374">
            <w:pPr>
              <w:spacing w:after="0" w:line="240" w:lineRule="auto"/>
              <w:jc w:val="center"/>
              <w:rPr>
                <w:rFonts w:ascii="Calibri" w:eastAsia="Times New Roman" w:hAnsi="Calibri" w:cs="Times New Roman"/>
                <w:color w:val="000000"/>
                <w:sz w:val="18"/>
                <w:szCs w:val="18"/>
                <w:lang w:eastAsia="pt-BR"/>
              </w:rPr>
            </w:pPr>
            <w:r w:rsidRPr="00EB4CE0">
              <w:rPr>
                <w:rFonts w:ascii="Calibri" w:eastAsia="Times New Roman" w:hAnsi="Calibri" w:cs="Times New Roman"/>
                <w:color w:val="000000"/>
                <w:sz w:val="18"/>
                <w:szCs w:val="18"/>
                <w:lang w:eastAsia="pt-BR"/>
              </w:rPr>
              <w:t>2,6%</w:t>
            </w:r>
          </w:p>
        </w:tc>
      </w:tr>
    </w:tbl>
    <w:p w14:paraId="4FDE462F" w14:textId="77777777" w:rsidR="00EB4CE0" w:rsidRPr="00802B24" w:rsidRDefault="00EB4CE0" w:rsidP="00EB4CE0">
      <w:pPr>
        <w:autoSpaceDE w:val="0"/>
        <w:autoSpaceDN w:val="0"/>
        <w:adjustRightInd w:val="0"/>
        <w:spacing w:before="240" w:line="360" w:lineRule="auto"/>
        <w:jc w:val="both"/>
        <w:rPr>
          <w:rFonts w:ascii="Arial" w:hAnsi="Arial" w:cs="Arial"/>
          <w:sz w:val="18"/>
          <w:szCs w:val="18"/>
        </w:rPr>
      </w:pPr>
      <w:r w:rsidRPr="00802B24">
        <w:rPr>
          <w:rFonts w:ascii="Arial" w:hAnsi="Arial" w:cs="Arial"/>
          <w:sz w:val="18"/>
          <w:szCs w:val="18"/>
        </w:rPr>
        <w:t>Fonte: MDS, Censo SUAS.</w:t>
      </w:r>
    </w:p>
    <w:p w14:paraId="1D376BA4" w14:textId="77777777" w:rsidR="00EB4CE0" w:rsidRDefault="00EB4CE0" w:rsidP="00B955CC">
      <w:pPr>
        <w:jc w:val="both"/>
        <w:rPr>
          <w:rFonts w:ascii="Arial" w:hAnsi="Arial" w:cs="Arial"/>
          <w:b/>
        </w:rPr>
      </w:pPr>
    </w:p>
    <w:p w14:paraId="72294200" w14:textId="48A19E5C" w:rsidR="0074773C" w:rsidRPr="00802B24" w:rsidRDefault="0074773C" w:rsidP="0074773C">
      <w:pPr>
        <w:jc w:val="both"/>
        <w:rPr>
          <w:rFonts w:ascii="Arial" w:hAnsi="Arial" w:cs="Arial"/>
          <w:b/>
        </w:rPr>
      </w:pPr>
      <w:r w:rsidRPr="00802B24">
        <w:rPr>
          <w:rFonts w:ascii="Arial" w:hAnsi="Arial" w:cs="Arial"/>
          <w:b/>
        </w:rPr>
        <w:t>CENTRO</w:t>
      </w:r>
      <w:r w:rsidR="009F5DE7">
        <w:rPr>
          <w:rFonts w:ascii="Arial" w:hAnsi="Arial" w:cs="Arial"/>
          <w:b/>
        </w:rPr>
        <w:t>-</w:t>
      </w:r>
      <w:r w:rsidRPr="00802B24">
        <w:rPr>
          <w:rFonts w:ascii="Arial" w:hAnsi="Arial" w:cs="Arial"/>
          <w:b/>
        </w:rPr>
        <w:t>DIA</w:t>
      </w:r>
    </w:p>
    <w:p w14:paraId="33D5E885" w14:textId="77777777" w:rsidR="0074773C" w:rsidRPr="0074773C" w:rsidRDefault="0074773C" w:rsidP="0074773C">
      <w:pPr>
        <w:autoSpaceDE w:val="0"/>
        <w:autoSpaceDN w:val="0"/>
        <w:adjustRightInd w:val="0"/>
        <w:spacing w:line="360" w:lineRule="auto"/>
        <w:jc w:val="both"/>
        <w:rPr>
          <w:rFonts w:ascii="Arial" w:hAnsi="Arial" w:cs="Arial"/>
          <w:sz w:val="24"/>
          <w:szCs w:val="24"/>
        </w:rPr>
      </w:pPr>
      <w:r w:rsidRPr="0074773C">
        <w:rPr>
          <w:rFonts w:ascii="Arial" w:hAnsi="Arial" w:cs="Arial"/>
          <w:sz w:val="24"/>
          <w:szCs w:val="24"/>
        </w:rPr>
        <w:t xml:space="preserve">O Centro-Dia é uma unidade pública especializada que atende pessoas com deficiência e suas famílias, no âmbito da proteção social especial de média complexidade. </w:t>
      </w:r>
    </w:p>
    <w:p w14:paraId="30460D29" w14:textId="77777777" w:rsidR="0074773C" w:rsidRPr="0074773C" w:rsidRDefault="0074773C" w:rsidP="0074773C">
      <w:pPr>
        <w:autoSpaceDE w:val="0"/>
        <w:autoSpaceDN w:val="0"/>
        <w:adjustRightInd w:val="0"/>
        <w:spacing w:line="360" w:lineRule="auto"/>
        <w:jc w:val="both"/>
        <w:rPr>
          <w:rFonts w:ascii="Arial" w:hAnsi="Arial" w:cs="Arial"/>
          <w:sz w:val="24"/>
          <w:szCs w:val="24"/>
        </w:rPr>
      </w:pPr>
      <w:r w:rsidRPr="0074773C">
        <w:rPr>
          <w:rFonts w:ascii="Arial" w:hAnsi="Arial" w:cs="Arial"/>
          <w:sz w:val="24"/>
          <w:szCs w:val="24"/>
        </w:rPr>
        <w:t>No ano de 2016 existiam 1.345 Centros-Dia, localizados majoritariamente na região Sudeste (812 unidades ou 60,4% do total).  A região com o menor número de unidades era a Norte com 13 unidades (1,0% do total).</w:t>
      </w:r>
    </w:p>
    <w:p w14:paraId="0A73A561" w14:textId="77777777" w:rsidR="0074773C" w:rsidRPr="00802B24" w:rsidRDefault="0074773C" w:rsidP="0074773C">
      <w:pPr>
        <w:autoSpaceDE w:val="0"/>
        <w:autoSpaceDN w:val="0"/>
        <w:adjustRightInd w:val="0"/>
        <w:spacing w:line="360" w:lineRule="auto"/>
        <w:jc w:val="both"/>
        <w:rPr>
          <w:rFonts w:ascii="Arial" w:hAnsi="Arial" w:cs="Arial"/>
          <w:sz w:val="24"/>
          <w:szCs w:val="24"/>
        </w:rPr>
      </w:pPr>
      <w:r w:rsidRPr="0074773C">
        <w:rPr>
          <w:rFonts w:ascii="Arial" w:hAnsi="Arial" w:cs="Arial"/>
          <w:sz w:val="24"/>
          <w:szCs w:val="24"/>
        </w:rPr>
        <w:t>Observa-se que houve redução na quantidade de unidades nas regiões Norte (3 unidades a menos), Sul (34) e Centro-Oeste (7), e aumento nas regiões Nordeste (13 unidades a mais) e Sudeste (36) em relação ao ano de 2015</w:t>
      </w:r>
      <w:r>
        <w:rPr>
          <w:rFonts w:ascii="Arial" w:hAnsi="Arial" w:cs="Arial"/>
          <w:sz w:val="24"/>
          <w:szCs w:val="24"/>
        </w:rPr>
        <w:t xml:space="preserve"> </w:t>
      </w:r>
      <w:r w:rsidRPr="00802B24">
        <w:rPr>
          <w:rFonts w:ascii="Arial" w:hAnsi="Arial" w:cs="Arial"/>
          <w:sz w:val="24"/>
          <w:szCs w:val="24"/>
        </w:rPr>
        <w:t>(Gráfico 4</w:t>
      </w:r>
      <w:r>
        <w:rPr>
          <w:rFonts w:ascii="Arial" w:hAnsi="Arial" w:cs="Arial"/>
          <w:sz w:val="24"/>
          <w:szCs w:val="24"/>
        </w:rPr>
        <w:t>2</w:t>
      </w:r>
      <w:r w:rsidRPr="00802B24">
        <w:rPr>
          <w:rFonts w:ascii="Arial" w:hAnsi="Arial" w:cs="Arial"/>
          <w:sz w:val="24"/>
          <w:szCs w:val="24"/>
        </w:rPr>
        <w:t>)</w:t>
      </w:r>
      <w:r w:rsidRPr="0074773C">
        <w:rPr>
          <w:rFonts w:ascii="Arial" w:hAnsi="Arial" w:cs="Arial"/>
          <w:sz w:val="24"/>
          <w:szCs w:val="24"/>
        </w:rPr>
        <w:t>. Houve um aumento de 5 unidades no Brasi</w:t>
      </w:r>
      <w:r>
        <w:rPr>
          <w:rFonts w:ascii="Arial" w:hAnsi="Arial" w:cs="Arial"/>
          <w:sz w:val="24"/>
          <w:szCs w:val="24"/>
        </w:rPr>
        <w:t>l em comparação ao ano anterior.</w:t>
      </w:r>
    </w:p>
    <w:p w14:paraId="119C38A8" w14:textId="4B788404" w:rsidR="0074773C" w:rsidRPr="00802B24" w:rsidRDefault="0074773C" w:rsidP="0074773C">
      <w:pPr>
        <w:autoSpaceDE w:val="0"/>
        <w:autoSpaceDN w:val="0"/>
        <w:adjustRightInd w:val="0"/>
        <w:spacing w:after="0" w:line="240" w:lineRule="auto"/>
        <w:jc w:val="both"/>
        <w:rPr>
          <w:rFonts w:ascii="Arial" w:hAnsi="Arial" w:cs="Arial"/>
          <w:b/>
          <w:sz w:val="24"/>
          <w:szCs w:val="24"/>
        </w:rPr>
      </w:pPr>
      <w:r w:rsidRPr="0074773C">
        <w:rPr>
          <w:rFonts w:ascii="Arial" w:hAnsi="Arial" w:cs="Arial"/>
          <w:b/>
          <w:sz w:val="24"/>
          <w:szCs w:val="24"/>
        </w:rPr>
        <w:t xml:space="preserve">Gráfico </w:t>
      </w:r>
      <w:r>
        <w:rPr>
          <w:rFonts w:ascii="Arial" w:hAnsi="Arial" w:cs="Arial"/>
          <w:b/>
          <w:sz w:val="24"/>
          <w:szCs w:val="24"/>
        </w:rPr>
        <w:t>4</w:t>
      </w:r>
      <w:r w:rsidRPr="0074773C">
        <w:rPr>
          <w:rFonts w:ascii="Arial" w:hAnsi="Arial" w:cs="Arial"/>
          <w:b/>
          <w:sz w:val="24"/>
          <w:szCs w:val="24"/>
        </w:rPr>
        <w:t>2: Quantidade de Centro</w:t>
      </w:r>
      <w:r w:rsidRPr="0074773C">
        <w:rPr>
          <w:rFonts w:ascii="Arial" w:hAnsi="Arial" w:cs="Arial"/>
          <w:b/>
          <w:sz w:val="24"/>
          <w:szCs w:val="24"/>
        </w:rPr>
        <w:t>s</w:t>
      </w:r>
      <w:r w:rsidRPr="0074773C">
        <w:rPr>
          <w:rFonts w:ascii="Arial" w:hAnsi="Arial" w:cs="Arial"/>
          <w:b/>
          <w:sz w:val="24"/>
          <w:szCs w:val="24"/>
        </w:rPr>
        <w:t xml:space="preserve">-Dia </w:t>
      </w:r>
      <w:r w:rsidR="00047AB5" w:rsidRPr="002016E2">
        <w:rPr>
          <w:rFonts w:ascii="Arial" w:hAnsi="Arial" w:cs="Arial"/>
          <w:b/>
          <w:sz w:val="24"/>
          <w:szCs w:val="24"/>
        </w:rPr>
        <w:t xml:space="preserve">segundo grandes regiões </w:t>
      </w:r>
      <w:r w:rsidRPr="0074773C">
        <w:rPr>
          <w:rFonts w:ascii="Arial" w:hAnsi="Arial" w:cs="Arial"/>
          <w:b/>
          <w:sz w:val="24"/>
          <w:szCs w:val="24"/>
        </w:rPr>
        <w:t>– Brasil, 2016</w:t>
      </w:r>
    </w:p>
    <w:p w14:paraId="31364446" w14:textId="77777777" w:rsidR="0074773C" w:rsidRPr="00802B24" w:rsidRDefault="0074773C" w:rsidP="0074773C">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ECDDFBD" wp14:editId="3B0D489A">
            <wp:extent cx="5400040" cy="3731895"/>
            <wp:effectExtent l="0" t="0" r="10160" b="1905"/>
            <wp:docPr id="207" name="Gráfico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802B24">
        <w:rPr>
          <w:rFonts w:ascii="Arial" w:hAnsi="Arial" w:cs="Arial"/>
          <w:sz w:val="18"/>
          <w:szCs w:val="18"/>
        </w:rPr>
        <w:t>Fonte: MDS, Censo SUAS.</w:t>
      </w:r>
    </w:p>
    <w:p w14:paraId="09E5F099" w14:textId="77777777" w:rsidR="0074773C" w:rsidRPr="00802B24" w:rsidRDefault="0074773C" w:rsidP="0074773C">
      <w:pPr>
        <w:autoSpaceDE w:val="0"/>
        <w:autoSpaceDN w:val="0"/>
        <w:adjustRightInd w:val="0"/>
        <w:spacing w:line="360" w:lineRule="auto"/>
        <w:jc w:val="both"/>
        <w:rPr>
          <w:rFonts w:ascii="Arial" w:hAnsi="Arial" w:cs="Arial"/>
          <w:sz w:val="24"/>
          <w:szCs w:val="24"/>
        </w:rPr>
      </w:pPr>
    </w:p>
    <w:p w14:paraId="554BD5C7" w14:textId="77777777" w:rsidR="000C5C68" w:rsidRPr="000C5C68" w:rsidRDefault="000C5C68" w:rsidP="000C5C68">
      <w:pPr>
        <w:autoSpaceDE w:val="0"/>
        <w:autoSpaceDN w:val="0"/>
        <w:adjustRightInd w:val="0"/>
        <w:spacing w:line="360" w:lineRule="auto"/>
        <w:jc w:val="both"/>
        <w:rPr>
          <w:rFonts w:ascii="Arial" w:hAnsi="Arial" w:cs="Arial"/>
          <w:sz w:val="24"/>
          <w:szCs w:val="24"/>
        </w:rPr>
      </w:pPr>
      <w:r w:rsidRPr="000C5C68">
        <w:rPr>
          <w:rFonts w:ascii="Arial" w:hAnsi="Arial" w:cs="Arial"/>
          <w:sz w:val="24"/>
          <w:szCs w:val="24"/>
        </w:rPr>
        <w:t>Em 2016 a maior parte dos Centros-Dia estava localizada em imóveis próprios (63,3% do total de unidades). Em seguida, vinham as Unidades localizadas em imóveis cedidos (20,0%) e em imóveis alugados (14,9%).</w:t>
      </w:r>
    </w:p>
    <w:p w14:paraId="595515F9" w14:textId="77777777" w:rsidR="0074773C" w:rsidRPr="00802B24" w:rsidRDefault="000C5C68" w:rsidP="000C5C68">
      <w:pPr>
        <w:autoSpaceDE w:val="0"/>
        <w:autoSpaceDN w:val="0"/>
        <w:adjustRightInd w:val="0"/>
        <w:spacing w:line="360" w:lineRule="auto"/>
        <w:jc w:val="both"/>
        <w:rPr>
          <w:rFonts w:ascii="Arial" w:hAnsi="Arial" w:cs="Arial"/>
          <w:sz w:val="24"/>
          <w:szCs w:val="24"/>
        </w:rPr>
      </w:pPr>
      <w:r w:rsidRPr="000C5C68">
        <w:rPr>
          <w:rFonts w:ascii="Arial" w:hAnsi="Arial" w:cs="Arial"/>
          <w:sz w:val="24"/>
          <w:szCs w:val="24"/>
        </w:rPr>
        <w:t xml:space="preserve">Os percentuais não se alteraram muito em relação ao ano anterior: houve pequeno aumento nos percentuais de imóveis próprios e alugados e pequena redução nos percentuais de Centros-Dia funcionando em imóveis cedidos </w:t>
      </w:r>
      <w:r w:rsidR="0074773C" w:rsidRPr="00802B24">
        <w:rPr>
          <w:rFonts w:ascii="Arial" w:hAnsi="Arial" w:cs="Arial"/>
          <w:sz w:val="24"/>
          <w:szCs w:val="24"/>
        </w:rPr>
        <w:t>(Gráfico 4</w:t>
      </w:r>
      <w:r>
        <w:rPr>
          <w:rFonts w:ascii="Arial" w:hAnsi="Arial" w:cs="Arial"/>
          <w:sz w:val="24"/>
          <w:szCs w:val="24"/>
        </w:rPr>
        <w:t>3</w:t>
      </w:r>
      <w:r w:rsidR="0074773C" w:rsidRPr="00802B24">
        <w:rPr>
          <w:rFonts w:ascii="Arial" w:hAnsi="Arial" w:cs="Arial"/>
          <w:sz w:val="24"/>
          <w:szCs w:val="24"/>
        </w:rPr>
        <w:t>).</w:t>
      </w:r>
    </w:p>
    <w:p w14:paraId="3038D3C4" w14:textId="77777777" w:rsidR="0074773C" w:rsidRPr="00802B24" w:rsidRDefault="000C5C68" w:rsidP="0074773C">
      <w:pPr>
        <w:autoSpaceDE w:val="0"/>
        <w:autoSpaceDN w:val="0"/>
        <w:adjustRightInd w:val="0"/>
        <w:spacing w:after="0" w:line="240" w:lineRule="auto"/>
        <w:jc w:val="both"/>
        <w:rPr>
          <w:rFonts w:ascii="Arial" w:hAnsi="Arial" w:cs="Arial"/>
          <w:b/>
          <w:sz w:val="24"/>
          <w:szCs w:val="24"/>
        </w:rPr>
      </w:pPr>
      <w:r w:rsidRPr="000C5C68">
        <w:rPr>
          <w:rFonts w:ascii="Arial" w:hAnsi="Arial" w:cs="Arial"/>
          <w:b/>
          <w:sz w:val="24"/>
          <w:szCs w:val="24"/>
        </w:rPr>
        <w:t xml:space="preserve">Gráfico </w:t>
      </w:r>
      <w:r>
        <w:rPr>
          <w:rFonts w:ascii="Arial" w:hAnsi="Arial" w:cs="Arial"/>
          <w:b/>
          <w:sz w:val="24"/>
          <w:szCs w:val="24"/>
        </w:rPr>
        <w:t>4</w:t>
      </w:r>
      <w:r w:rsidRPr="000C5C68">
        <w:rPr>
          <w:rFonts w:ascii="Arial" w:hAnsi="Arial" w:cs="Arial"/>
          <w:b/>
          <w:sz w:val="24"/>
          <w:szCs w:val="24"/>
        </w:rPr>
        <w:t>3: Evolução da implantação de Centro</w:t>
      </w:r>
      <w:r w:rsidRPr="000C5C68">
        <w:rPr>
          <w:rFonts w:ascii="Arial" w:hAnsi="Arial" w:cs="Arial"/>
          <w:b/>
          <w:sz w:val="24"/>
          <w:szCs w:val="24"/>
        </w:rPr>
        <w:t>s</w:t>
      </w:r>
      <w:r w:rsidRPr="000C5C68">
        <w:rPr>
          <w:rFonts w:ascii="Arial" w:hAnsi="Arial" w:cs="Arial"/>
          <w:b/>
          <w:sz w:val="24"/>
          <w:szCs w:val="24"/>
        </w:rPr>
        <w:t>-Dia segundo situação do imóvel (%) – Brasil, 2015 e 2016</w:t>
      </w:r>
    </w:p>
    <w:p w14:paraId="0F20C5AC" w14:textId="77777777" w:rsidR="0074773C" w:rsidRPr="00802B24" w:rsidRDefault="000C5C68" w:rsidP="000C5C68">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7A70800" wp14:editId="2DEAA97D">
            <wp:extent cx="5400040" cy="2896235"/>
            <wp:effectExtent l="0" t="0" r="10160" b="18415"/>
            <wp:docPr id="208" name="Gráfico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74773C" w:rsidRPr="00802B24">
        <w:rPr>
          <w:rFonts w:ascii="Arial" w:hAnsi="Arial" w:cs="Arial"/>
          <w:sz w:val="18"/>
          <w:szCs w:val="18"/>
        </w:rPr>
        <w:t>Fonte: MDS, Censo SUAS.</w:t>
      </w:r>
    </w:p>
    <w:p w14:paraId="774C0530" w14:textId="77777777" w:rsidR="0074773C" w:rsidRPr="00802B24" w:rsidRDefault="0074773C" w:rsidP="0074773C">
      <w:pPr>
        <w:autoSpaceDE w:val="0"/>
        <w:autoSpaceDN w:val="0"/>
        <w:adjustRightInd w:val="0"/>
        <w:spacing w:line="360" w:lineRule="auto"/>
        <w:jc w:val="both"/>
        <w:rPr>
          <w:rFonts w:ascii="Arial" w:hAnsi="Arial" w:cs="Arial"/>
          <w:sz w:val="24"/>
          <w:szCs w:val="24"/>
        </w:rPr>
      </w:pPr>
    </w:p>
    <w:p w14:paraId="74FCEC83" w14:textId="16642D4F" w:rsidR="0074773C" w:rsidRPr="00802B24" w:rsidRDefault="00A718EC" w:rsidP="00A718EC">
      <w:pPr>
        <w:autoSpaceDE w:val="0"/>
        <w:autoSpaceDN w:val="0"/>
        <w:adjustRightInd w:val="0"/>
        <w:spacing w:line="360" w:lineRule="auto"/>
        <w:jc w:val="both"/>
        <w:rPr>
          <w:rFonts w:ascii="Arial" w:hAnsi="Arial" w:cs="Arial"/>
          <w:sz w:val="24"/>
          <w:szCs w:val="24"/>
        </w:rPr>
      </w:pPr>
      <w:r w:rsidRPr="00A718EC">
        <w:rPr>
          <w:rFonts w:ascii="Arial" w:hAnsi="Arial" w:cs="Arial"/>
          <w:sz w:val="24"/>
          <w:szCs w:val="24"/>
        </w:rPr>
        <w:t>Em 2016 a maior parte dos Centros-Dia contava com condições de acessibilidade de acordo com a Norma da ABNT: 871 Unidades (64,8% do total) possuíam banheiro adaptado, 824 (61,3%) rota acessível ao banheiro, 764 (56,8%) rota acessível aos espaços da unidade e 739 (54,9%</w:t>
      </w:r>
      <w:r>
        <w:rPr>
          <w:rFonts w:ascii="Arial" w:hAnsi="Arial" w:cs="Arial"/>
          <w:sz w:val="24"/>
          <w:szCs w:val="24"/>
        </w:rPr>
        <w:t>) acesso principal adaptado.</w:t>
      </w:r>
      <w:r w:rsidR="00047AB5">
        <w:rPr>
          <w:rFonts w:ascii="Arial" w:hAnsi="Arial" w:cs="Arial"/>
          <w:sz w:val="24"/>
          <w:szCs w:val="24"/>
        </w:rPr>
        <w:t xml:space="preserve"> </w:t>
      </w:r>
      <w:r w:rsidR="00037BD7">
        <w:rPr>
          <w:rFonts w:ascii="Arial" w:hAnsi="Arial" w:cs="Arial"/>
          <w:sz w:val="24"/>
          <w:szCs w:val="24"/>
        </w:rPr>
        <w:t>Não fo</w:t>
      </w:r>
      <w:r w:rsidR="00264A8A">
        <w:rPr>
          <w:rFonts w:ascii="Arial" w:hAnsi="Arial" w:cs="Arial"/>
          <w:sz w:val="24"/>
          <w:szCs w:val="24"/>
        </w:rPr>
        <w:t>ram</w:t>
      </w:r>
      <w:r w:rsidR="00037BD7">
        <w:rPr>
          <w:rFonts w:ascii="Arial" w:hAnsi="Arial" w:cs="Arial"/>
          <w:sz w:val="24"/>
          <w:szCs w:val="24"/>
        </w:rPr>
        <w:t xml:space="preserve"> observad</w:t>
      </w:r>
      <w:r w:rsidR="00264A8A">
        <w:rPr>
          <w:rFonts w:ascii="Arial" w:hAnsi="Arial" w:cs="Arial"/>
          <w:sz w:val="24"/>
          <w:szCs w:val="24"/>
        </w:rPr>
        <w:t>as</w:t>
      </w:r>
      <w:r w:rsidR="00037BD7">
        <w:rPr>
          <w:rFonts w:ascii="Arial" w:hAnsi="Arial" w:cs="Arial"/>
          <w:sz w:val="24"/>
          <w:szCs w:val="24"/>
        </w:rPr>
        <w:t xml:space="preserve"> </w:t>
      </w:r>
      <w:r w:rsidRPr="00A718EC">
        <w:rPr>
          <w:rFonts w:ascii="Arial" w:hAnsi="Arial" w:cs="Arial"/>
          <w:sz w:val="24"/>
          <w:szCs w:val="24"/>
        </w:rPr>
        <w:t xml:space="preserve">alterações </w:t>
      </w:r>
      <w:r w:rsidR="00037BD7">
        <w:rPr>
          <w:rFonts w:ascii="Arial" w:hAnsi="Arial" w:cs="Arial"/>
          <w:sz w:val="24"/>
          <w:szCs w:val="24"/>
        </w:rPr>
        <w:t xml:space="preserve">expressivas </w:t>
      </w:r>
      <w:r>
        <w:rPr>
          <w:rFonts w:ascii="Arial" w:hAnsi="Arial" w:cs="Arial"/>
          <w:sz w:val="24"/>
          <w:szCs w:val="24"/>
        </w:rPr>
        <w:t>em relação ao ano anterior</w:t>
      </w:r>
      <w:r w:rsidRPr="00A718EC">
        <w:rPr>
          <w:rFonts w:ascii="Arial" w:hAnsi="Arial" w:cs="Arial"/>
          <w:sz w:val="24"/>
          <w:szCs w:val="24"/>
        </w:rPr>
        <w:t xml:space="preserve"> </w:t>
      </w:r>
      <w:r w:rsidR="0074773C" w:rsidRPr="00802B24">
        <w:rPr>
          <w:rFonts w:ascii="Arial" w:hAnsi="Arial" w:cs="Arial"/>
          <w:sz w:val="24"/>
          <w:szCs w:val="24"/>
        </w:rPr>
        <w:t>(Gráfico 4</w:t>
      </w:r>
      <w:r>
        <w:rPr>
          <w:rFonts w:ascii="Arial" w:hAnsi="Arial" w:cs="Arial"/>
          <w:sz w:val="24"/>
          <w:szCs w:val="24"/>
        </w:rPr>
        <w:t>4</w:t>
      </w:r>
      <w:r w:rsidR="0074773C" w:rsidRPr="00802B24">
        <w:rPr>
          <w:rFonts w:ascii="Arial" w:hAnsi="Arial" w:cs="Arial"/>
          <w:sz w:val="24"/>
          <w:szCs w:val="24"/>
        </w:rPr>
        <w:t>).</w:t>
      </w:r>
    </w:p>
    <w:p w14:paraId="260A62AA" w14:textId="77777777" w:rsidR="0074773C" w:rsidRPr="00802B24" w:rsidRDefault="00A718EC" w:rsidP="0074773C">
      <w:pPr>
        <w:autoSpaceDE w:val="0"/>
        <w:autoSpaceDN w:val="0"/>
        <w:adjustRightInd w:val="0"/>
        <w:spacing w:after="0" w:line="240" w:lineRule="auto"/>
        <w:jc w:val="both"/>
        <w:rPr>
          <w:rFonts w:ascii="Arial" w:hAnsi="Arial" w:cs="Arial"/>
          <w:b/>
          <w:sz w:val="24"/>
          <w:szCs w:val="24"/>
        </w:rPr>
      </w:pPr>
      <w:r w:rsidRPr="00A718EC">
        <w:rPr>
          <w:rFonts w:ascii="Arial" w:hAnsi="Arial" w:cs="Arial"/>
          <w:b/>
          <w:sz w:val="24"/>
          <w:szCs w:val="24"/>
        </w:rPr>
        <w:t xml:space="preserve">Gráfico </w:t>
      </w:r>
      <w:r>
        <w:rPr>
          <w:rFonts w:ascii="Arial" w:hAnsi="Arial" w:cs="Arial"/>
          <w:b/>
          <w:sz w:val="24"/>
          <w:szCs w:val="24"/>
        </w:rPr>
        <w:t>4</w:t>
      </w:r>
      <w:r w:rsidRPr="00A718EC">
        <w:rPr>
          <w:rFonts w:ascii="Arial" w:hAnsi="Arial" w:cs="Arial"/>
          <w:b/>
          <w:sz w:val="24"/>
          <w:szCs w:val="24"/>
        </w:rPr>
        <w:t>4: Centro</w:t>
      </w:r>
      <w:r w:rsidRPr="00A718EC">
        <w:rPr>
          <w:rFonts w:ascii="Arial" w:hAnsi="Arial" w:cs="Arial"/>
          <w:b/>
          <w:sz w:val="24"/>
          <w:szCs w:val="24"/>
        </w:rPr>
        <w:t>s</w:t>
      </w:r>
      <w:r w:rsidRPr="00A718EC">
        <w:rPr>
          <w:rFonts w:ascii="Arial" w:hAnsi="Arial" w:cs="Arial"/>
          <w:b/>
          <w:sz w:val="24"/>
          <w:szCs w:val="24"/>
        </w:rPr>
        <w:t>-Dia segundo condição de acessibilidade de acordo com a Norma da ABNT – Brasil, 2015 e 2016</w:t>
      </w:r>
    </w:p>
    <w:p w14:paraId="7777DE02" w14:textId="77777777" w:rsidR="0074773C" w:rsidRPr="00802B24" w:rsidRDefault="00A718EC" w:rsidP="00A718EC">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1E74F0D0" wp14:editId="07470B38">
            <wp:extent cx="5400040" cy="3413125"/>
            <wp:effectExtent l="0" t="0" r="10160" b="15875"/>
            <wp:docPr id="215" name="Gráfico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4773C" w:rsidRPr="00802B24">
        <w:rPr>
          <w:rFonts w:ascii="Arial" w:hAnsi="Arial" w:cs="Arial"/>
          <w:sz w:val="18"/>
          <w:szCs w:val="18"/>
        </w:rPr>
        <w:t>Fonte: MDS, Censo SUAS.</w:t>
      </w:r>
    </w:p>
    <w:p w14:paraId="4C8CF327" w14:textId="77777777" w:rsidR="0074773C" w:rsidRDefault="0074773C" w:rsidP="0074773C">
      <w:pPr>
        <w:autoSpaceDE w:val="0"/>
        <w:autoSpaceDN w:val="0"/>
        <w:adjustRightInd w:val="0"/>
        <w:spacing w:line="360" w:lineRule="auto"/>
        <w:jc w:val="both"/>
        <w:rPr>
          <w:rFonts w:ascii="Arial" w:hAnsi="Arial" w:cs="Arial"/>
          <w:sz w:val="24"/>
          <w:szCs w:val="24"/>
        </w:rPr>
      </w:pPr>
    </w:p>
    <w:p w14:paraId="565905E5" w14:textId="77777777" w:rsidR="001374E5" w:rsidRDefault="001374E5" w:rsidP="0074773C">
      <w:pPr>
        <w:autoSpaceDE w:val="0"/>
        <w:autoSpaceDN w:val="0"/>
        <w:adjustRightInd w:val="0"/>
        <w:spacing w:line="360" w:lineRule="auto"/>
        <w:jc w:val="both"/>
        <w:rPr>
          <w:rFonts w:ascii="Arial" w:hAnsi="Arial" w:cs="Arial"/>
          <w:sz w:val="24"/>
          <w:szCs w:val="24"/>
        </w:rPr>
      </w:pPr>
      <w:r w:rsidRPr="001374E5">
        <w:rPr>
          <w:rFonts w:ascii="Arial" w:hAnsi="Arial" w:cs="Arial"/>
          <w:sz w:val="24"/>
          <w:szCs w:val="24"/>
        </w:rPr>
        <w:t>Além das condições de acessibilidades que foram anteriormente informadas (acesso principal adaptado com rampas e rota acessível à Unidade, rotas acessíveis aos espaços e banheiros, e banheiro adaptado para pessoas com deficiência e/ou mobilidade reduzida), o</w:t>
      </w:r>
      <w:r>
        <w:rPr>
          <w:rFonts w:ascii="Arial" w:hAnsi="Arial" w:cs="Arial"/>
          <w:sz w:val="24"/>
          <w:szCs w:val="24"/>
        </w:rPr>
        <w:t>s</w:t>
      </w:r>
      <w:r w:rsidRPr="001374E5">
        <w:rPr>
          <w:rFonts w:ascii="Arial" w:hAnsi="Arial" w:cs="Arial"/>
          <w:sz w:val="24"/>
          <w:szCs w:val="24"/>
        </w:rPr>
        <w:t xml:space="preserve"> outros tipos de adaptações mais encontrados foram outras adaptações e tecnologias assistivas para deficiência intelectual e autismo (observado em 393 unidades), seguido do suporte de profissional com conhecimento em LIBRAS (com ocorrência em 380 unidades) </w:t>
      </w:r>
      <w:r w:rsidRPr="00802B24">
        <w:rPr>
          <w:rFonts w:ascii="Arial" w:hAnsi="Arial" w:cs="Arial"/>
          <w:sz w:val="24"/>
          <w:szCs w:val="24"/>
        </w:rPr>
        <w:t>(Gráfico 4</w:t>
      </w:r>
      <w:r>
        <w:rPr>
          <w:rFonts w:ascii="Arial" w:hAnsi="Arial" w:cs="Arial"/>
          <w:sz w:val="24"/>
          <w:szCs w:val="24"/>
        </w:rPr>
        <w:t>5</w:t>
      </w:r>
      <w:r w:rsidRPr="00802B24">
        <w:rPr>
          <w:rFonts w:ascii="Arial" w:hAnsi="Arial" w:cs="Arial"/>
          <w:sz w:val="24"/>
          <w:szCs w:val="24"/>
        </w:rPr>
        <w:t>).</w:t>
      </w:r>
    </w:p>
    <w:p w14:paraId="3043FD28" w14:textId="56EC83FB" w:rsidR="001374E5" w:rsidRDefault="001374E5" w:rsidP="001374E5">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4</w:t>
      </w:r>
      <w:r w:rsidRPr="001374E5">
        <w:rPr>
          <w:rFonts w:ascii="Arial" w:hAnsi="Arial" w:cs="Arial"/>
          <w:b/>
          <w:sz w:val="24"/>
          <w:szCs w:val="24"/>
        </w:rPr>
        <w:t>5: Quantidade de Centro</w:t>
      </w:r>
      <w:r w:rsidRPr="001374E5">
        <w:rPr>
          <w:rFonts w:ascii="Arial" w:hAnsi="Arial" w:cs="Arial"/>
          <w:b/>
          <w:sz w:val="24"/>
          <w:szCs w:val="24"/>
        </w:rPr>
        <w:t xml:space="preserve">s </w:t>
      </w:r>
      <w:r w:rsidRPr="001374E5">
        <w:rPr>
          <w:rFonts w:ascii="Arial" w:hAnsi="Arial" w:cs="Arial"/>
          <w:b/>
          <w:sz w:val="24"/>
          <w:szCs w:val="24"/>
        </w:rPr>
        <w:t xml:space="preserve">Dia segundo outras adaptações </w:t>
      </w:r>
      <w:commentRangeStart w:id="9"/>
      <w:r w:rsidRPr="001374E5">
        <w:rPr>
          <w:rFonts w:ascii="Arial" w:hAnsi="Arial" w:cs="Arial"/>
          <w:b/>
          <w:sz w:val="24"/>
          <w:szCs w:val="24"/>
        </w:rPr>
        <w:t>pa</w:t>
      </w:r>
      <w:r>
        <w:rPr>
          <w:rFonts w:ascii="Arial" w:hAnsi="Arial" w:cs="Arial"/>
          <w:b/>
          <w:sz w:val="24"/>
          <w:szCs w:val="24"/>
        </w:rPr>
        <w:t>ra</w:t>
      </w:r>
      <w:commentRangeEnd w:id="9"/>
      <w:r w:rsidR="00AA7D6E">
        <w:rPr>
          <w:rStyle w:val="Refdecomentrio"/>
        </w:rPr>
        <w:commentReference w:id="9"/>
      </w:r>
      <w:r>
        <w:rPr>
          <w:rFonts w:ascii="Arial" w:hAnsi="Arial" w:cs="Arial"/>
          <w:b/>
          <w:sz w:val="24"/>
          <w:szCs w:val="24"/>
        </w:rPr>
        <w:t xml:space="preserve"> acessibilidade – Brasil, </w:t>
      </w:r>
      <w:commentRangeStart w:id="10"/>
      <w:r>
        <w:rPr>
          <w:rFonts w:ascii="Arial" w:hAnsi="Arial" w:cs="Arial"/>
          <w:b/>
          <w:sz w:val="24"/>
          <w:szCs w:val="24"/>
        </w:rPr>
        <w:t>2016</w:t>
      </w:r>
      <w:commentRangeEnd w:id="10"/>
      <w:r>
        <w:rPr>
          <w:rStyle w:val="Refdecomentrio"/>
        </w:rPr>
        <w:commentReference w:id="10"/>
      </w:r>
    </w:p>
    <w:p w14:paraId="3B53AEA4" w14:textId="77777777" w:rsidR="001374E5" w:rsidRPr="00802B24" w:rsidRDefault="001374E5" w:rsidP="001374E5">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4B862AE6" wp14:editId="7528A54C">
            <wp:extent cx="5400040" cy="2838450"/>
            <wp:effectExtent l="0" t="0" r="10160" b="0"/>
            <wp:docPr id="217" name="Gráfico 2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802B24">
        <w:rPr>
          <w:rFonts w:ascii="Arial" w:hAnsi="Arial" w:cs="Arial"/>
          <w:sz w:val="18"/>
          <w:szCs w:val="18"/>
        </w:rPr>
        <w:t>Fonte: MDS, Censo SUAS.</w:t>
      </w:r>
    </w:p>
    <w:p w14:paraId="145F8B85" w14:textId="77777777" w:rsidR="005545CD" w:rsidRDefault="005545CD" w:rsidP="005545CD">
      <w:pPr>
        <w:autoSpaceDE w:val="0"/>
        <w:autoSpaceDN w:val="0"/>
        <w:adjustRightInd w:val="0"/>
        <w:spacing w:line="360" w:lineRule="auto"/>
        <w:jc w:val="both"/>
        <w:rPr>
          <w:rFonts w:ascii="Arial" w:hAnsi="Arial" w:cs="Arial"/>
          <w:sz w:val="24"/>
          <w:szCs w:val="24"/>
        </w:rPr>
      </w:pPr>
    </w:p>
    <w:p w14:paraId="30781ACD" w14:textId="77777777" w:rsidR="005545CD" w:rsidRPr="005545CD" w:rsidRDefault="005545CD" w:rsidP="005545CD">
      <w:pPr>
        <w:autoSpaceDE w:val="0"/>
        <w:autoSpaceDN w:val="0"/>
        <w:adjustRightInd w:val="0"/>
        <w:spacing w:line="360" w:lineRule="auto"/>
        <w:jc w:val="both"/>
        <w:rPr>
          <w:rFonts w:ascii="Arial" w:hAnsi="Arial" w:cs="Arial"/>
          <w:sz w:val="24"/>
          <w:szCs w:val="24"/>
        </w:rPr>
      </w:pPr>
      <w:r w:rsidRPr="005545CD">
        <w:rPr>
          <w:rFonts w:ascii="Arial" w:hAnsi="Arial" w:cs="Arial"/>
          <w:sz w:val="24"/>
          <w:szCs w:val="24"/>
        </w:rPr>
        <w:t>Em 2016, existiam 851 Centros-Dia funcionando em imóveis próprios, 201 em imóveis alu</w:t>
      </w:r>
      <w:r>
        <w:rPr>
          <w:rFonts w:ascii="Arial" w:hAnsi="Arial" w:cs="Arial"/>
          <w:sz w:val="24"/>
          <w:szCs w:val="24"/>
        </w:rPr>
        <w:t>gados e 269 em imóveis cedidos.</w:t>
      </w:r>
    </w:p>
    <w:p w14:paraId="0AA8E7C5" w14:textId="77777777" w:rsidR="005545CD" w:rsidRPr="005545CD" w:rsidRDefault="005545CD" w:rsidP="005545CD">
      <w:pPr>
        <w:autoSpaceDE w:val="0"/>
        <w:autoSpaceDN w:val="0"/>
        <w:adjustRightInd w:val="0"/>
        <w:spacing w:line="360" w:lineRule="auto"/>
        <w:jc w:val="both"/>
        <w:rPr>
          <w:rFonts w:ascii="Arial" w:hAnsi="Arial" w:cs="Arial"/>
          <w:sz w:val="24"/>
          <w:szCs w:val="24"/>
        </w:rPr>
      </w:pPr>
      <w:r w:rsidRPr="005545CD">
        <w:rPr>
          <w:rFonts w:ascii="Arial" w:hAnsi="Arial" w:cs="Arial"/>
          <w:sz w:val="24"/>
          <w:szCs w:val="24"/>
        </w:rPr>
        <w:t>Entre os Centros-Dia que funcionavam em imóveis próprios, 71,0% (604 Unidades) tinham banheiro adaptado para pessoas com deficiência e/ou mobilidade reduzida de acordo com a Norma ABNT (NBR9050), enquanto entre os imóveis locados esse percentual era de 36,8% das 201 unidades. 65,4% dos 269 imóveis cedidos tinham essa adaptação em</w:t>
      </w:r>
      <w:r>
        <w:rPr>
          <w:rFonts w:ascii="Arial" w:hAnsi="Arial" w:cs="Arial"/>
          <w:sz w:val="24"/>
          <w:szCs w:val="24"/>
        </w:rPr>
        <w:t xml:space="preserve"> conformidade com a Norma ABNT.</w:t>
      </w:r>
    </w:p>
    <w:p w14:paraId="0CD01403" w14:textId="77777777" w:rsidR="001374E5" w:rsidRPr="005545CD" w:rsidRDefault="005545CD" w:rsidP="005545CD">
      <w:pPr>
        <w:autoSpaceDE w:val="0"/>
        <w:autoSpaceDN w:val="0"/>
        <w:adjustRightInd w:val="0"/>
        <w:spacing w:line="360" w:lineRule="auto"/>
        <w:jc w:val="both"/>
        <w:rPr>
          <w:rFonts w:ascii="Arial" w:hAnsi="Arial" w:cs="Arial"/>
          <w:sz w:val="24"/>
          <w:szCs w:val="24"/>
        </w:rPr>
      </w:pPr>
      <w:r w:rsidRPr="005545CD">
        <w:rPr>
          <w:rFonts w:ascii="Arial" w:hAnsi="Arial" w:cs="Arial"/>
          <w:sz w:val="24"/>
          <w:szCs w:val="24"/>
        </w:rPr>
        <w:t>Para todos os critérios analisados, os Centros-Dia que funcionavam em imóveis próprios ou cedidos tinham melhores condições de adaptação que aqueles que funcionavam em imóveis alugados</w:t>
      </w:r>
      <w:r>
        <w:rPr>
          <w:rFonts w:ascii="Arial" w:hAnsi="Arial" w:cs="Arial"/>
          <w:sz w:val="24"/>
          <w:szCs w:val="24"/>
        </w:rPr>
        <w:t xml:space="preserve"> </w:t>
      </w:r>
      <w:r w:rsidRPr="00802B24">
        <w:rPr>
          <w:rFonts w:ascii="Arial" w:hAnsi="Arial" w:cs="Arial"/>
          <w:sz w:val="24"/>
          <w:szCs w:val="24"/>
        </w:rPr>
        <w:t>(Gráfico 4</w:t>
      </w:r>
      <w:r>
        <w:rPr>
          <w:rFonts w:ascii="Arial" w:hAnsi="Arial" w:cs="Arial"/>
          <w:sz w:val="24"/>
          <w:szCs w:val="24"/>
        </w:rPr>
        <w:t>6</w:t>
      </w:r>
      <w:r w:rsidRPr="00802B24">
        <w:rPr>
          <w:rFonts w:ascii="Arial" w:hAnsi="Arial" w:cs="Arial"/>
          <w:sz w:val="24"/>
          <w:szCs w:val="24"/>
        </w:rPr>
        <w:t>)</w:t>
      </w:r>
      <w:r w:rsidRPr="005545CD">
        <w:rPr>
          <w:rFonts w:ascii="Arial" w:hAnsi="Arial" w:cs="Arial"/>
          <w:sz w:val="24"/>
          <w:szCs w:val="24"/>
        </w:rPr>
        <w:t>.</w:t>
      </w:r>
    </w:p>
    <w:p w14:paraId="259C6758" w14:textId="3675FAEB" w:rsidR="005545CD" w:rsidRDefault="005545CD" w:rsidP="005545CD">
      <w:pPr>
        <w:autoSpaceDE w:val="0"/>
        <w:autoSpaceDN w:val="0"/>
        <w:adjustRightInd w:val="0"/>
        <w:spacing w:after="0" w:line="240" w:lineRule="auto"/>
        <w:jc w:val="both"/>
        <w:rPr>
          <w:rFonts w:ascii="Arial" w:hAnsi="Arial" w:cs="Arial"/>
          <w:b/>
          <w:sz w:val="24"/>
          <w:szCs w:val="24"/>
        </w:rPr>
      </w:pPr>
      <w:r w:rsidRPr="005545CD">
        <w:rPr>
          <w:rFonts w:ascii="Arial" w:hAnsi="Arial" w:cs="Arial"/>
          <w:b/>
          <w:sz w:val="24"/>
          <w:szCs w:val="24"/>
        </w:rPr>
        <w:t xml:space="preserve">Gráfico </w:t>
      </w:r>
      <w:r>
        <w:rPr>
          <w:rFonts w:ascii="Arial" w:hAnsi="Arial" w:cs="Arial"/>
          <w:b/>
          <w:sz w:val="24"/>
          <w:szCs w:val="24"/>
        </w:rPr>
        <w:t>4</w:t>
      </w:r>
      <w:r w:rsidRPr="005545CD">
        <w:rPr>
          <w:rFonts w:ascii="Arial" w:hAnsi="Arial" w:cs="Arial"/>
          <w:b/>
          <w:sz w:val="24"/>
          <w:szCs w:val="24"/>
        </w:rPr>
        <w:t xml:space="preserve">6: Percentual de </w:t>
      </w:r>
      <w:r w:rsidRPr="005545CD">
        <w:rPr>
          <w:rFonts w:ascii="Arial" w:hAnsi="Arial" w:cs="Arial"/>
          <w:b/>
          <w:sz w:val="24"/>
          <w:szCs w:val="24"/>
        </w:rPr>
        <w:t xml:space="preserve">Centros </w:t>
      </w:r>
      <w:r w:rsidRPr="005545CD">
        <w:rPr>
          <w:rFonts w:ascii="Arial" w:hAnsi="Arial" w:cs="Arial"/>
          <w:b/>
          <w:sz w:val="24"/>
          <w:szCs w:val="24"/>
        </w:rPr>
        <w:t xml:space="preserve">Dia </w:t>
      </w:r>
      <w:r w:rsidR="00037BD7">
        <w:rPr>
          <w:rFonts w:ascii="Arial" w:hAnsi="Arial" w:cs="Arial"/>
          <w:b/>
          <w:sz w:val="24"/>
          <w:szCs w:val="24"/>
        </w:rPr>
        <w:t>segundo</w:t>
      </w:r>
      <w:r w:rsidR="00037BD7" w:rsidRPr="005545CD">
        <w:rPr>
          <w:rFonts w:ascii="Arial" w:hAnsi="Arial" w:cs="Arial"/>
          <w:b/>
          <w:sz w:val="24"/>
          <w:szCs w:val="24"/>
        </w:rPr>
        <w:t xml:space="preserve"> </w:t>
      </w:r>
      <w:r w:rsidRPr="005545CD">
        <w:rPr>
          <w:rFonts w:ascii="Arial" w:hAnsi="Arial" w:cs="Arial"/>
          <w:b/>
          <w:sz w:val="24"/>
          <w:szCs w:val="24"/>
        </w:rPr>
        <w:t xml:space="preserve">condição de acessibilidade de acordo com a Norma da ABNT </w:t>
      </w:r>
      <w:r w:rsidR="00037BD7">
        <w:rPr>
          <w:rFonts w:ascii="Arial" w:hAnsi="Arial" w:cs="Arial"/>
          <w:b/>
          <w:sz w:val="24"/>
          <w:szCs w:val="24"/>
        </w:rPr>
        <w:t>e</w:t>
      </w:r>
      <w:r w:rsidR="00037BD7" w:rsidRPr="005545CD">
        <w:rPr>
          <w:rFonts w:ascii="Arial" w:hAnsi="Arial" w:cs="Arial"/>
          <w:b/>
          <w:sz w:val="24"/>
          <w:szCs w:val="24"/>
        </w:rPr>
        <w:t xml:space="preserve"> </w:t>
      </w:r>
      <w:r w:rsidRPr="005545CD">
        <w:rPr>
          <w:rFonts w:ascii="Arial" w:hAnsi="Arial" w:cs="Arial"/>
          <w:b/>
          <w:sz w:val="24"/>
          <w:szCs w:val="24"/>
        </w:rPr>
        <w:t>situação do imóvel – Brasil, 2016</w:t>
      </w:r>
    </w:p>
    <w:p w14:paraId="7C3573E8" w14:textId="77777777" w:rsidR="005545CD" w:rsidRPr="00802B24" w:rsidRDefault="005545CD" w:rsidP="005545CD">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35A5C75" wp14:editId="2C99B41F">
            <wp:extent cx="5400040" cy="3688080"/>
            <wp:effectExtent l="0" t="0" r="10160" b="7620"/>
            <wp:docPr id="218" name="Gráfico 2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802B24">
        <w:rPr>
          <w:rFonts w:ascii="Arial" w:hAnsi="Arial" w:cs="Arial"/>
          <w:sz w:val="18"/>
          <w:szCs w:val="18"/>
        </w:rPr>
        <w:t>Fonte: MDS, Censo SUAS.</w:t>
      </w:r>
    </w:p>
    <w:p w14:paraId="29AC7C6D" w14:textId="77777777" w:rsidR="00722BE3" w:rsidRPr="00722BE3" w:rsidRDefault="00722BE3" w:rsidP="00722BE3">
      <w:pPr>
        <w:autoSpaceDE w:val="0"/>
        <w:autoSpaceDN w:val="0"/>
        <w:adjustRightInd w:val="0"/>
        <w:spacing w:line="360" w:lineRule="auto"/>
        <w:jc w:val="both"/>
        <w:rPr>
          <w:rFonts w:ascii="Arial" w:hAnsi="Arial" w:cs="Arial"/>
          <w:sz w:val="24"/>
          <w:szCs w:val="24"/>
        </w:rPr>
      </w:pPr>
      <w:r w:rsidRPr="00722BE3">
        <w:rPr>
          <w:rFonts w:ascii="Arial" w:hAnsi="Arial" w:cs="Arial"/>
          <w:sz w:val="24"/>
          <w:szCs w:val="24"/>
        </w:rPr>
        <w:t>Em 2016, 82,5% dos Centros-Dia (1.110 unidades) atenderam crianças e adolescentes com deficiência e com algum grau de dependência. Esse percentual foi inferior ao observado em 2015, quando 86,2% dos Centros-dia (1.155 unidades) presta</w:t>
      </w:r>
      <w:r>
        <w:rPr>
          <w:rFonts w:ascii="Arial" w:hAnsi="Arial" w:cs="Arial"/>
          <w:sz w:val="24"/>
          <w:szCs w:val="24"/>
        </w:rPr>
        <w:t>ram atendimento a esse público.</w:t>
      </w:r>
    </w:p>
    <w:p w14:paraId="592E1FDD" w14:textId="77777777" w:rsidR="005545CD" w:rsidRPr="00722BE3" w:rsidRDefault="00722BE3" w:rsidP="00722BE3">
      <w:pPr>
        <w:autoSpaceDE w:val="0"/>
        <w:autoSpaceDN w:val="0"/>
        <w:adjustRightInd w:val="0"/>
        <w:spacing w:line="360" w:lineRule="auto"/>
        <w:jc w:val="both"/>
        <w:rPr>
          <w:rFonts w:ascii="Arial" w:hAnsi="Arial" w:cs="Arial"/>
          <w:sz w:val="24"/>
          <w:szCs w:val="24"/>
        </w:rPr>
      </w:pPr>
      <w:r>
        <w:rPr>
          <w:rFonts w:ascii="Arial" w:hAnsi="Arial" w:cs="Arial"/>
          <w:sz w:val="24"/>
          <w:szCs w:val="24"/>
        </w:rPr>
        <w:t>O atendimento a i</w:t>
      </w:r>
      <w:r w:rsidRPr="00722BE3">
        <w:rPr>
          <w:rFonts w:ascii="Arial" w:hAnsi="Arial" w:cs="Arial"/>
          <w:sz w:val="24"/>
          <w:szCs w:val="24"/>
        </w:rPr>
        <w:t>dosos com algum grau de dependência (sem deficiência) apresentou aumento, com 19,3% das Unidades (259 unidades) declarando ter atendido o público, frente a 16,9% (227 unidades) em 2015</w:t>
      </w:r>
      <w:r>
        <w:rPr>
          <w:rFonts w:ascii="Arial" w:hAnsi="Arial" w:cs="Arial"/>
          <w:sz w:val="24"/>
          <w:szCs w:val="24"/>
        </w:rPr>
        <w:t xml:space="preserve"> </w:t>
      </w:r>
      <w:r w:rsidRPr="00802B24">
        <w:rPr>
          <w:rFonts w:ascii="Arial" w:hAnsi="Arial" w:cs="Arial"/>
          <w:sz w:val="24"/>
          <w:szCs w:val="24"/>
        </w:rPr>
        <w:t>(Gráfico 4</w:t>
      </w:r>
      <w:r>
        <w:rPr>
          <w:rFonts w:ascii="Arial" w:hAnsi="Arial" w:cs="Arial"/>
          <w:sz w:val="24"/>
          <w:szCs w:val="24"/>
        </w:rPr>
        <w:t>7</w:t>
      </w:r>
      <w:r w:rsidRPr="00802B24">
        <w:rPr>
          <w:rFonts w:ascii="Arial" w:hAnsi="Arial" w:cs="Arial"/>
          <w:sz w:val="24"/>
          <w:szCs w:val="24"/>
        </w:rPr>
        <w:t>)</w:t>
      </w:r>
      <w:r w:rsidRPr="00722BE3">
        <w:rPr>
          <w:rFonts w:ascii="Arial" w:hAnsi="Arial" w:cs="Arial"/>
          <w:sz w:val="24"/>
          <w:szCs w:val="24"/>
        </w:rPr>
        <w:t>.</w:t>
      </w:r>
    </w:p>
    <w:p w14:paraId="598938F3" w14:textId="77777777" w:rsidR="00722BE3" w:rsidRPr="00722BE3" w:rsidRDefault="00722BE3" w:rsidP="00722BE3">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4</w:t>
      </w:r>
      <w:r w:rsidRPr="00722BE3">
        <w:rPr>
          <w:rFonts w:ascii="Arial" w:hAnsi="Arial" w:cs="Arial"/>
          <w:b/>
          <w:sz w:val="24"/>
          <w:szCs w:val="24"/>
        </w:rPr>
        <w:t>7: Centro</w:t>
      </w:r>
      <w:r w:rsidRPr="00722BE3">
        <w:rPr>
          <w:rFonts w:ascii="Arial" w:hAnsi="Arial" w:cs="Arial"/>
          <w:b/>
          <w:sz w:val="24"/>
          <w:szCs w:val="24"/>
        </w:rPr>
        <w:t>s</w:t>
      </w:r>
      <w:r w:rsidRPr="00722BE3">
        <w:rPr>
          <w:rFonts w:ascii="Arial" w:hAnsi="Arial" w:cs="Arial"/>
          <w:b/>
          <w:sz w:val="24"/>
          <w:szCs w:val="24"/>
        </w:rPr>
        <w:t>-Dia segundo público atendido. Brasil, 2015 e 2016</w:t>
      </w:r>
    </w:p>
    <w:p w14:paraId="005AB00D" w14:textId="77777777" w:rsidR="00722BE3" w:rsidRPr="00802B24" w:rsidRDefault="00722BE3" w:rsidP="00722BE3">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1F9FC4E8" wp14:editId="4F51C23C">
            <wp:extent cx="5400040" cy="3383915"/>
            <wp:effectExtent l="0" t="0" r="10160" b="6985"/>
            <wp:docPr id="219" name="Gráfico 2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802B24">
        <w:rPr>
          <w:rFonts w:ascii="Arial" w:hAnsi="Arial" w:cs="Arial"/>
          <w:sz w:val="18"/>
          <w:szCs w:val="18"/>
        </w:rPr>
        <w:t>Fonte: MDS, Censo SUAS.</w:t>
      </w:r>
    </w:p>
    <w:p w14:paraId="32209A2C" w14:textId="77777777" w:rsidR="00722BE3" w:rsidRDefault="00722BE3" w:rsidP="00B955CC">
      <w:pPr>
        <w:jc w:val="both"/>
        <w:rPr>
          <w:rFonts w:ascii="Arial" w:hAnsi="Arial" w:cs="Arial"/>
          <w:b/>
        </w:rPr>
      </w:pPr>
    </w:p>
    <w:p w14:paraId="27C74D59" w14:textId="77777777" w:rsidR="00D1634F" w:rsidRPr="00802B24" w:rsidRDefault="00D1634F" w:rsidP="00B955CC">
      <w:pPr>
        <w:jc w:val="both"/>
        <w:rPr>
          <w:rFonts w:ascii="Arial" w:hAnsi="Arial" w:cs="Arial"/>
          <w:b/>
        </w:rPr>
      </w:pPr>
      <w:r w:rsidRPr="00802B24">
        <w:rPr>
          <w:rFonts w:ascii="Arial" w:hAnsi="Arial" w:cs="Arial"/>
          <w:b/>
        </w:rPr>
        <w:t>UNIDADES DE ACOLHIMENTO</w:t>
      </w:r>
    </w:p>
    <w:p w14:paraId="23EF1C83" w14:textId="77777777" w:rsidR="00A06636" w:rsidRPr="00A06636" w:rsidRDefault="00A06636" w:rsidP="00A06636">
      <w:pPr>
        <w:autoSpaceDE w:val="0"/>
        <w:autoSpaceDN w:val="0"/>
        <w:adjustRightInd w:val="0"/>
        <w:spacing w:line="360" w:lineRule="auto"/>
        <w:jc w:val="both"/>
        <w:rPr>
          <w:rFonts w:ascii="Arial" w:hAnsi="Arial" w:cs="Arial"/>
          <w:sz w:val="24"/>
          <w:szCs w:val="24"/>
        </w:rPr>
      </w:pPr>
      <w:r w:rsidRPr="00A06636">
        <w:rPr>
          <w:rFonts w:ascii="Arial" w:hAnsi="Arial" w:cs="Arial"/>
          <w:sz w:val="24"/>
          <w:szCs w:val="24"/>
        </w:rPr>
        <w:t xml:space="preserve">As Unidades de Acolhimento são equipamentos que prestam serviços de proteção social especial de alta complexidade, atendendo pessoas e/ou famílias com vínculos familiares rompidos ou fragilizados, ou que estejam em situação de abandono, ameaça ou violação de direitos, de forma a garantir sua proteção integral. </w:t>
      </w:r>
    </w:p>
    <w:p w14:paraId="27258484" w14:textId="77777777" w:rsidR="003C53E0" w:rsidRPr="00802B24" w:rsidRDefault="00A06636" w:rsidP="00A06636">
      <w:pPr>
        <w:autoSpaceDE w:val="0"/>
        <w:autoSpaceDN w:val="0"/>
        <w:adjustRightInd w:val="0"/>
        <w:spacing w:line="360" w:lineRule="auto"/>
        <w:jc w:val="both"/>
        <w:rPr>
          <w:rFonts w:ascii="Arial" w:hAnsi="Arial" w:cs="Arial"/>
          <w:sz w:val="24"/>
          <w:szCs w:val="24"/>
        </w:rPr>
      </w:pPr>
      <w:r w:rsidRPr="00A06636">
        <w:rPr>
          <w:rFonts w:ascii="Arial" w:hAnsi="Arial" w:cs="Arial"/>
          <w:sz w:val="24"/>
          <w:szCs w:val="24"/>
        </w:rPr>
        <w:t>As informações sobre as Unidades de Acolhimento começaram a ser coletadas pelo Censo Suas a partir do ano de 2012. Entre 2012 e 2016 foram criadas 1.254 novas Unidades, sendo 5.614 no total. A maior concentração de unidades no ano de 2016 é na região Sudeste do país, com 2.990 Unidades de Acolhimento</w:t>
      </w:r>
      <w:r w:rsidR="002B2E3D" w:rsidRPr="00802B24">
        <w:rPr>
          <w:rFonts w:ascii="Arial" w:hAnsi="Arial" w:cs="Arial"/>
          <w:sz w:val="24"/>
          <w:szCs w:val="24"/>
        </w:rPr>
        <w:t xml:space="preserve"> </w:t>
      </w:r>
      <w:r w:rsidR="00550DE4" w:rsidRPr="00802B24">
        <w:rPr>
          <w:rFonts w:ascii="Arial" w:hAnsi="Arial" w:cs="Arial"/>
          <w:sz w:val="24"/>
          <w:szCs w:val="24"/>
        </w:rPr>
        <w:t xml:space="preserve">(Gráfico </w:t>
      </w:r>
      <w:r>
        <w:rPr>
          <w:rFonts w:ascii="Arial" w:hAnsi="Arial" w:cs="Arial"/>
          <w:sz w:val="24"/>
          <w:szCs w:val="24"/>
        </w:rPr>
        <w:t>48</w:t>
      </w:r>
      <w:r w:rsidR="008D1004" w:rsidRPr="00802B24">
        <w:rPr>
          <w:rFonts w:ascii="Arial" w:hAnsi="Arial" w:cs="Arial"/>
          <w:sz w:val="24"/>
          <w:szCs w:val="24"/>
        </w:rPr>
        <w:t>)</w:t>
      </w:r>
      <w:r w:rsidR="003C53E0" w:rsidRPr="00802B24">
        <w:rPr>
          <w:rFonts w:ascii="Arial" w:hAnsi="Arial" w:cs="Arial"/>
          <w:sz w:val="24"/>
          <w:szCs w:val="24"/>
        </w:rPr>
        <w:t>.</w:t>
      </w:r>
    </w:p>
    <w:p w14:paraId="655974E6" w14:textId="77777777" w:rsidR="00D1634F" w:rsidRPr="00802B24" w:rsidRDefault="00A06636" w:rsidP="00B955CC">
      <w:pPr>
        <w:autoSpaceDE w:val="0"/>
        <w:autoSpaceDN w:val="0"/>
        <w:adjustRightInd w:val="0"/>
        <w:spacing w:after="0" w:line="240" w:lineRule="auto"/>
        <w:jc w:val="both"/>
        <w:rPr>
          <w:rFonts w:ascii="Arial" w:hAnsi="Arial" w:cs="Arial"/>
          <w:b/>
          <w:sz w:val="24"/>
          <w:szCs w:val="24"/>
        </w:rPr>
      </w:pPr>
      <w:r w:rsidRPr="00A06636">
        <w:rPr>
          <w:rFonts w:ascii="Arial" w:hAnsi="Arial" w:cs="Arial"/>
          <w:b/>
          <w:sz w:val="24"/>
          <w:szCs w:val="24"/>
        </w:rPr>
        <w:t xml:space="preserve">Gráfico </w:t>
      </w:r>
      <w:r>
        <w:rPr>
          <w:rFonts w:ascii="Arial" w:hAnsi="Arial" w:cs="Arial"/>
          <w:b/>
          <w:sz w:val="24"/>
          <w:szCs w:val="24"/>
        </w:rPr>
        <w:t>4</w:t>
      </w:r>
      <w:r w:rsidRPr="00A06636">
        <w:rPr>
          <w:rFonts w:ascii="Arial" w:hAnsi="Arial" w:cs="Arial"/>
          <w:b/>
          <w:sz w:val="24"/>
          <w:szCs w:val="24"/>
        </w:rPr>
        <w:t xml:space="preserve">8: Evolução do quantitativo de Unidades de Acolhimento </w:t>
      </w:r>
      <w:proofErr w:type="gramStart"/>
      <w:r w:rsidRPr="00A06636">
        <w:rPr>
          <w:rFonts w:ascii="Arial" w:hAnsi="Arial" w:cs="Arial"/>
          <w:b/>
          <w:sz w:val="24"/>
          <w:szCs w:val="24"/>
        </w:rPr>
        <w:t>segundo grandes regiões</w:t>
      </w:r>
      <w:proofErr w:type="gramEnd"/>
      <w:r w:rsidRPr="00A06636">
        <w:rPr>
          <w:rFonts w:ascii="Arial" w:hAnsi="Arial" w:cs="Arial"/>
          <w:b/>
          <w:sz w:val="24"/>
          <w:szCs w:val="24"/>
        </w:rPr>
        <w:t xml:space="preserve"> – Brasil, 2012 a 2016</w:t>
      </w:r>
    </w:p>
    <w:p w14:paraId="33E67731" w14:textId="77777777" w:rsidR="00D1634F" w:rsidRPr="00802B24" w:rsidRDefault="00A06636" w:rsidP="00A06636">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E955C5B" wp14:editId="1304B965">
            <wp:extent cx="5400040" cy="3028315"/>
            <wp:effectExtent l="0" t="0" r="10160" b="635"/>
            <wp:docPr id="221" name="Gráfico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D1634F" w:rsidRPr="00802B24">
        <w:rPr>
          <w:rFonts w:ascii="Arial" w:hAnsi="Arial" w:cs="Arial"/>
          <w:sz w:val="18"/>
          <w:szCs w:val="18"/>
        </w:rPr>
        <w:t>Fonte: MDS, Censo SUAS.</w:t>
      </w:r>
    </w:p>
    <w:p w14:paraId="2B777243" w14:textId="77777777" w:rsidR="005807A1" w:rsidRPr="00802B24" w:rsidRDefault="005807A1" w:rsidP="00550DE4">
      <w:pPr>
        <w:autoSpaceDE w:val="0"/>
        <w:autoSpaceDN w:val="0"/>
        <w:adjustRightInd w:val="0"/>
        <w:spacing w:line="360" w:lineRule="auto"/>
        <w:jc w:val="both"/>
        <w:rPr>
          <w:rFonts w:ascii="Arial" w:hAnsi="Arial" w:cs="Arial"/>
          <w:sz w:val="24"/>
          <w:szCs w:val="24"/>
        </w:rPr>
      </w:pPr>
    </w:p>
    <w:p w14:paraId="2067378E" w14:textId="77777777" w:rsidR="003C53E0" w:rsidRPr="00802B24" w:rsidRDefault="00931FA1" w:rsidP="00550DE4">
      <w:pPr>
        <w:autoSpaceDE w:val="0"/>
        <w:autoSpaceDN w:val="0"/>
        <w:adjustRightInd w:val="0"/>
        <w:spacing w:line="360" w:lineRule="auto"/>
        <w:jc w:val="both"/>
        <w:rPr>
          <w:rFonts w:ascii="Arial" w:hAnsi="Arial" w:cs="Arial"/>
          <w:sz w:val="24"/>
          <w:szCs w:val="24"/>
        </w:rPr>
      </w:pPr>
      <w:r w:rsidRPr="00931FA1">
        <w:rPr>
          <w:rFonts w:ascii="Arial" w:hAnsi="Arial" w:cs="Arial"/>
          <w:sz w:val="24"/>
          <w:szCs w:val="24"/>
        </w:rPr>
        <w:t xml:space="preserve">A maioria das Unidades de Acolhimento, em 2016, era composta por instituições não governamentais. Esse percentual variou pouco entre 2012 </w:t>
      </w:r>
      <w:r>
        <w:rPr>
          <w:rFonts w:ascii="Arial" w:hAnsi="Arial" w:cs="Arial"/>
          <w:sz w:val="24"/>
          <w:szCs w:val="24"/>
        </w:rPr>
        <w:t>e 2016, atingindo 64,7% em 2016</w:t>
      </w:r>
      <w:r w:rsidRPr="00931FA1">
        <w:rPr>
          <w:rFonts w:ascii="Arial" w:hAnsi="Arial" w:cs="Arial"/>
          <w:sz w:val="24"/>
          <w:szCs w:val="24"/>
        </w:rPr>
        <w:t xml:space="preserve"> </w:t>
      </w:r>
      <w:r w:rsidR="003D1A80" w:rsidRPr="00802B24">
        <w:rPr>
          <w:rFonts w:ascii="Arial" w:hAnsi="Arial" w:cs="Arial"/>
          <w:sz w:val="24"/>
          <w:szCs w:val="24"/>
        </w:rPr>
        <w:t xml:space="preserve">(Gráfico </w:t>
      </w:r>
      <w:r>
        <w:rPr>
          <w:rFonts w:ascii="Arial" w:hAnsi="Arial" w:cs="Arial"/>
          <w:sz w:val="24"/>
          <w:szCs w:val="24"/>
        </w:rPr>
        <w:t>49</w:t>
      </w:r>
      <w:r w:rsidR="002E4DBD" w:rsidRPr="00802B24">
        <w:rPr>
          <w:rFonts w:ascii="Arial" w:hAnsi="Arial" w:cs="Arial"/>
          <w:sz w:val="24"/>
          <w:szCs w:val="24"/>
        </w:rPr>
        <w:t>)</w:t>
      </w:r>
      <w:r w:rsidR="003C53E0" w:rsidRPr="00802B24">
        <w:rPr>
          <w:rFonts w:ascii="Arial" w:hAnsi="Arial" w:cs="Arial"/>
          <w:sz w:val="24"/>
          <w:szCs w:val="24"/>
        </w:rPr>
        <w:t>.</w:t>
      </w:r>
    </w:p>
    <w:p w14:paraId="32CAF371" w14:textId="48031E77" w:rsidR="00D1634F" w:rsidRPr="00802B24" w:rsidRDefault="00931FA1" w:rsidP="00B955CC">
      <w:pPr>
        <w:autoSpaceDE w:val="0"/>
        <w:autoSpaceDN w:val="0"/>
        <w:adjustRightInd w:val="0"/>
        <w:spacing w:after="0" w:line="240" w:lineRule="auto"/>
        <w:jc w:val="both"/>
        <w:rPr>
          <w:rFonts w:ascii="Arial" w:hAnsi="Arial" w:cs="Arial"/>
          <w:b/>
          <w:sz w:val="24"/>
          <w:szCs w:val="24"/>
        </w:rPr>
      </w:pPr>
      <w:r w:rsidRPr="00931FA1">
        <w:rPr>
          <w:rFonts w:ascii="Arial" w:hAnsi="Arial" w:cs="Arial"/>
          <w:b/>
          <w:sz w:val="24"/>
          <w:szCs w:val="24"/>
        </w:rPr>
        <w:t xml:space="preserve">Gráfico </w:t>
      </w:r>
      <w:r>
        <w:rPr>
          <w:rFonts w:ascii="Arial" w:hAnsi="Arial" w:cs="Arial"/>
          <w:b/>
          <w:sz w:val="24"/>
          <w:szCs w:val="24"/>
        </w:rPr>
        <w:t>4</w:t>
      </w:r>
      <w:r w:rsidRPr="00931FA1">
        <w:rPr>
          <w:rFonts w:ascii="Arial" w:hAnsi="Arial" w:cs="Arial"/>
          <w:b/>
          <w:sz w:val="24"/>
          <w:szCs w:val="24"/>
        </w:rPr>
        <w:t xml:space="preserve">9: Percentual de Unidades de Acolhimento </w:t>
      </w:r>
      <w:r w:rsidR="00F57984">
        <w:rPr>
          <w:rFonts w:ascii="Arial" w:hAnsi="Arial" w:cs="Arial"/>
          <w:b/>
          <w:sz w:val="24"/>
          <w:szCs w:val="24"/>
        </w:rPr>
        <w:t>segundo</w:t>
      </w:r>
      <w:r w:rsidR="00F57984" w:rsidRPr="00931FA1">
        <w:rPr>
          <w:rFonts w:ascii="Arial" w:hAnsi="Arial" w:cs="Arial"/>
          <w:b/>
          <w:sz w:val="24"/>
          <w:szCs w:val="24"/>
        </w:rPr>
        <w:t xml:space="preserve"> </w:t>
      </w:r>
      <w:r w:rsidRPr="00931FA1">
        <w:rPr>
          <w:rFonts w:ascii="Arial" w:hAnsi="Arial" w:cs="Arial"/>
          <w:b/>
          <w:sz w:val="24"/>
          <w:szCs w:val="24"/>
        </w:rPr>
        <w:t>natureza da unidade - Brasil, 2012 a 2016</w:t>
      </w:r>
    </w:p>
    <w:p w14:paraId="2EE9FA03" w14:textId="77777777" w:rsidR="00D1634F" w:rsidRPr="00802B24" w:rsidRDefault="00931FA1" w:rsidP="00931FA1">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7492338" wp14:editId="0BD8F8C8">
            <wp:extent cx="5400040" cy="3654425"/>
            <wp:effectExtent l="0" t="0" r="10160" b="3175"/>
            <wp:docPr id="222" name="Gráfico 2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D1634F" w:rsidRPr="00802B24">
        <w:rPr>
          <w:rFonts w:ascii="Arial" w:hAnsi="Arial" w:cs="Arial"/>
          <w:sz w:val="18"/>
          <w:szCs w:val="18"/>
        </w:rPr>
        <w:t>Fonte: MDS, Censo SUAS.</w:t>
      </w:r>
    </w:p>
    <w:p w14:paraId="61291543" w14:textId="77777777" w:rsidR="003D1A80" w:rsidRPr="00802B24" w:rsidRDefault="003D1A80" w:rsidP="003D1A80">
      <w:pPr>
        <w:autoSpaceDE w:val="0"/>
        <w:autoSpaceDN w:val="0"/>
        <w:adjustRightInd w:val="0"/>
        <w:spacing w:line="360" w:lineRule="auto"/>
        <w:jc w:val="both"/>
        <w:rPr>
          <w:rFonts w:ascii="Arial" w:hAnsi="Arial" w:cs="Arial"/>
          <w:sz w:val="24"/>
          <w:szCs w:val="24"/>
        </w:rPr>
      </w:pPr>
    </w:p>
    <w:p w14:paraId="002192D2" w14:textId="77777777" w:rsidR="003C53E0" w:rsidRPr="00802B24" w:rsidRDefault="00D321DC" w:rsidP="003D1A80">
      <w:pPr>
        <w:autoSpaceDE w:val="0"/>
        <w:autoSpaceDN w:val="0"/>
        <w:adjustRightInd w:val="0"/>
        <w:spacing w:line="360" w:lineRule="auto"/>
        <w:jc w:val="both"/>
        <w:rPr>
          <w:rFonts w:ascii="Arial" w:hAnsi="Arial" w:cs="Arial"/>
          <w:sz w:val="24"/>
          <w:szCs w:val="24"/>
        </w:rPr>
      </w:pPr>
      <w:r w:rsidRPr="00D321DC">
        <w:rPr>
          <w:rFonts w:ascii="Arial" w:hAnsi="Arial" w:cs="Arial"/>
          <w:sz w:val="24"/>
          <w:szCs w:val="24"/>
        </w:rPr>
        <w:t>No que se refere às condições de acessibilidade de acordo com a Norma da ABNT, é possível notar pequenas melhorias no percentual em três dos quatro quesitos investigados. A adaptação mais observada é a rota acessível ao banheiro, presente em 44,2% das Unidades (2.479), e a menos observada é o acesso principal adaptado com rampas e rota acessível desde a calçada até o interior da unidade, presentes em 36,4% das Unidades (2.044). O banheiro adaptado para pessoas com deficiência e/ou mobilidade reduzida, presente em 36,5% das unidades em 2015 (1.978), passou a ser observado em 39,</w:t>
      </w:r>
      <w:r>
        <w:rPr>
          <w:rFonts w:ascii="Arial" w:hAnsi="Arial" w:cs="Arial"/>
          <w:sz w:val="24"/>
          <w:szCs w:val="24"/>
        </w:rPr>
        <w:t>1% das unidades em 2016 (2.194)</w:t>
      </w:r>
      <w:r w:rsidRPr="00D321DC">
        <w:rPr>
          <w:rFonts w:ascii="Arial" w:hAnsi="Arial" w:cs="Arial"/>
          <w:sz w:val="24"/>
          <w:szCs w:val="24"/>
        </w:rPr>
        <w:t xml:space="preserve"> </w:t>
      </w:r>
      <w:r w:rsidR="005A055E" w:rsidRPr="00802B24">
        <w:rPr>
          <w:rFonts w:ascii="Arial" w:hAnsi="Arial" w:cs="Arial"/>
          <w:sz w:val="24"/>
          <w:szCs w:val="24"/>
        </w:rPr>
        <w:t xml:space="preserve">(Gráfico </w:t>
      </w:r>
      <w:r>
        <w:rPr>
          <w:rFonts w:ascii="Arial" w:hAnsi="Arial" w:cs="Arial"/>
          <w:sz w:val="24"/>
          <w:szCs w:val="24"/>
        </w:rPr>
        <w:t>50</w:t>
      </w:r>
      <w:r w:rsidR="00D019FE" w:rsidRPr="00802B24">
        <w:rPr>
          <w:rFonts w:ascii="Arial" w:hAnsi="Arial" w:cs="Arial"/>
          <w:sz w:val="24"/>
          <w:szCs w:val="24"/>
        </w:rPr>
        <w:t>)</w:t>
      </w:r>
      <w:r w:rsidR="003C53E0" w:rsidRPr="00802B24">
        <w:rPr>
          <w:rFonts w:ascii="Arial" w:hAnsi="Arial" w:cs="Arial"/>
          <w:sz w:val="24"/>
          <w:szCs w:val="24"/>
        </w:rPr>
        <w:t>.</w:t>
      </w:r>
    </w:p>
    <w:p w14:paraId="230A2FD9" w14:textId="77777777" w:rsidR="005E3A93" w:rsidRPr="00802B24" w:rsidRDefault="00D321DC" w:rsidP="00FD507C">
      <w:pPr>
        <w:autoSpaceDE w:val="0"/>
        <w:autoSpaceDN w:val="0"/>
        <w:adjustRightInd w:val="0"/>
        <w:spacing w:after="0" w:line="240" w:lineRule="auto"/>
        <w:rPr>
          <w:rFonts w:ascii="Arial" w:hAnsi="Arial" w:cs="Arial"/>
          <w:noProof/>
          <w:lang w:eastAsia="pt-BR"/>
        </w:rPr>
      </w:pPr>
      <w:r w:rsidRPr="00D321DC">
        <w:rPr>
          <w:rFonts w:ascii="Arial" w:hAnsi="Arial" w:cs="Arial"/>
          <w:b/>
          <w:sz w:val="24"/>
          <w:szCs w:val="24"/>
        </w:rPr>
        <w:t xml:space="preserve">Gráfico </w:t>
      </w:r>
      <w:r>
        <w:rPr>
          <w:rFonts w:ascii="Arial" w:hAnsi="Arial" w:cs="Arial"/>
          <w:b/>
          <w:sz w:val="24"/>
          <w:szCs w:val="24"/>
        </w:rPr>
        <w:t>5</w:t>
      </w:r>
      <w:r w:rsidRPr="00D321DC">
        <w:rPr>
          <w:rFonts w:ascii="Arial" w:hAnsi="Arial" w:cs="Arial"/>
          <w:b/>
          <w:sz w:val="24"/>
          <w:szCs w:val="24"/>
        </w:rPr>
        <w:t>0: Distribuição percentual de Unidades de Acolhimento Municipais segundo aspectos de acessibilidade de acordo com a Norma da ABNT – Brasil, 2015 e 2016</w:t>
      </w:r>
    </w:p>
    <w:p w14:paraId="58DA5C18" w14:textId="77777777" w:rsidR="00D1634F" w:rsidRPr="00802B24" w:rsidRDefault="00D321DC" w:rsidP="00D321DC">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1DCCD78A" wp14:editId="56759C87">
            <wp:extent cx="5400040" cy="2635250"/>
            <wp:effectExtent l="0" t="0" r="10160" b="12700"/>
            <wp:docPr id="223" name="Gráfico 2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D1634F" w:rsidRPr="00802B24">
        <w:rPr>
          <w:rFonts w:ascii="Arial" w:hAnsi="Arial" w:cs="Arial"/>
          <w:sz w:val="18"/>
          <w:szCs w:val="18"/>
        </w:rPr>
        <w:t>Fonte: MDS, Censo SUAS.</w:t>
      </w:r>
    </w:p>
    <w:p w14:paraId="4C0BD8CA" w14:textId="77777777" w:rsidR="00D1634F" w:rsidRPr="00802B24" w:rsidRDefault="00D1634F" w:rsidP="005A055E">
      <w:pPr>
        <w:autoSpaceDE w:val="0"/>
        <w:autoSpaceDN w:val="0"/>
        <w:adjustRightInd w:val="0"/>
        <w:spacing w:line="360" w:lineRule="auto"/>
        <w:jc w:val="both"/>
        <w:rPr>
          <w:rFonts w:ascii="Arial" w:hAnsi="Arial" w:cs="Arial"/>
          <w:sz w:val="24"/>
          <w:szCs w:val="24"/>
        </w:rPr>
      </w:pPr>
    </w:p>
    <w:p w14:paraId="7D888F93" w14:textId="77777777" w:rsidR="003C53E0" w:rsidRPr="00802B24" w:rsidRDefault="00BA72B1" w:rsidP="005A055E">
      <w:pPr>
        <w:autoSpaceDE w:val="0"/>
        <w:autoSpaceDN w:val="0"/>
        <w:adjustRightInd w:val="0"/>
        <w:spacing w:line="360" w:lineRule="auto"/>
        <w:jc w:val="both"/>
        <w:rPr>
          <w:rFonts w:ascii="Arial" w:hAnsi="Arial" w:cs="Arial"/>
          <w:sz w:val="24"/>
          <w:szCs w:val="24"/>
        </w:rPr>
      </w:pPr>
      <w:r w:rsidRPr="00BA72B1">
        <w:rPr>
          <w:rFonts w:ascii="Arial" w:hAnsi="Arial" w:cs="Arial"/>
          <w:sz w:val="24"/>
          <w:szCs w:val="24"/>
        </w:rPr>
        <w:t xml:space="preserve">Em 2016, 75,9% dos computadores das Unidades de Acolhimento tinham acesso à internet, um aumento de 7,2 pontos percentuais em relação a 2012 e redução de </w:t>
      </w:r>
      <w:r>
        <w:rPr>
          <w:rFonts w:ascii="Arial" w:hAnsi="Arial" w:cs="Arial"/>
          <w:sz w:val="24"/>
          <w:szCs w:val="24"/>
        </w:rPr>
        <w:t>0,5% em relação ao ano anterior</w:t>
      </w:r>
      <w:r w:rsidRPr="00BA72B1">
        <w:rPr>
          <w:rFonts w:ascii="Arial" w:hAnsi="Arial" w:cs="Arial"/>
          <w:sz w:val="24"/>
          <w:szCs w:val="24"/>
        </w:rPr>
        <w:t xml:space="preserve"> </w:t>
      </w:r>
      <w:r w:rsidR="00D019FE" w:rsidRPr="00802B24">
        <w:rPr>
          <w:rFonts w:ascii="Arial" w:hAnsi="Arial" w:cs="Arial"/>
          <w:sz w:val="24"/>
          <w:szCs w:val="24"/>
        </w:rPr>
        <w:t xml:space="preserve">(Gráfico </w:t>
      </w:r>
      <w:r>
        <w:rPr>
          <w:rFonts w:ascii="Arial" w:hAnsi="Arial" w:cs="Arial"/>
          <w:sz w:val="24"/>
          <w:szCs w:val="24"/>
        </w:rPr>
        <w:t>51</w:t>
      </w:r>
      <w:r w:rsidR="00D019FE" w:rsidRPr="00802B24">
        <w:rPr>
          <w:rFonts w:ascii="Arial" w:hAnsi="Arial" w:cs="Arial"/>
          <w:sz w:val="24"/>
          <w:szCs w:val="24"/>
        </w:rPr>
        <w:t>)</w:t>
      </w:r>
      <w:r w:rsidR="003C53E0" w:rsidRPr="00802B24">
        <w:rPr>
          <w:rFonts w:ascii="Arial" w:hAnsi="Arial" w:cs="Arial"/>
          <w:sz w:val="24"/>
          <w:szCs w:val="24"/>
        </w:rPr>
        <w:t>.</w:t>
      </w:r>
    </w:p>
    <w:p w14:paraId="7AF90491" w14:textId="77777777" w:rsidR="00D1634F" w:rsidRPr="00802B24" w:rsidRDefault="00BA72B1" w:rsidP="00B955CC">
      <w:pPr>
        <w:autoSpaceDE w:val="0"/>
        <w:autoSpaceDN w:val="0"/>
        <w:adjustRightInd w:val="0"/>
        <w:spacing w:after="0" w:line="240" w:lineRule="auto"/>
        <w:jc w:val="both"/>
        <w:rPr>
          <w:rFonts w:ascii="Arial" w:hAnsi="Arial" w:cs="Arial"/>
          <w:b/>
          <w:sz w:val="24"/>
          <w:szCs w:val="24"/>
        </w:rPr>
      </w:pPr>
      <w:r w:rsidRPr="00BA72B1">
        <w:rPr>
          <w:rFonts w:ascii="Arial" w:hAnsi="Arial" w:cs="Arial"/>
          <w:b/>
          <w:sz w:val="24"/>
          <w:szCs w:val="24"/>
        </w:rPr>
        <w:t xml:space="preserve">Gráfico </w:t>
      </w:r>
      <w:r>
        <w:rPr>
          <w:rFonts w:ascii="Arial" w:hAnsi="Arial" w:cs="Arial"/>
          <w:b/>
          <w:sz w:val="24"/>
          <w:szCs w:val="24"/>
        </w:rPr>
        <w:t>5</w:t>
      </w:r>
      <w:r w:rsidRPr="00BA72B1">
        <w:rPr>
          <w:rFonts w:ascii="Arial" w:hAnsi="Arial" w:cs="Arial"/>
          <w:b/>
          <w:sz w:val="24"/>
          <w:szCs w:val="24"/>
        </w:rPr>
        <w:t>1: Percentual de Unidades de Acolhimento com computadores com acesso à internet – Brasil, 2012 e 2016</w:t>
      </w:r>
    </w:p>
    <w:p w14:paraId="3E312CC8" w14:textId="77777777" w:rsidR="00D1634F" w:rsidRPr="00802B24" w:rsidRDefault="00BA72B1" w:rsidP="00BA72B1">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902C73F" wp14:editId="7AA2C4C7">
            <wp:extent cx="5400040" cy="3457575"/>
            <wp:effectExtent l="0" t="0" r="10160" b="9525"/>
            <wp:docPr id="224" name="Gráfico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D1634F" w:rsidRPr="00802B24">
        <w:rPr>
          <w:rFonts w:ascii="Arial" w:hAnsi="Arial" w:cs="Arial"/>
          <w:sz w:val="18"/>
          <w:szCs w:val="18"/>
        </w:rPr>
        <w:t>Fonte: MDS, Censo SUAS.</w:t>
      </w:r>
    </w:p>
    <w:p w14:paraId="7F8FC31A" w14:textId="77777777" w:rsidR="00D1634F" w:rsidRPr="00802B24" w:rsidRDefault="00D1634F" w:rsidP="00FF16F1">
      <w:pPr>
        <w:autoSpaceDE w:val="0"/>
        <w:autoSpaceDN w:val="0"/>
        <w:adjustRightInd w:val="0"/>
        <w:spacing w:line="360" w:lineRule="auto"/>
        <w:jc w:val="both"/>
        <w:rPr>
          <w:rFonts w:ascii="Arial" w:hAnsi="Arial" w:cs="Arial"/>
          <w:sz w:val="24"/>
          <w:szCs w:val="24"/>
        </w:rPr>
      </w:pPr>
    </w:p>
    <w:p w14:paraId="493CC377" w14:textId="77777777" w:rsidR="00781951" w:rsidRPr="00781951" w:rsidRDefault="00781951" w:rsidP="00781951">
      <w:pPr>
        <w:autoSpaceDE w:val="0"/>
        <w:autoSpaceDN w:val="0"/>
        <w:adjustRightInd w:val="0"/>
        <w:spacing w:line="360" w:lineRule="auto"/>
        <w:jc w:val="both"/>
        <w:rPr>
          <w:rFonts w:ascii="Arial" w:hAnsi="Arial" w:cs="Arial"/>
          <w:sz w:val="24"/>
          <w:szCs w:val="24"/>
        </w:rPr>
      </w:pPr>
      <w:r w:rsidRPr="00781951">
        <w:rPr>
          <w:rFonts w:ascii="Arial" w:hAnsi="Arial" w:cs="Arial"/>
          <w:sz w:val="24"/>
          <w:szCs w:val="24"/>
        </w:rPr>
        <w:t xml:space="preserve">Em 2016, 50,4% das Unidades de Acolhimento prestavam serviços de acolhimento a crianças e adolescentes (2.831 unidades).  Desde 2014, cerca de 28% das unidades acolheram idosos. Do total de 5.614 Unidades de Acolhimento do país em 2016, 80,1% (4.498 unidades) tinham como principal público crianças e </w:t>
      </w:r>
      <w:r>
        <w:rPr>
          <w:rFonts w:ascii="Arial" w:hAnsi="Arial" w:cs="Arial"/>
          <w:sz w:val="24"/>
          <w:szCs w:val="24"/>
        </w:rPr>
        <w:t>adolescentes ou pessoas idosas.</w:t>
      </w:r>
    </w:p>
    <w:p w14:paraId="3B23925C" w14:textId="77777777" w:rsidR="00781951" w:rsidRPr="00781951" w:rsidRDefault="00781951" w:rsidP="00781951">
      <w:pPr>
        <w:autoSpaceDE w:val="0"/>
        <w:autoSpaceDN w:val="0"/>
        <w:adjustRightInd w:val="0"/>
        <w:spacing w:line="360" w:lineRule="auto"/>
        <w:jc w:val="both"/>
        <w:rPr>
          <w:rFonts w:ascii="Arial" w:hAnsi="Arial" w:cs="Arial"/>
          <w:sz w:val="24"/>
          <w:szCs w:val="24"/>
        </w:rPr>
      </w:pPr>
      <w:r w:rsidRPr="00781951">
        <w:rPr>
          <w:rFonts w:ascii="Arial" w:hAnsi="Arial" w:cs="Arial"/>
          <w:sz w:val="24"/>
          <w:szCs w:val="24"/>
        </w:rPr>
        <w:t>No mesmo ano, 12,6% das Unidades atendiam como principal público adultos e famílias (705 unidades) e 1,6% (91 unidades) mulheres em situação de violência.</w:t>
      </w:r>
    </w:p>
    <w:p w14:paraId="5EB29D00" w14:textId="77777777" w:rsidR="00781951" w:rsidRPr="00781951" w:rsidRDefault="00781951" w:rsidP="00781951">
      <w:pPr>
        <w:autoSpaceDE w:val="0"/>
        <w:autoSpaceDN w:val="0"/>
        <w:adjustRightInd w:val="0"/>
        <w:spacing w:line="360" w:lineRule="auto"/>
        <w:jc w:val="both"/>
        <w:rPr>
          <w:rFonts w:ascii="Arial" w:hAnsi="Arial" w:cs="Arial"/>
          <w:sz w:val="24"/>
          <w:szCs w:val="24"/>
        </w:rPr>
      </w:pPr>
      <w:r w:rsidRPr="00781951">
        <w:rPr>
          <w:rFonts w:ascii="Arial" w:hAnsi="Arial" w:cs="Arial"/>
          <w:sz w:val="24"/>
          <w:szCs w:val="24"/>
        </w:rPr>
        <w:t>O percentual de unidades de acolhimento que atendiam exclusivamente pessoas adultas com deficiência em 2016 era de 4,6%, o que representava o total de 258 unidades, enquanto 0,6% das unidades destinavam-se ao atendimento exclusivo de crianças e adolescentes com deficiência (35 Unidades). Em menor quantidade, 0,5% das unidades acolhiam jovens egressos de serviço de acolhimento (27).</w:t>
      </w:r>
    </w:p>
    <w:p w14:paraId="053DF114" w14:textId="77777777" w:rsidR="003C53E0" w:rsidRPr="00802B24" w:rsidRDefault="00781951" w:rsidP="00781951">
      <w:pPr>
        <w:autoSpaceDE w:val="0"/>
        <w:autoSpaceDN w:val="0"/>
        <w:adjustRightInd w:val="0"/>
        <w:spacing w:line="360" w:lineRule="auto"/>
        <w:jc w:val="both"/>
        <w:rPr>
          <w:rFonts w:ascii="Arial" w:hAnsi="Arial" w:cs="Arial"/>
          <w:sz w:val="24"/>
          <w:szCs w:val="24"/>
        </w:rPr>
      </w:pPr>
      <w:r w:rsidRPr="00781951">
        <w:rPr>
          <w:rFonts w:ascii="Arial" w:hAnsi="Arial" w:cs="Arial"/>
          <w:sz w:val="24"/>
          <w:szCs w:val="24"/>
        </w:rPr>
        <w:t>Quando observados os anos 2014 a 2016, não foram observadas variações expressivas entre a proporção de unidades</w:t>
      </w:r>
      <w:r>
        <w:rPr>
          <w:rFonts w:ascii="Arial" w:hAnsi="Arial" w:cs="Arial"/>
          <w:sz w:val="24"/>
          <w:szCs w:val="24"/>
        </w:rPr>
        <w:t xml:space="preserve"> em relação ao público atendido</w:t>
      </w:r>
      <w:r w:rsidR="007E2502" w:rsidRPr="00802B24">
        <w:rPr>
          <w:rFonts w:ascii="Arial" w:hAnsi="Arial" w:cs="Arial"/>
          <w:sz w:val="24"/>
          <w:szCs w:val="24"/>
        </w:rPr>
        <w:t xml:space="preserve"> (Gráfico </w:t>
      </w:r>
      <w:r>
        <w:rPr>
          <w:rFonts w:ascii="Arial" w:hAnsi="Arial" w:cs="Arial"/>
          <w:sz w:val="24"/>
          <w:szCs w:val="24"/>
        </w:rPr>
        <w:t>52</w:t>
      </w:r>
      <w:r w:rsidR="007E2502" w:rsidRPr="00802B24">
        <w:rPr>
          <w:rFonts w:ascii="Arial" w:hAnsi="Arial" w:cs="Arial"/>
          <w:sz w:val="24"/>
          <w:szCs w:val="24"/>
        </w:rPr>
        <w:t>)</w:t>
      </w:r>
      <w:r w:rsidR="003C53E0" w:rsidRPr="00802B24">
        <w:rPr>
          <w:rFonts w:ascii="Arial" w:hAnsi="Arial" w:cs="Arial"/>
          <w:sz w:val="24"/>
          <w:szCs w:val="24"/>
        </w:rPr>
        <w:t>.</w:t>
      </w:r>
    </w:p>
    <w:p w14:paraId="34564B35" w14:textId="77777777" w:rsidR="00D1634F" w:rsidRPr="00802B24" w:rsidRDefault="00781951" w:rsidP="00B955CC">
      <w:pPr>
        <w:autoSpaceDE w:val="0"/>
        <w:autoSpaceDN w:val="0"/>
        <w:adjustRightInd w:val="0"/>
        <w:spacing w:after="0" w:line="240" w:lineRule="auto"/>
        <w:jc w:val="both"/>
        <w:rPr>
          <w:rFonts w:ascii="Arial" w:hAnsi="Arial" w:cs="Arial"/>
          <w:b/>
          <w:sz w:val="24"/>
          <w:szCs w:val="24"/>
        </w:rPr>
      </w:pPr>
      <w:commentRangeStart w:id="11"/>
      <w:r w:rsidRPr="00781951">
        <w:rPr>
          <w:rFonts w:ascii="Arial" w:hAnsi="Arial" w:cs="Arial"/>
          <w:b/>
          <w:sz w:val="24"/>
          <w:szCs w:val="24"/>
        </w:rPr>
        <w:t xml:space="preserve">Gráfico </w:t>
      </w:r>
      <w:r>
        <w:rPr>
          <w:rFonts w:ascii="Arial" w:hAnsi="Arial" w:cs="Arial"/>
          <w:b/>
          <w:sz w:val="24"/>
          <w:szCs w:val="24"/>
        </w:rPr>
        <w:t>5</w:t>
      </w:r>
      <w:r w:rsidRPr="00781951">
        <w:rPr>
          <w:rFonts w:ascii="Arial" w:hAnsi="Arial" w:cs="Arial"/>
          <w:b/>
          <w:sz w:val="24"/>
          <w:szCs w:val="24"/>
        </w:rPr>
        <w:t>2: Percentual de Unidades de Acolhimento segundo público atendido. Brasil, 2014 a 2016</w:t>
      </w:r>
      <w:commentRangeEnd w:id="11"/>
      <w:r>
        <w:rPr>
          <w:rStyle w:val="Refdecomentrio"/>
        </w:rPr>
        <w:commentReference w:id="11"/>
      </w:r>
    </w:p>
    <w:p w14:paraId="6D8FF9E8" w14:textId="77777777" w:rsidR="00D1634F" w:rsidRPr="00802B24" w:rsidRDefault="00781951" w:rsidP="00781951">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5164011A" wp14:editId="048B1133">
            <wp:extent cx="5400040" cy="2400935"/>
            <wp:effectExtent l="0" t="0" r="10160" b="18415"/>
            <wp:docPr id="225" name="Gráfico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D1634F" w:rsidRPr="00802B24">
        <w:rPr>
          <w:rFonts w:ascii="Arial" w:hAnsi="Arial" w:cs="Arial"/>
          <w:sz w:val="18"/>
          <w:szCs w:val="18"/>
        </w:rPr>
        <w:t>Fonte: MDS, Censo SUAS.</w:t>
      </w:r>
    </w:p>
    <w:p w14:paraId="47732853" w14:textId="77777777" w:rsidR="00F3690E" w:rsidRPr="00802B24" w:rsidRDefault="00F3690E" w:rsidP="00EF1041">
      <w:pPr>
        <w:autoSpaceDE w:val="0"/>
        <w:autoSpaceDN w:val="0"/>
        <w:adjustRightInd w:val="0"/>
        <w:spacing w:line="360" w:lineRule="auto"/>
        <w:jc w:val="both"/>
        <w:rPr>
          <w:rFonts w:ascii="Arial" w:hAnsi="Arial" w:cs="Arial"/>
          <w:sz w:val="24"/>
          <w:szCs w:val="24"/>
        </w:rPr>
      </w:pPr>
    </w:p>
    <w:p w14:paraId="27DED97C" w14:textId="77777777" w:rsidR="008B0571" w:rsidRPr="008B0571" w:rsidRDefault="008B0571" w:rsidP="008B0571">
      <w:pPr>
        <w:autoSpaceDE w:val="0"/>
        <w:autoSpaceDN w:val="0"/>
        <w:adjustRightInd w:val="0"/>
        <w:spacing w:line="360" w:lineRule="auto"/>
        <w:jc w:val="both"/>
        <w:rPr>
          <w:rFonts w:ascii="Arial" w:hAnsi="Arial" w:cs="Arial"/>
          <w:sz w:val="24"/>
          <w:szCs w:val="24"/>
        </w:rPr>
      </w:pPr>
      <w:r w:rsidRPr="008B0571">
        <w:rPr>
          <w:rFonts w:ascii="Arial" w:hAnsi="Arial" w:cs="Arial"/>
          <w:sz w:val="24"/>
          <w:szCs w:val="24"/>
        </w:rPr>
        <w:lastRenderedPageBreak/>
        <w:t>Em 2016 existiam 163.364 vagas para atendimento nas Unidades de Acolhimento, considerando a capacidade máxima d</w:t>
      </w:r>
      <w:r>
        <w:rPr>
          <w:rFonts w:ascii="Arial" w:hAnsi="Arial" w:cs="Arial"/>
          <w:sz w:val="24"/>
          <w:szCs w:val="24"/>
        </w:rPr>
        <w:t>as 5.612 Unidades respondentes.</w:t>
      </w:r>
    </w:p>
    <w:p w14:paraId="2B4A4204" w14:textId="77777777" w:rsidR="008B0571" w:rsidRPr="008B0571" w:rsidRDefault="008B0571" w:rsidP="008B0571">
      <w:pPr>
        <w:autoSpaceDE w:val="0"/>
        <w:autoSpaceDN w:val="0"/>
        <w:adjustRightInd w:val="0"/>
        <w:spacing w:line="360" w:lineRule="auto"/>
        <w:jc w:val="both"/>
        <w:rPr>
          <w:rFonts w:ascii="Arial" w:hAnsi="Arial" w:cs="Arial"/>
          <w:sz w:val="24"/>
          <w:szCs w:val="24"/>
        </w:rPr>
      </w:pPr>
      <w:r w:rsidRPr="008B0571">
        <w:rPr>
          <w:rFonts w:ascii="Arial" w:hAnsi="Arial" w:cs="Arial"/>
          <w:sz w:val="24"/>
          <w:szCs w:val="24"/>
        </w:rPr>
        <w:t xml:space="preserve">Das 3.390 Unidades </w:t>
      </w:r>
      <w:r w:rsidR="00264158">
        <w:rPr>
          <w:rFonts w:ascii="Arial" w:hAnsi="Arial" w:cs="Arial"/>
          <w:sz w:val="24"/>
          <w:szCs w:val="24"/>
        </w:rPr>
        <w:t xml:space="preserve">que </w:t>
      </w:r>
      <w:r w:rsidRPr="008B0571">
        <w:rPr>
          <w:rFonts w:ascii="Arial" w:hAnsi="Arial" w:cs="Arial"/>
          <w:sz w:val="24"/>
          <w:szCs w:val="24"/>
        </w:rPr>
        <w:t>tinham entre 0 e 20 vagas de capacidade máxima (60,4% do total), 2.497 (44,5% do total de unidades) eram voltadas ao atendimento de crianças e adolescentes. Das 1.667 Unidades voltadas ao acolhimento de pessoas idosas, 708 possuíam de 21 a 40 vagas. Foram identificadas 1.237 Unidades de Acolhimento que tinham entre 21 e 40 vagas para atendimento.</w:t>
      </w:r>
    </w:p>
    <w:p w14:paraId="5AD3505E" w14:textId="77777777" w:rsidR="008B0571" w:rsidRPr="008B0571" w:rsidRDefault="008B0571" w:rsidP="008B0571">
      <w:pPr>
        <w:autoSpaceDE w:val="0"/>
        <w:autoSpaceDN w:val="0"/>
        <w:adjustRightInd w:val="0"/>
        <w:spacing w:line="360" w:lineRule="auto"/>
        <w:jc w:val="both"/>
        <w:rPr>
          <w:rFonts w:ascii="Arial" w:hAnsi="Arial" w:cs="Arial"/>
          <w:sz w:val="24"/>
          <w:szCs w:val="24"/>
        </w:rPr>
      </w:pPr>
      <w:r w:rsidRPr="008B0571">
        <w:rPr>
          <w:rFonts w:ascii="Arial" w:hAnsi="Arial" w:cs="Arial"/>
          <w:sz w:val="24"/>
          <w:szCs w:val="24"/>
        </w:rPr>
        <w:t>Das 27 Unidades voltadas ao atendimento a jovens egressos de serviços de acolhimento, 21 tinham até 20 vagas. Entre as 91 Unidades que atendiam mulheres em situação de violência, 72 tinham até 20 vagas.</w:t>
      </w:r>
    </w:p>
    <w:p w14:paraId="77BF19D6" w14:textId="77777777" w:rsidR="003C53E0" w:rsidRPr="00802B24" w:rsidRDefault="008B0571" w:rsidP="008B0571">
      <w:pPr>
        <w:autoSpaceDE w:val="0"/>
        <w:autoSpaceDN w:val="0"/>
        <w:adjustRightInd w:val="0"/>
        <w:spacing w:line="360" w:lineRule="auto"/>
        <w:jc w:val="both"/>
        <w:rPr>
          <w:rFonts w:ascii="Arial" w:hAnsi="Arial" w:cs="Arial"/>
          <w:sz w:val="24"/>
          <w:szCs w:val="24"/>
        </w:rPr>
      </w:pPr>
      <w:r w:rsidRPr="008B0571">
        <w:rPr>
          <w:rFonts w:ascii="Arial" w:hAnsi="Arial" w:cs="Arial"/>
          <w:sz w:val="24"/>
          <w:szCs w:val="24"/>
        </w:rPr>
        <w:t xml:space="preserve">Das </w:t>
      </w:r>
      <w:commentRangeStart w:id="12"/>
      <w:commentRangeStart w:id="13"/>
      <w:r w:rsidRPr="008B0571">
        <w:rPr>
          <w:rFonts w:ascii="Arial" w:hAnsi="Arial" w:cs="Arial"/>
          <w:sz w:val="24"/>
          <w:szCs w:val="24"/>
        </w:rPr>
        <w:t>12</w:t>
      </w:r>
      <w:r w:rsidR="00264158">
        <w:rPr>
          <w:rFonts w:ascii="Arial" w:hAnsi="Arial" w:cs="Arial"/>
          <w:sz w:val="24"/>
          <w:szCs w:val="24"/>
        </w:rPr>
        <w:t>3</w:t>
      </w:r>
      <w:r w:rsidRPr="008B0571">
        <w:rPr>
          <w:rFonts w:ascii="Arial" w:hAnsi="Arial" w:cs="Arial"/>
          <w:sz w:val="24"/>
          <w:szCs w:val="24"/>
        </w:rPr>
        <w:t xml:space="preserve"> unidades que tinham acima de 100 vagas, </w:t>
      </w:r>
      <w:r w:rsidR="00264158">
        <w:rPr>
          <w:rFonts w:ascii="Arial" w:hAnsi="Arial" w:cs="Arial"/>
          <w:sz w:val="24"/>
          <w:szCs w:val="24"/>
        </w:rPr>
        <w:t>4</w:t>
      </w:r>
      <w:r w:rsidRPr="008B0571">
        <w:rPr>
          <w:rFonts w:ascii="Arial" w:hAnsi="Arial" w:cs="Arial"/>
          <w:sz w:val="24"/>
          <w:szCs w:val="24"/>
        </w:rPr>
        <w:t xml:space="preserve"> </w:t>
      </w:r>
      <w:commentRangeEnd w:id="12"/>
      <w:r w:rsidR="00264158">
        <w:rPr>
          <w:rStyle w:val="Refdecomentrio"/>
        </w:rPr>
        <w:commentReference w:id="12"/>
      </w:r>
      <w:commentRangeEnd w:id="13"/>
      <w:r w:rsidR="00AA7D6E">
        <w:rPr>
          <w:rStyle w:val="Refdecomentrio"/>
        </w:rPr>
        <w:commentReference w:id="13"/>
      </w:r>
      <w:r w:rsidRPr="008B0571">
        <w:rPr>
          <w:rFonts w:ascii="Arial" w:hAnsi="Arial" w:cs="Arial"/>
          <w:sz w:val="24"/>
          <w:szCs w:val="24"/>
        </w:rPr>
        <w:t>eram voltadas ao atendimento de crianças e adolescentes, 54 a pessoas idosas, 60 a adultos e famílias e 5 exclusivas para p</w:t>
      </w:r>
      <w:r>
        <w:rPr>
          <w:rFonts w:ascii="Arial" w:hAnsi="Arial" w:cs="Arial"/>
          <w:sz w:val="24"/>
          <w:szCs w:val="24"/>
        </w:rPr>
        <w:t>essoas adultas com deficiência</w:t>
      </w:r>
      <w:r w:rsidR="00FA3FEB" w:rsidRPr="00802B24">
        <w:rPr>
          <w:rFonts w:ascii="Arial" w:hAnsi="Arial" w:cs="Arial"/>
          <w:sz w:val="24"/>
          <w:szCs w:val="24"/>
        </w:rPr>
        <w:t xml:space="preserve"> (Gráfico </w:t>
      </w:r>
      <w:r>
        <w:rPr>
          <w:rFonts w:ascii="Arial" w:hAnsi="Arial" w:cs="Arial"/>
          <w:sz w:val="24"/>
          <w:szCs w:val="24"/>
        </w:rPr>
        <w:t>5</w:t>
      </w:r>
      <w:r w:rsidR="0084364D" w:rsidRPr="00802B24">
        <w:rPr>
          <w:rFonts w:ascii="Arial" w:hAnsi="Arial" w:cs="Arial"/>
          <w:sz w:val="24"/>
          <w:szCs w:val="24"/>
        </w:rPr>
        <w:t>3</w:t>
      </w:r>
      <w:r w:rsidR="00FA3FEB" w:rsidRPr="00802B24">
        <w:rPr>
          <w:rFonts w:ascii="Arial" w:hAnsi="Arial" w:cs="Arial"/>
          <w:sz w:val="24"/>
          <w:szCs w:val="24"/>
        </w:rPr>
        <w:t>)</w:t>
      </w:r>
      <w:r w:rsidR="003C53E0" w:rsidRPr="00802B24">
        <w:rPr>
          <w:rFonts w:ascii="Arial" w:hAnsi="Arial" w:cs="Arial"/>
          <w:sz w:val="24"/>
          <w:szCs w:val="24"/>
        </w:rPr>
        <w:t>.</w:t>
      </w:r>
    </w:p>
    <w:p w14:paraId="794F11F6" w14:textId="77777777" w:rsidR="00D1634F" w:rsidRPr="00802B24" w:rsidRDefault="008B0571" w:rsidP="00B955CC">
      <w:pPr>
        <w:autoSpaceDE w:val="0"/>
        <w:autoSpaceDN w:val="0"/>
        <w:adjustRightInd w:val="0"/>
        <w:spacing w:after="0" w:line="240" w:lineRule="auto"/>
        <w:jc w:val="both"/>
        <w:rPr>
          <w:rFonts w:ascii="Arial" w:hAnsi="Arial" w:cs="Arial"/>
          <w:b/>
          <w:sz w:val="24"/>
          <w:szCs w:val="24"/>
        </w:rPr>
      </w:pPr>
      <w:r w:rsidRPr="008B0571">
        <w:rPr>
          <w:rFonts w:ascii="Arial" w:hAnsi="Arial" w:cs="Arial"/>
          <w:b/>
          <w:sz w:val="24"/>
          <w:szCs w:val="24"/>
        </w:rPr>
        <w:t xml:space="preserve">Gráfico </w:t>
      </w:r>
      <w:r>
        <w:rPr>
          <w:rFonts w:ascii="Arial" w:hAnsi="Arial" w:cs="Arial"/>
          <w:b/>
          <w:sz w:val="24"/>
          <w:szCs w:val="24"/>
        </w:rPr>
        <w:t>5</w:t>
      </w:r>
      <w:r w:rsidRPr="008B0571">
        <w:rPr>
          <w:rFonts w:ascii="Arial" w:hAnsi="Arial" w:cs="Arial"/>
          <w:b/>
          <w:sz w:val="24"/>
          <w:szCs w:val="24"/>
        </w:rPr>
        <w:t>3: Número de Unidades de Acolhimento segundo capacidade máxima e público atendido - Brasil, 2016</w:t>
      </w:r>
    </w:p>
    <w:p w14:paraId="697107DF" w14:textId="77777777" w:rsidR="00D1634F" w:rsidRPr="00802B24" w:rsidRDefault="008B0571" w:rsidP="008B0571">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61F8154" wp14:editId="61B16F5F">
            <wp:extent cx="5400040" cy="3829050"/>
            <wp:effectExtent l="0" t="0" r="10160" b="0"/>
            <wp:docPr id="226" name="Gráfico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D1634F" w:rsidRPr="00802B24">
        <w:rPr>
          <w:rFonts w:ascii="Arial" w:hAnsi="Arial" w:cs="Arial"/>
          <w:sz w:val="18"/>
          <w:szCs w:val="18"/>
        </w:rPr>
        <w:t>Fonte: MDS, Censo SUAS.</w:t>
      </w:r>
    </w:p>
    <w:p w14:paraId="3047D971" w14:textId="77777777" w:rsidR="00F3690E" w:rsidRPr="00802B24" w:rsidRDefault="00F3690E" w:rsidP="00CF2DC7">
      <w:pPr>
        <w:autoSpaceDE w:val="0"/>
        <w:autoSpaceDN w:val="0"/>
        <w:adjustRightInd w:val="0"/>
        <w:spacing w:line="360" w:lineRule="auto"/>
        <w:jc w:val="both"/>
        <w:rPr>
          <w:rFonts w:ascii="Arial" w:hAnsi="Arial" w:cs="Arial"/>
          <w:sz w:val="24"/>
          <w:szCs w:val="24"/>
        </w:rPr>
      </w:pPr>
    </w:p>
    <w:p w14:paraId="4F6D9F50" w14:textId="77777777" w:rsidR="00C066DD" w:rsidRPr="00C066DD" w:rsidRDefault="00C066DD" w:rsidP="00C066DD">
      <w:pPr>
        <w:autoSpaceDE w:val="0"/>
        <w:autoSpaceDN w:val="0"/>
        <w:adjustRightInd w:val="0"/>
        <w:spacing w:line="360" w:lineRule="auto"/>
        <w:jc w:val="both"/>
        <w:rPr>
          <w:rFonts w:ascii="Arial" w:hAnsi="Arial" w:cs="Arial"/>
          <w:sz w:val="24"/>
          <w:szCs w:val="24"/>
        </w:rPr>
      </w:pPr>
      <w:r w:rsidRPr="00C066DD">
        <w:rPr>
          <w:rFonts w:ascii="Arial" w:hAnsi="Arial" w:cs="Arial"/>
          <w:sz w:val="24"/>
          <w:szCs w:val="24"/>
        </w:rPr>
        <w:t>Em 2016, 2.108 Unidades (37,6%) tinham capacidade máxima (número de vagas) de acolhimento entre 11 a 20 pessoas, a maior concentração de unidades entre as categorias relacionadas. 3.390 Unidades de Acolhimento (60,4%) tinham capacidade máxima para atendimento (número de vagas) de até 20 pessoas e 1.237 (22,0%) tinham capacidade máxima para atendimento de 21 a 40 pessoas. Apenas 123 Unidades (2,2%) tinham capacidade para atendimento de mais de 100 pessoas.</w:t>
      </w:r>
    </w:p>
    <w:p w14:paraId="3B85A30B" w14:textId="77777777" w:rsidR="00C066DD" w:rsidRPr="00C066DD" w:rsidRDefault="00C066DD" w:rsidP="00C066DD">
      <w:pPr>
        <w:autoSpaceDE w:val="0"/>
        <w:autoSpaceDN w:val="0"/>
        <w:adjustRightInd w:val="0"/>
        <w:spacing w:line="360" w:lineRule="auto"/>
        <w:jc w:val="both"/>
        <w:rPr>
          <w:rFonts w:ascii="Arial" w:hAnsi="Arial" w:cs="Arial"/>
          <w:sz w:val="24"/>
          <w:szCs w:val="24"/>
        </w:rPr>
      </w:pPr>
      <w:r w:rsidRPr="00C066DD">
        <w:rPr>
          <w:rFonts w:ascii="Arial" w:hAnsi="Arial" w:cs="Arial"/>
          <w:sz w:val="24"/>
          <w:szCs w:val="24"/>
        </w:rPr>
        <w:t xml:space="preserve">Sobre as vagas ocupadas, 3.699 Unidades (65,9%) acolhiam até 20 pessoas, </w:t>
      </w:r>
      <w:commentRangeStart w:id="14"/>
      <w:commentRangeStart w:id="15"/>
      <w:r w:rsidRPr="00C066DD">
        <w:rPr>
          <w:rFonts w:ascii="Arial" w:hAnsi="Arial" w:cs="Arial"/>
          <w:sz w:val="24"/>
          <w:szCs w:val="24"/>
        </w:rPr>
        <w:t>1.</w:t>
      </w:r>
      <w:r w:rsidR="00F47EDE">
        <w:rPr>
          <w:rFonts w:ascii="Arial" w:hAnsi="Arial" w:cs="Arial"/>
          <w:sz w:val="24"/>
          <w:szCs w:val="24"/>
        </w:rPr>
        <w:t>1</w:t>
      </w:r>
      <w:r w:rsidRPr="00C066DD">
        <w:rPr>
          <w:rFonts w:ascii="Arial" w:hAnsi="Arial" w:cs="Arial"/>
          <w:sz w:val="24"/>
          <w:szCs w:val="24"/>
        </w:rPr>
        <w:t xml:space="preserve">37 </w:t>
      </w:r>
      <w:commentRangeEnd w:id="14"/>
      <w:r w:rsidR="00F47EDE">
        <w:rPr>
          <w:rStyle w:val="Refdecomentrio"/>
        </w:rPr>
        <w:commentReference w:id="14"/>
      </w:r>
      <w:commentRangeEnd w:id="15"/>
      <w:r w:rsidR="00AA7D6E">
        <w:rPr>
          <w:rStyle w:val="Refdecomentrio"/>
        </w:rPr>
        <w:commentReference w:id="15"/>
      </w:r>
      <w:r w:rsidRPr="00C066DD">
        <w:rPr>
          <w:rFonts w:ascii="Arial" w:hAnsi="Arial" w:cs="Arial"/>
          <w:sz w:val="24"/>
          <w:szCs w:val="24"/>
        </w:rPr>
        <w:t xml:space="preserve">(20,3%) entre 21 e 40 pessoas e </w:t>
      </w:r>
      <w:commentRangeStart w:id="16"/>
      <w:r w:rsidRPr="00C066DD">
        <w:rPr>
          <w:rFonts w:ascii="Arial" w:hAnsi="Arial" w:cs="Arial"/>
          <w:sz w:val="24"/>
          <w:szCs w:val="24"/>
        </w:rPr>
        <w:t>8</w:t>
      </w:r>
      <w:r w:rsidR="00F47EDE">
        <w:rPr>
          <w:rFonts w:ascii="Arial" w:hAnsi="Arial" w:cs="Arial"/>
          <w:sz w:val="24"/>
          <w:szCs w:val="24"/>
        </w:rPr>
        <w:t>0</w:t>
      </w:r>
      <w:commentRangeEnd w:id="16"/>
      <w:r w:rsidR="00F47EDE">
        <w:rPr>
          <w:rStyle w:val="Refdecomentrio"/>
        </w:rPr>
        <w:commentReference w:id="16"/>
      </w:r>
      <w:r w:rsidRPr="00C066DD">
        <w:rPr>
          <w:rFonts w:ascii="Arial" w:hAnsi="Arial" w:cs="Arial"/>
          <w:sz w:val="24"/>
          <w:szCs w:val="24"/>
        </w:rPr>
        <w:t xml:space="preserve"> (1,4%) acolhiam mais de 100 </w:t>
      </w:r>
      <w:commentRangeStart w:id="17"/>
      <w:r w:rsidRPr="00C066DD">
        <w:rPr>
          <w:rFonts w:ascii="Arial" w:hAnsi="Arial" w:cs="Arial"/>
          <w:sz w:val="24"/>
          <w:szCs w:val="24"/>
        </w:rPr>
        <w:t>pessoas</w:t>
      </w:r>
      <w:commentRangeEnd w:id="17"/>
      <w:r w:rsidR="00EE4FAA">
        <w:rPr>
          <w:rStyle w:val="Refdecomentrio"/>
        </w:rPr>
        <w:commentReference w:id="17"/>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54</w:t>
      </w:r>
      <w:r w:rsidRPr="00802B24">
        <w:rPr>
          <w:rFonts w:ascii="Arial" w:hAnsi="Arial" w:cs="Arial"/>
          <w:sz w:val="24"/>
          <w:szCs w:val="24"/>
        </w:rPr>
        <w:t>)</w:t>
      </w:r>
      <w:r w:rsidRPr="00C066DD">
        <w:rPr>
          <w:rFonts w:ascii="Arial" w:hAnsi="Arial" w:cs="Arial"/>
          <w:sz w:val="24"/>
          <w:szCs w:val="24"/>
        </w:rPr>
        <w:t>. 156 Unidades (2,8% do total) informaram não acolher nenhuma pessoa no momento do levantamento.</w:t>
      </w:r>
    </w:p>
    <w:p w14:paraId="10CCB4D1" w14:textId="77777777" w:rsidR="003C53E0" w:rsidRPr="00802B24" w:rsidRDefault="00C066DD" w:rsidP="00C066DD">
      <w:pPr>
        <w:autoSpaceDE w:val="0"/>
        <w:autoSpaceDN w:val="0"/>
        <w:adjustRightInd w:val="0"/>
        <w:spacing w:line="360" w:lineRule="auto"/>
        <w:jc w:val="both"/>
        <w:rPr>
          <w:rFonts w:ascii="Arial" w:hAnsi="Arial" w:cs="Arial"/>
          <w:sz w:val="24"/>
          <w:szCs w:val="24"/>
        </w:rPr>
      </w:pPr>
      <w:r w:rsidRPr="00C066DD">
        <w:rPr>
          <w:rFonts w:ascii="Arial" w:hAnsi="Arial" w:cs="Arial"/>
          <w:sz w:val="24"/>
          <w:szCs w:val="24"/>
        </w:rPr>
        <w:t>Em média as Unidades de Acolhimento tinham, em 2016, 29 vagas de capaci</w:t>
      </w:r>
      <w:r>
        <w:rPr>
          <w:rFonts w:ascii="Arial" w:hAnsi="Arial" w:cs="Arial"/>
          <w:sz w:val="24"/>
          <w:szCs w:val="24"/>
        </w:rPr>
        <w:t>dade máxima e 22 vagas ocupadas</w:t>
      </w:r>
      <w:r w:rsidR="003C53E0" w:rsidRPr="00802B24">
        <w:rPr>
          <w:rFonts w:ascii="Arial" w:hAnsi="Arial" w:cs="Arial"/>
          <w:sz w:val="24"/>
          <w:szCs w:val="24"/>
        </w:rPr>
        <w:t>.</w:t>
      </w:r>
    </w:p>
    <w:p w14:paraId="184164E9" w14:textId="77777777" w:rsidR="00FD507C" w:rsidRPr="00802B24" w:rsidRDefault="00C066DD" w:rsidP="00FD507C">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5</w:t>
      </w:r>
      <w:r w:rsidRPr="00C066DD">
        <w:rPr>
          <w:rFonts w:ascii="Arial" w:hAnsi="Arial" w:cs="Arial"/>
          <w:b/>
          <w:sz w:val="24"/>
          <w:szCs w:val="24"/>
        </w:rPr>
        <w:t>4: Número de Unidades de Acolhimento segundo capacidade máxima e quantidade de pessoas acolhidas - Brasil, 2016</w:t>
      </w:r>
    </w:p>
    <w:p w14:paraId="1FC8EDDA" w14:textId="77777777" w:rsidR="00D1634F" w:rsidRPr="00802B24" w:rsidRDefault="00C066DD" w:rsidP="00C066DD">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F0A7304" wp14:editId="7EEB42AE">
            <wp:extent cx="5400040" cy="3707765"/>
            <wp:effectExtent l="0" t="0" r="10160" b="6985"/>
            <wp:docPr id="227" name="Gráfico 2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D1634F" w:rsidRPr="00802B24">
        <w:rPr>
          <w:rFonts w:ascii="Arial" w:hAnsi="Arial" w:cs="Arial"/>
          <w:sz w:val="18"/>
          <w:szCs w:val="18"/>
        </w:rPr>
        <w:t>Fonte: MDS, Censo SUAS.</w:t>
      </w:r>
    </w:p>
    <w:p w14:paraId="7A59884D" w14:textId="77777777" w:rsidR="00D1634F" w:rsidRDefault="00D1634F" w:rsidP="00670DB0">
      <w:pPr>
        <w:autoSpaceDE w:val="0"/>
        <w:autoSpaceDN w:val="0"/>
        <w:adjustRightInd w:val="0"/>
        <w:spacing w:line="360" w:lineRule="auto"/>
        <w:jc w:val="both"/>
        <w:rPr>
          <w:rFonts w:ascii="Arial" w:hAnsi="Arial" w:cs="Arial"/>
          <w:sz w:val="24"/>
          <w:szCs w:val="24"/>
        </w:rPr>
      </w:pPr>
    </w:p>
    <w:p w14:paraId="57CEF672" w14:textId="77777777" w:rsidR="009B76C8" w:rsidRPr="009B76C8" w:rsidRDefault="009B76C8" w:rsidP="009B76C8">
      <w:pPr>
        <w:autoSpaceDE w:val="0"/>
        <w:autoSpaceDN w:val="0"/>
        <w:adjustRightInd w:val="0"/>
        <w:spacing w:line="360" w:lineRule="auto"/>
        <w:jc w:val="both"/>
        <w:rPr>
          <w:rFonts w:ascii="Arial" w:hAnsi="Arial" w:cs="Arial"/>
          <w:sz w:val="24"/>
          <w:szCs w:val="24"/>
        </w:rPr>
      </w:pPr>
      <w:r w:rsidRPr="009B76C8">
        <w:rPr>
          <w:rFonts w:ascii="Arial" w:hAnsi="Arial" w:cs="Arial"/>
          <w:sz w:val="24"/>
          <w:szCs w:val="24"/>
        </w:rPr>
        <w:t>Em 2016 existiam 5.614 Unidades de Acolhimento no país. Dessas, 2.217 eram Abrigos institucionais (39,5% do total de unidades), e 1.564 Abrigos institucionais (Instituição de Longa Permanência para Idosos - ILPI), qu</w:t>
      </w:r>
      <w:r w:rsidR="004558CD">
        <w:rPr>
          <w:rFonts w:ascii="Arial" w:hAnsi="Arial" w:cs="Arial"/>
          <w:sz w:val="24"/>
          <w:szCs w:val="24"/>
        </w:rPr>
        <w:t>e representavam 27,9% do total.</w:t>
      </w:r>
    </w:p>
    <w:p w14:paraId="39D152A6" w14:textId="77777777" w:rsidR="009B76C8" w:rsidRDefault="009B76C8" w:rsidP="009B76C8">
      <w:pPr>
        <w:autoSpaceDE w:val="0"/>
        <w:autoSpaceDN w:val="0"/>
        <w:adjustRightInd w:val="0"/>
        <w:spacing w:line="360" w:lineRule="auto"/>
        <w:jc w:val="both"/>
        <w:rPr>
          <w:rFonts w:ascii="Arial" w:hAnsi="Arial" w:cs="Arial"/>
          <w:sz w:val="24"/>
          <w:szCs w:val="24"/>
        </w:rPr>
      </w:pPr>
      <w:r w:rsidRPr="009B76C8">
        <w:rPr>
          <w:rFonts w:ascii="Arial" w:hAnsi="Arial" w:cs="Arial"/>
          <w:sz w:val="24"/>
          <w:szCs w:val="24"/>
        </w:rPr>
        <w:t>As 23 repúblicas para jovens representavam 0,4% do total de Unidades, os 18 Abrigos para famílias desabrigadas/desalojadas vítimas de desastres eram 0,3% e as 12 repúblicas eram 0,2% total</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55</w:t>
      </w:r>
      <w:r w:rsidRPr="00802B24">
        <w:rPr>
          <w:rFonts w:ascii="Arial" w:hAnsi="Arial" w:cs="Arial"/>
          <w:sz w:val="24"/>
          <w:szCs w:val="24"/>
        </w:rPr>
        <w:t>)</w:t>
      </w:r>
      <w:r w:rsidRPr="009B76C8">
        <w:rPr>
          <w:rFonts w:ascii="Arial" w:hAnsi="Arial" w:cs="Arial"/>
          <w:sz w:val="24"/>
          <w:szCs w:val="24"/>
        </w:rPr>
        <w:t>.</w:t>
      </w:r>
    </w:p>
    <w:p w14:paraId="2E5C7EFA" w14:textId="77777777" w:rsidR="009B76C8" w:rsidRDefault="009B76C8" w:rsidP="009B76C8">
      <w:pPr>
        <w:autoSpaceDE w:val="0"/>
        <w:autoSpaceDN w:val="0"/>
        <w:adjustRightInd w:val="0"/>
        <w:spacing w:after="0" w:line="240" w:lineRule="auto"/>
        <w:jc w:val="both"/>
        <w:rPr>
          <w:rFonts w:ascii="Arial" w:hAnsi="Arial" w:cs="Arial"/>
          <w:b/>
          <w:sz w:val="24"/>
          <w:szCs w:val="24"/>
        </w:rPr>
      </w:pPr>
      <w:r w:rsidRPr="009B76C8">
        <w:rPr>
          <w:rFonts w:ascii="Arial" w:hAnsi="Arial" w:cs="Arial"/>
          <w:b/>
          <w:sz w:val="24"/>
          <w:szCs w:val="24"/>
        </w:rPr>
        <w:t>Gráfico 55: Distribuição das Unidades de Acolhimento segundo tipo de instituição – Brasil, 2016</w:t>
      </w:r>
    </w:p>
    <w:p w14:paraId="2D7FFA0A" w14:textId="77777777" w:rsidR="009B76C8" w:rsidRPr="00802B24" w:rsidRDefault="009B76C8" w:rsidP="009B76C8">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26A1283" wp14:editId="5A54E476">
            <wp:extent cx="5400040" cy="4391025"/>
            <wp:effectExtent l="0" t="0" r="10160" b="9525"/>
            <wp:docPr id="228" name="Gráfico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802B24">
        <w:rPr>
          <w:rFonts w:ascii="Arial" w:hAnsi="Arial" w:cs="Arial"/>
          <w:sz w:val="18"/>
          <w:szCs w:val="18"/>
        </w:rPr>
        <w:t>Fonte: MDS, Censo SUAS.</w:t>
      </w:r>
    </w:p>
    <w:p w14:paraId="21A81479" w14:textId="77777777" w:rsidR="009B76C8" w:rsidRDefault="009B76C8" w:rsidP="009B76C8">
      <w:pPr>
        <w:autoSpaceDE w:val="0"/>
        <w:autoSpaceDN w:val="0"/>
        <w:adjustRightInd w:val="0"/>
        <w:spacing w:after="0" w:line="240" w:lineRule="auto"/>
        <w:jc w:val="both"/>
        <w:rPr>
          <w:rFonts w:ascii="Arial" w:hAnsi="Arial" w:cs="Arial"/>
          <w:b/>
          <w:sz w:val="24"/>
          <w:szCs w:val="24"/>
        </w:rPr>
      </w:pPr>
    </w:p>
    <w:p w14:paraId="48261A55" w14:textId="77777777" w:rsidR="004558CD" w:rsidRPr="004558CD" w:rsidRDefault="004558CD" w:rsidP="004558CD">
      <w:pPr>
        <w:autoSpaceDE w:val="0"/>
        <w:autoSpaceDN w:val="0"/>
        <w:adjustRightInd w:val="0"/>
        <w:spacing w:line="360" w:lineRule="auto"/>
        <w:jc w:val="both"/>
        <w:rPr>
          <w:rFonts w:ascii="Arial" w:hAnsi="Arial" w:cs="Arial"/>
          <w:sz w:val="24"/>
          <w:szCs w:val="24"/>
        </w:rPr>
      </w:pPr>
      <w:r w:rsidRPr="004558CD">
        <w:rPr>
          <w:rFonts w:ascii="Arial" w:hAnsi="Arial" w:cs="Arial"/>
          <w:sz w:val="24"/>
          <w:szCs w:val="24"/>
        </w:rPr>
        <w:t>As Unidades de Acolhimento podem se articular com outros serviços, programas ou instituições no município. Em 2016, 5,1% das Unidades de Acolhimento informaram não ter nenhuma articulação com os CRAS, e 0,2% informaram que não havia CRAS no município, enquanto 4,8% e 28,3% informaram não ter nenhuma articulação com CREAS e Conselho Tutelar, respectivamente. 12,7% das Unidades de Acolhimento indicaram que não havia CREAS no município e 0,5% informa</w:t>
      </w:r>
      <w:r>
        <w:rPr>
          <w:rFonts w:ascii="Arial" w:hAnsi="Arial" w:cs="Arial"/>
          <w:sz w:val="24"/>
          <w:szCs w:val="24"/>
        </w:rPr>
        <w:t>ram não haver Conselho Tutelar.</w:t>
      </w:r>
    </w:p>
    <w:p w14:paraId="78CD0771" w14:textId="77777777" w:rsidR="009B76C8" w:rsidRDefault="004558CD" w:rsidP="004558CD">
      <w:pPr>
        <w:autoSpaceDE w:val="0"/>
        <w:autoSpaceDN w:val="0"/>
        <w:adjustRightInd w:val="0"/>
        <w:spacing w:line="360" w:lineRule="auto"/>
        <w:jc w:val="both"/>
        <w:rPr>
          <w:rFonts w:ascii="Arial" w:hAnsi="Arial" w:cs="Arial"/>
          <w:sz w:val="24"/>
          <w:szCs w:val="24"/>
        </w:rPr>
      </w:pPr>
      <w:r w:rsidRPr="004558CD">
        <w:rPr>
          <w:rFonts w:ascii="Arial" w:hAnsi="Arial" w:cs="Arial"/>
          <w:sz w:val="24"/>
          <w:szCs w:val="24"/>
        </w:rPr>
        <w:t>Os menores percentuais referentes à articulação foram observados em relação aos Centros-Dia (55,2% das Unidades de Acolhimento informaram não haver o equipamento no município e 27,3% que não se articulam com esse equipamento) e aos Centros POP: 51,4% das Unidades de Acolhimento informaram que não há Centro Pop no município e 21,4% que não se articulam com essas unidades</w:t>
      </w:r>
      <w:r>
        <w:rPr>
          <w:rFonts w:ascii="Arial" w:hAnsi="Arial" w:cs="Arial"/>
          <w:sz w:val="24"/>
          <w:szCs w:val="24"/>
        </w:rPr>
        <w:t xml:space="preserve"> (Tabela 8)</w:t>
      </w:r>
      <w:r w:rsidRPr="004558CD">
        <w:rPr>
          <w:rFonts w:ascii="Arial" w:hAnsi="Arial" w:cs="Arial"/>
          <w:sz w:val="24"/>
          <w:szCs w:val="24"/>
        </w:rPr>
        <w:t>.</w:t>
      </w:r>
    </w:p>
    <w:p w14:paraId="6CA36EB6" w14:textId="77777777" w:rsidR="004558CD" w:rsidRDefault="004558CD" w:rsidP="004558CD">
      <w:pPr>
        <w:autoSpaceDE w:val="0"/>
        <w:autoSpaceDN w:val="0"/>
        <w:adjustRightInd w:val="0"/>
        <w:spacing w:after="0" w:line="240" w:lineRule="auto"/>
        <w:jc w:val="both"/>
        <w:rPr>
          <w:rFonts w:ascii="Arial" w:hAnsi="Arial" w:cs="Arial"/>
          <w:b/>
          <w:sz w:val="24"/>
          <w:szCs w:val="24"/>
        </w:rPr>
      </w:pPr>
      <w:r w:rsidRPr="004558CD">
        <w:rPr>
          <w:rFonts w:ascii="Arial" w:hAnsi="Arial" w:cs="Arial"/>
          <w:b/>
          <w:sz w:val="24"/>
          <w:szCs w:val="24"/>
        </w:rPr>
        <w:lastRenderedPageBreak/>
        <w:t xml:space="preserve">Tabela </w:t>
      </w:r>
      <w:r>
        <w:rPr>
          <w:rFonts w:ascii="Arial" w:hAnsi="Arial" w:cs="Arial"/>
          <w:b/>
          <w:sz w:val="24"/>
          <w:szCs w:val="24"/>
        </w:rPr>
        <w:t>8</w:t>
      </w:r>
      <w:r w:rsidRPr="004558CD">
        <w:rPr>
          <w:rFonts w:ascii="Arial" w:hAnsi="Arial" w:cs="Arial"/>
          <w:b/>
          <w:sz w:val="24"/>
          <w:szCs w:val="24"/>
        </w:rPr>
        <w:t>: Articulação das Unidades de Acolhimento com serviços, programas ou instituições existentes no município - Brasil, 2016</w:t>
      </w:r>
    </w:p>
    <w:p w14:paraId="54DB3546" w14:textId="77777777" w:rsidR="004558CD" w:rsidRPr="004558CD" w:rsidRDefault="004558CD" w:rsidP="004558CD">
      <w:pPr>
        <w:autoSpaceDE w:val="0"/>
        <w:autoSpaceDN w:val="0"/>
        <w:adjustRightInd w:val="0"/>
        <w:spacing w:after="0" w:line="240" w:lineRule="auto"/>
        <w:jc w:val="both"/>
        <w:rPr>
          <w:rFonts w:ascii="Arial" w:hAnsi="Arial" w:cs="Arial"/>
          <w:b/>
          <w:sz w:val="24"/>
          <w:szCs w:val="24"/>
        </w:rPr>
      </w:pPr>
    </w:p>
    <w:tbl>
      <w:tblPr>
        <w:tblW w:w="8622" w:type="dxa"/>
        <w:tblInd w:w="75" w:type="dxa"/>
        <w:tblLayout w:type="fixed"/>
        <w:tblCellMar>
          <w:left w:w="70" w:type="dxa"/>
          <w:right w:w="70" w:type="dxa"/>
        </w:tblCellMar>
        <w:tblLook w:val="04A0" w:firstRow="1" w:lastRow="0" w:firstColumn="1" w:lastColumn="0" w:noHBand="0" w:noVBand="1"/>
      </w:tblPr>
      <w:tblGrid>
        <w:gridCol w:w="2442"/>
        <w:gridCol w:w="618"/>
        <w:gridCol w:w="618"/>
        <w:gridCol w:w="618"/>
        <w:gridCol w:w="618"/>
        <w:gridCol w:w="618"/>
        <w:gridCol w:w="618"/>
        <w:gridCol w:w="618"/>
        <w:gridCol w:w="618"/>
        <w:gridCol w:w="618"/>
        <w:gridCol w:w="618"/>
      </w:tblGrid>
      <w:tr w:rsidR="004558CD" w:rsidRPr="004558CD" w14:paraId="6F494C3D" w14:textId="77777777" w:rsidTr="004558CD">
        <w:trPr>
          <w:cantSplit/>
          <w:trHeight w:val="2846"/>
        </w:trPr>
        <w:tc>
          <w:tcPr>
            <w:tcW w:w="2442" w:type="dxa"/>
            <w:tcBorders>
              <w:top w:val="single" w:sz="4" w:space="0" w:color="9BC2E6"/>
              <w:left w:val="single" w:sz="4" w:space="0" w:color="9BC2E6"/>
              <w:bottom w:val="single" w:sz="4" w:space="0" w:color="9BC2E6"/>
              <w:right w:val="nil"/>
            </w:tcBorders>
            <w:shd w:val="clear" w:color="5B9BD5" w:fill="5B9BD5"/>
            <w:vAlign w:val="center"/>
            <w:hideMark/>
          </w:tcPr>
          <w:p w14:paraId="7897B3B0" w14:textId="77777777" w:rsidR="004558CD" w:rsidRPr="004558CD" w:rsidRDefault="004558CD" w:rsidP="004558CD">
            <w:pPr>
              <w:spacing w:after="0" w:line="240" w:lineRule="auto"/>
              <w:jc w:val="center"/>
              <w:rPr>
                <w:rFonts w:ascii="Calibri" w:eastAsia="Times New Roman" w:hAnsi="Calibri" w:cs="Times New Roman"/>
                <w:b/>
                <w:bCs/>
                <w:color w:val="FFFFFF"/>
                <w:lang w:eastAsia="pt-BR"/>
              </w:rPr>
            </w:pPr>
            <w:r w:rsidRPr="004558CD">
              <w:rPr>
                <w:rFonts w:ascii="Calibri" w:eastAsia="Times New Roman" w:hAnsi="Calibri" w:cs="Times New Roman"/>
                <w:b/>
                <w:bCs/>
                <w:color w:val="FFFFFF"/>
                <w:lang w:eastAsia="pt-BR"/>
              </w:rPr>
              <w:t>Serviços, programas ou instituições com os quais a Unidade de Acolhimento mantém articulação</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6ED57167"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Possui dados da localização (endereço, telefone etc.)</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0D6C7009"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Recebe usuários encaminhados por esta Unidade</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1412C73D"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Encaminha usuários para esta Unidade</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2F722AF4"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Acompanha os encaminhamentos</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49E6AA88"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Realiza reuniões periódicas</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3128FFB8"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Troca Informações</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0CE7074B"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Realiza estudos de caso em conjunto</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160F8CBC"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Desenvolve atividades em parceria</w:t>
            </w:r>
          </w:p>
        </w:tc>
        <w:tc>
          <w:tcPr>
            <w:tcW w:w="618" w:type="dxa"/>
            <w:tcBorders>
              <w:top w:val="single" w:sz="4" w:space="0" w:color="9BC2E6"/>
              <w:left w:val="nil"/>
              <w:bottom w:val="single" w:sz="4" w:space="0" w:color="9BC2E6"/>
              <w:right w:val="nil"/>
            </w:tcBorders>
            <w:shd w:val="clear" w:color="5B9BD5" w:fill="5B9BD5"/>
            <w:textDirection w:val="btLr"/>
            <w:vAlign w:val="center"/>
            <w:hideMark/>
          </w:tcPr>
          <w:p w14:paraId="6D96BC85"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Não tem nenhuma articulação</w:t>
            </w:r>
          </w:p>
        </w:tc>
        <w:tc>
          <w:tcPr>
            <w:tcW w:w="618" w:type="dxa"/>
            <w:tcBorders>
              <w:top w:val="single" w:sz="4" w:space="0" w:color="9BC2E6"/>
              <w:left w:val="nil"/>
              <w:bottom w:val="single" w:sz="4" w:space="0" w:color="9BC2E6"/>
              <w:right w:val="single" w:sz="4" w:space="0" w:color="9BC2E6"/>
            </w:tcBorders>
            <w:shd w:val="clear" w:color="5B9BD5" w:fill="5B9BD5"/>
            <w:textDirection w:val="btLr"/>
            <w:vAlign w:val="center"/>
            <w:hideMark/>
          </w:tcPr>
          <w:p w14:paraId="4ACB2B4F" w14:textId="77777777" w:rsidR="004558CD" w:rsidRPr="004558CD" w:rsidRDefault="004558CD" w:rsidP="004558CD">
            <w:pPr>
              <w:spacing w:after="0" w:line="240" w:lineRule="auto"/>
              <w:ind w:left="113" w:right="113"/>
              <w:rPr>
                <w:rFonts w:ascii="Calibri" w:eastAsia="Times New Roman" w:hAnsi="Calibri" w:cs="Times New Roman"/>
                <w:b/>
                <w:bCs/>
                <w:color w:val="FFFFFF"/>
                <w:sz w:val="20"/>
                <w:szCs w:val="20"/>
                <w:lang w:eastAsia="pt-BR"/>
              </w:rPr>
            </w:pPr>
            <w:r w:rsidRPr="004558CD">
              <w:rPr>
                <w:rFonts w:ascii="Calibri" w:eastAsia="Times New Roman" w:hAnsi="Calibri" w:cs="Times New Roman"/>
                <w:b/>
                <w:bCs/>
                <w:color w:val="FFFFFF"/>
                <w:sz w:val="20"/>
                <w:szCs w:val="20"/>
                <w:lang w:eastAsia="pt-BR"/>
              </w:rPr>
              <w:t>Serviço ou instituição não existente no município</w:t>
            </w:r>
          </w:p>
        </w:tc>
      </w:tr>
      <w:tr w:rsidR="004558CD" w:rsidRPr="004558CD" w14:paraId="61046EDE" w14:textId="77777777" w:rsidTr="004558CD">
        <w:trPr>
          <w:trHeight w:val="300"/>
        </w:trPr>
        <w:tc>
          <w:tcPr>
            <w:tcW w:w="2442" w:type="dxa"/>
            <w:tcBorders>
              <w:top w:val="single" w:sz="4" w:space="0" w:color="9BC2E6"/>
              <w:left w:val="single" w:sz="4" w:space="0" w:color="9BC2E6"/>
              <w:bottom w:val="single" w:sz="4" w:space="0" w:color="9BC2E6"/>
              <w:right w:val="nil"/>
            </w:tcBorders>
            <w:shd w:val="clear" w:color="DDEBF7" w:fill="DDEBF7"/>
            <w:vAlign w:val="bottom"/>
            <w:hideMark/>
          </w:tcPr>
          <w:p w14:paraId="69FEB87E"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Conselho Tutelar</w:t>
            </w:r>
          </w:p>
        </w:tc>
        <w:tc>
          <w:tcPr>
            <w:tcW w:w="618" w:type="dxa"/>
            <w:tcBorders>
              <w:top w:val="single" w:sz="4" w:space="0" w:color="9BC2E6"/>
              <w:left w:val="nil"/>
              <w:bottom w:val="single" w:sz="4" w:space="0" w:color="9BC2E6"/>
              <w:right w:val="nil"/>
            </w:tcBorders>
            <w:shd w:val="clear" w:color="DDEBF7" w:fill="DDEBF7"/>
            <w:vAlign w:val="center"/>
            <w:hideMark/>
          </w:tcPr>
          <w:p w14:paraId="6BF8AF2F"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68,8%</w:t>
            </w:r>
          </w:p>
        </w:tc>
        <w:tc>
          <w:tcPr>
            <w:tcW w:w="618" w:type="dxa"/>
            <w:tcBorders>
              <w:top w:val="single" w:sz="4" w:space="0" w:color="9BC2E6"/>
              <w:left w:val="nil"/>
              <w:bottom w:val="single" w:sz="4" w:space="0" w:color="9BC2E6"/>
              <w:right w:val="nil"/>
            </w:tcBorders>
            <w:shd w:val="clear" w:color="DDEBF7" w:fill="DDEBF7"/>
            <w:vAlign w:val="center"/>
            <w:hideMark/>
          </w:tcPr>
          <w:p w14:paraId="3E65901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44,4%</w:t>
            </w:r>
          </w:p>
        </w:tc>
        <w:tc>
          <w:tcPr>
            <w:tcW w:w="618" w:type="dxa"/>
            <w:tcBorders>
              <w:top w:val="single" w:sz="4" w:space="0" w:color="9BC2E6"/>
              <w:left w:val="nil"/>
              <w:bottom w:val="single" w:sz="4" w:space="0" w:color="9BC2E6"/>
              <w:right w:val="nil"/>
            </w:tcBorders>
            <w:shd w:val="clear" w:color="DDEBF7" w:fill="DDEBF7"/>
            <w:vAlign w:val="center"/>
            <w:hideMark/>
          </w:tcPr>
          <w:p w14:paraId="5956940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35,6%</w:t>
            </w:r>
          </w:p>
        </w:tc>
        <w:tc>
          <w:tcPr>
            <w:tcW w:w="618" w:type="dxa"/>
            <w:tcBorders>
              <w:top w:val="single" w:sz="4" w:space="0" w:color="9BC2E6"/>
              <w:left w:val="nil"/>
              <w:bottom w:val="single" w:sz="4" w:space="0" w:color="9BC2E6"/>
              <w:right w:val="nil"/>
            </w:tcBorders>
            <w:shd w:val="clear" w:color="DDEBF7" w:fill="DDEBF7"/>
            <w:vAlign w:val="center"/>
            <w:hideMark/>
          </w:tcPr>
          <w:p w14:paraId="697AD006"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32,5%</w:t>
            </w:r>
          </w:p>
        </w:tc>
        <w:tc>
          <w:tcPr>
            <w:tcW w:w="618" w:type="dxa"/>
            <w:tcBorders>
              <w:top w:val="single" w:sz="4" w:space="0" w:color="9BC2E6"/>
              <w:left w:val="nil"/>
              <w:bottom w:val="single" w:sz="4" w:space="0" w:color="9BC2E6"/>
              <w:right w:val="nil"/>
            </w:tcBorders>
            <w:shd w:val="clear" w:color="DDEBF7" w:fill="DDEBF7"/>
            <w:vAlign w:val="center"/>
            <w:hideMark/>
          </w:tcPr>
          <w:p w14:paraId="278B687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25,1%</w:t>
            </w:r>
          </w:p>
        </w:tc>
        <w:tc>
          <w:tcPr>
            <w:tcW w:w="618" w:type="dxa"/>
            <w:tcBorders>
              <w:top w:val="single" w:sz="4" w:space="0" w:color="9BC2E6"/>
              <w:left w:val="nil"/>
              <w:bottom w:val="single" w:sz="4" w:space="0" w:color="9BC2E6"/>
              <w:right w:val="nil"/>
            </w:tcBorders>
            <w:shd w:val="clear" w:color="DDEBF7" w:fill="DDEBF7"/>
            <w:vAlign w:val="center"/>
            <w:hideMark/>
          </w:tcPr>
          <w:p w14:paraId="2A32B754"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54,5%</w:t>
            </w:r>
          </w:p>
        </w:tc>
        <w:tc>
          <w:tcPr>
            <w:tcW w:w="618" w:type="dxa"/>
            <w:tcBorders>
              <w:top w:val="single" w:sz="4" w:space="0" w:color="9BC2E6"/>
              <w:left w:val="nil"/>
              <w:bottom w:val="single" w:sz="4" w:space="0" w:color="9BC2E6"/>
              <w:right w:val="nil"/>
            </w:tcBorders>
            <w:shd w:val="clear" w:color="DDEBF7" w:fill="DDEBF7"/>
            <w:vAlign w:val="center"/>
            <w:hideMark/>
          </w:tcPr>
          <w:p w14:paraId="76AFEA27"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31,8%</w:t>
            </w:r>
          </w:p>
        </w:tc>
        <w:tc>
          <w:tcPr>
            <w:tcW w:w="618" w:type="dxa"/>
            <w:tcBorders>
              <w:top w:val="single" w:sz="4" w:space="0" w:color="9BC2E6"/>
              <w:left w:val="nil"/>
              <w:bottom w:val="single" w:sz="4" w:space="0" w:color="9BC2E6"/>
              <w:right w:val="nil"/>
            </w:tcBorders>
            <w:shd w:val="clear" w:color="DDEBF7" w:fill="DDEBF7"/>
            <w:vAlign w:val="center"/>
            <w:hideMark/>
          </w:tcPr>
          <w:p w14:paraId="55B6D5CC"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26,6%</w:t>
            </w:r>
          </w:p>
        </w:tc>
        <w:tc>
          <w:tcPr>
            <w:tcW w:w="618" w:type="dxa"/>
            <w:tcBorders>
              <w:top w:val="single" w:sz="4" w:space="0" w:color="9BC2E6"/>
              <w:left w:val="nil"/>
              <w:bottom w:val="single" w:sz="4" w:space="0" w:color="9BC2E6"/>
              <w:right w:val="nil"/>
            </w:tcBorders>
            <w:shd w:val="clear" w:color="DDEBF7" w:fill="DDEBF7"/>
            <w:vAlign w:val="center"/>
            <w:hideMark/>
          </w:tcPr>
          <w:p w14:paraId="6234E838"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28,3%</w:t>
            </w:r>
          </w:p>
        </w:tc>
        <w:tc>
          <w:tcPr>
            <w:tcW w:w="618" w:type="dxa"/>
            <w:tcBorders>
              <w:top w:val="single" w:sz="4" w:space="0" w:color="9BC2E6"/>
              <w:left w:val="nil"/>
              <w:bottom w:val="single" w:sz="4" w:space="0" w:color="9BC2E6"/>
              <w:right w:val="single" w:sz="4" w:space="0" w:color="9BC2E6"/>
            </w:tcBorders>
            <w:shd w:val="clear" w:color="DDEBF7" w:fill="DDEBF7"/>
            <w:vAlign w:val="center"/>
            <w:hideMark/>
          </w:tcPr>
          <w:p w14:paraId="22BDA8E0"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0,5%</w:t>
            </w:r>
          </w:p>
        </w:tc>
      </w:tr>
      <w:tr w:rsidR="004558CD" w:rsidRPr="004558CD" w14:paraId="079EEBAE" w14:textId="77777777" w:rsidTr="004558CD">
        <w:trPr>
          <w:trHeight w:val="300"/>
        </w:trPr>
        <w:tc>
          <w:tcPr>
            <w:tcW w:w="2442" w:type="dxa"/>
            <w:tcBorders>
              <w:top w:val="single" w:sz="4" w:space="0" w:color="9BC2E6"/>
              <w:left w:val="single" w:sz="4" w:space="0" w:color="9BC2E6"/>
              <w:bottom w:val="single" w:sz="4" w:space="0" w:color="9BC2E6"/>
              <w:right w:val="nil"/>
            </w:tcBorders>
            <w:shd w:val="clear" w:color="auto" w:fill="auto"/>
            <w:noWrap/>
            <w:vAlign w:val="bottom"/>
            <w:hideMark/>
          </w:tcPr>
          <w:p w14:paraId="021E1E28"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CRAS</w:t>
            </w:r>
          </w:p>
        </w:tc>
        <w:tc>
          <w:tcPr>
            <w:tcW w:w="618" w:type="dxa"/>
            <w:tcBorders>
              <w:top w:val="single" w:sz="4" w:space="0" w:color="9BC2E6"/>
              <w:left w:val="nil"/>
              <w:bottom w:val="single" w:sz="4" w:space="0" w:color="9BC2E6"/>
              <w:right w:val="nil"/>
            </w:tcBorders>
            <w:shd w:val="clear" w:color="auto" w:fill="auto"/>
            <w:noWrap/>
            <w:vAlign w:val="center"/>
            <w:hideMark/>
          </w:tcPr>
          <w:p w14:paraId="5877A066"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88,4%</w:t>
            </w:r>
          </w:p>
        </w:tc>
        <w:tc>
          <w:tcPr>
            <w:tcW w:w="618" w:type="dxa"/>
            <w:tcBorders>
              <w:top w:val="single" w:sz="4" w:space="0" w:color="9BC2E6"/>
              <w:left w:val="nil"/>
              <w:bottom w:val="single" w:sz="4" w:space="0" w:color="9BC2E6"/>
              <w:right w:val="nil"/>
            </w:tcBorders>
            <w:shd w:val="clear" w:color="auto" w:fill="auto"/>
            <w:noWrap/>
            <w:vAlign w:val="center"/>
            <w:hideMark/>
          </w:tcPr>
          <w:p w14:paraId="005147EC"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43,6%</w:t>
            </w:r>
          </w:p>
        </w:tc>
        <w:tc>
          <w:tcPr>
            <w:tcW w:w="618" w:type="dxa"/>
            <w:tcBorders>
              <w:top w:val="single" w:sz="4" w:space="0" w:color="9BC2E6"/>
              <w:left w:val="nil"/>
              <w:bottom w:val="single" w:sz="4" w:space="0" w:color="9BC2E6"/>
              <w:right w:val="nil"/>
            </w:tcBorders>
            <w:shd w:val="clear" w:color="auto" w:fill="auto"/>
            <w:noWrap/>
            <w:vAlign w:val="center"/>
            <w:hideMark/>
          </w:tcPr>
          <w:p w14:paraId="4940CB33"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55,5%</w:t>
            </w:r>
          </w:p>
        </w:tc>
        <w:tc>
          <w:tcPr>
            <w:tcW w:w="618" w:type="dxa"/>
            <w:tcBorders>
              <w:top w:val="single" w:sz="4" w:space="0" w:color="9BC2E6"/>
              <w:left w:val="nil"/>
              <w:bottom w:val="single" w:sz="4" w:space="0" w:color="9BC2E6"/>
              <w:right w:val="nil"/>
            </w:tcBorders>
            <w:shd w:val="clear" w:color="auto" w:fill="auto"/>
            <w:noWrap/>
            <w:vAlign w:val="center"/>
            <w:hideMark/>
          </w:tcPr>
          <w:p w14:paraId="55C052A5"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49,1%</w:t>
            </w:r>
          </w:p>
        </w:tc>
        <w:tc>
          <w:tcPr>
            <w:tcW w:w="618" w:type="dxa"/>
            <w:tcBorders>
              <w:top w:val="single" w:sz="4" w:space="0" w:color="9BC2E6"/>
              <w:left w:val="nil"/>
              <w:bottom w:val="single" w:sz="4" w:space="0" w:color="9BC2E6"/>
              <w:right w:val="nil"/>
            </w:tcBorders>
            <w:shd w:val="clear" w:color="auto" w:fill="auto"/>
            <w:noWrap/>
            <w:vAlign w:val="center"/>
            <w:hideMark/>
          </w:tcPr>
          <w:p w14:paraId="4E2F7A7A"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34,2%</w:t>
            </w:r>
          </w:p>
        </w:tc>
        <w:tc>
          <w:tcPr>
            <w:tcW w:w="618" w:type="dxa"/>
            <w:tcBorders>
              <w:top w:val="single" w:sz="4" w:space="0" w:color="9BC2E6"/>
              <w:left w:val="nil"/>
              <w:bottom w:val="single" w:sz="4" w:space="0" w:color="9BC2E6"/>
              <w:right w:val="nil"/>
            </w:tcBorders>
            <w:shd w:val="clear" w:color="auto" w:fill="auto"/>
            <w:noWrap/>
            <w:vAlign w:val="center"/>
            <w:hideMark/>
          </w:tcPr>
          <w:p w14:paraId="0E7A81CD"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77,3%</w:t>
            </w:r>
          </w:p>
        </w:tc>
        <w:tc>
          <w:tcPr>
            <w:tcW w:w="618" w:type="dxa"/>
            <w:tcBorders>
              <w:top w:val="single" w:sz="4" w:space="0" w:color="9BC2E6"/>
              <w:left w:val="nil"/>
              <w:bottom w:val="single" w:sz="4" w:space="0" w:color="9BC2E6"/>
              <w:right w:val="nil"/>
            </w:tcBorders>
            <w:shd w:val="clear" w:color="auto" w:fill="auto"/>
            <w:noWrap/>
            <w:vAlign w:val="center"/>
            <w:hideMark/>
          </w:tcPr>
          <w:p w14:paraId="0CD24308"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42,0%</w:t>
            </w:r>
          </w:p>
        </w:tc>
        <w:tc>
          <w:tcPr>
            <w:tcW w:w="618" w:type="dxa"/>
            <w:tcBorders>
              <w:top w:val="single" w:sz="4" w:space="0" w:color="9BC2E6"/>
              <w:left w:val="nil"/>
              <w:bottom w:val="single" w:sz="4" w:space="0" w:color="9BC2E6"/>
              <w:right w:val="nil"/>
            </w:tcBorders>
            <w:shd w:val="clear" w:color="auto" w:fill="auto"/>
            <w:noWrap/>
            <w:vAlign w:val="center"/>
            <w:hideMark/>
          </w:tcPr>
          <w:p w14:paraId="79624E2A"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46,7%</w:t>
            </w:r>
          </w:p>
        </w:tc>
        <w:tc>
          <w:tcPr>
            <w:tcW w:w="618" w:type="dxa"/>
            <w:tcBorders>
              <w:top w:val="single" w:sz="4" w:space="0" w:color="9BC2E6"/>
              <w:left w:val="nil"/>
              <w:bottom w:val="single" w:sz="4" w:space="0" w:color="9BC2E6"/>
              <w:right w:val="nil"/>
            </w:tcBorders>
            <w:shd w:val="clear" w:color="auto" w:fill="auto"/>
            <w:noWrap/>
            <w:vAlign w:val="center"/>
            <w:hideMark/>
          </w:tcPr>
          <w:p w14:paraId="4B5D8D4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5,1%</w:t>
            </w:r>
          </w:p>
        </w:tc>
        <w:tc>
          <w:tcPr>
            <w:tcW w:w="618" w:type="dxa"/>
            <w:tcBorders>
              <w:top w:val="single" w:sz="4" w:space="0" w:color="9BC2E6"/>
              <w:left w:val="nil"/>
              <w:bottom w:val="single" w:sz="4" w:space="0" w:color="9BC2E6"/>
              <w:right w:val="single" w:sz="4" w:space="0" w:color="9BC2E6"/>
            </w:tcBorders>
            <w:shd w:val="clear" w:color="auto" w:fill="auto"/>
            <w:noWrap/>
            <w:vAlign w:val="center"/>
            <w:hideMark/>
          </w:tcPr>
          <w:p w14:paraId="5F02C07A"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0,2%</w:t>
            </w:r>
          </w:p>
        </w:tc>
      </w:tr>
      <w:tr w:rsidR="004558CD" w:rsidRPr="004558CD" w14:paraId="60E29E12" w14:textId="77777777" w:rsidTr="004558CD">
        <w:trPr>
          <w:trHeight w:val="300"/>
        </w:trPr>
        <w:tc>
          <w:tcPr>
            <w:tcW w:w="2442" w:type="dxa"/>
            <w:tcBorders>
              <w:top w:val="single" w:sz="4" w:space="0" w:color="9BC2E6"/>
              <w:left w:val="single" w:sz="4" w:space="0" w:color="9BC2E6"/>
              <w:bottom w:val="single" w:sz="4" w:space="0" w:color="9BC2E6"/>
              <w:right w:val="nil"/>
            </w:tcBorders>
            <w:shd w:val="clear" w:color="DDEBF7" w:fill="DDEBF7"/>
            <w:noWrap/>
            <w:vAlign w:val="bottom"/>
            <w:hideMark/>
          </w:tcPr>
          <w:p w14:paraId="76C42024"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CREAS</w:t>
            </w:r>
          </w:p>
        </w:tc>
        <w:tc>
          <w:tcPr>
            <w:tcW w:w="618" w:type="dxa"/>
            <w:tcBorders>
              <w:top w:val="single" w:sz="4" w:space="0" w:color="9BC2E6"/>
              <w:left w:val="nil"/>
              <w:bottom w:val="single" w:sz="4" w:space="0" w:color="9BC2E6"/>
              <w:right w:val="nil"/>
            </w:tcBorders>
            <w:shd w:val="clear" w:color="DDEBF7" w:fill="DDEBF7"/>
            <w:noWrap/>
            <w:vAlign w:val="center"/>
            <w:hideMark/>
          </w:tcPr>
          <w:p w14:paraId="5D11EC2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76,3%</w:t>
            </w:r>
          </w:p>
        </w:tc>
        <w:tc>
          <w:tcPr>
            <w:tcW w:w="618" w:type="dxa"/>
            <w:tcBorders>
              <w:top w:val="single" w:sz="4" w:space="0" w:color="9BC2E6"/>
              <w:left w:val="nil"/>
              <w:bottom w:val="single" w:sz="4" w:space="0" w:color="9BC2E6"/>
              <w:right w:val="nil"/>
            </w:tcBorders>
            <w:shd w:val="clear" w:color="DDEBF7" w:fill="DDEBF7"/>
            <w:noWrap/>
            <w:vAlign w:val="center"/>
            <w:hideMark/>
          </w:tcPr>
          <w:p w14:paraId="139E7828"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48,3%</w:t>
            </w:r>
          </w:p>
        </w:tc>
        <w:tc>
          <w:tcPr>
            <w:tcW w:w="618" w:type="dxa"/>
            <w:tcBorders>
              <w:top w:val="single" w:sz="4" w:space="0" w:color="9BC2E6"/>
              <w:left w:val="nil"/>
              <w:bottom w:val="single" w:sz="4" w:space="0" w:color="9BC2E6"/>
              <w:right w:val="nil"/>
            </w:tcBorders>
            <w:shd w:val="clear" w:color="DDEBF7" w:fill="DDEBF7"/>
            <w:noWrap/>
            <w:vAlign w:val="center"/>
            <w:hideMark/>
          </w:tcPr>
          <w:p w14:paraId="41744908"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52,3%</w:t>
            </w:r>
          </w:p>
        </w:tc>
        <w:tc>
          <w:tcPr>
            <w:tcW w:w="618" w:type="dxa"/>
            <w:tcBorders>
              <w:top w:val="single" w:sz="4" w:space="0" w:color="9BC2E6"/>
              <w:left w:val="nil"/>
              <w:bottom w:val="single" w:sz="4" w:space="0" w:color="9BC2E6"/>
              <w:right w:val="nil"/>
            </w:tcBorders>
            <w:shd w:val="clear" w:color="DDEBF7" w:fill="DDEBF7"/>
            <w:noWrap/>
            <w:vAlign w:val="center"/>
            <w:hideMark/>
          </w:tcPr>
          <w:p w14:paraId="2522A215"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52,0%</w:t>
            </w:r>
          </w:p>
        </w:tc>
        <w:tc>
          <w:tcPr>
            <w:tcW w:w="618" w:type="dxa"/>
            <w:tcBorders>
              <w:top w:val="single" w:sz="4" w:space="0" w:color="9BC2E6"/>
              <w:left w:val="nil"/>
              <w:bottom w:val="single" w:sz="4" w:space="0" w:color="9BC2E6"/>
              <w:right w:val="nil"/>
            </w:tcBorders>
            <w:shd w:val="clear" w:color="DDEBF7" w:fill="DDEBF7"/>
            <w:noWrap/>
            <w:vAlign w:val="center"/>
            <w:hideMark/>
          </w:tcPr>
          <w:p w14:paraId="3CB0C1D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41,8%</w:t>
            </w:r>
          </w:p>
        </w:tc>
        <w:tc>
          <w:tcPr>
            <w:tcW w:w="618" w:type="dxa"/>
            <w:tcBorders>
              <w:top w:val="single" w:sz="4" w:space="0" w:color="9BC2E6"/>
              <w:left w:val="nil"/>
              <w:bottom w:val="single" w:sz="4" w:space="0" w:color="9BC2E6"/>
              <w:right w:val="nil"/>
            </w:tcBorders>
            <w:shd w:val="clear" w:color="DDEBF7" w:fill="DDEBF7"/>
            <w:noWrap/>
            <w:vAlign w:val="center"/>
            <w:hideMark/>
          </w:tcPr>
          <w:p w14:paraId="640A2B00"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70,7%</w:t>
            </w:r>
          </w:p>
        </w:tc>
        <w:tc>
          <w:tcPr>
            <w:tcW w:w="618" w:type="dxa"/>
            <w:tcBorders>
              <w:top w:val="single" w:sz="4" w:space="0" w:color="9BC2E6"/>
              <w:left w:val="nil"/>
              <w:bottom w:val="single" w:sz="4" w:space="0" w:color="9BC2E6"/>
              <w:right w:val="nil"/>
            </w:tcBorders>
            <w:shd w:val="clear" w:color="DDEBF7" w:fill="DDEBF7"/>
            <w:noWrap/>
            <w:vAlign w:val="center"/>
            <w:hideMark/>
          </w:tcPr>
          <w:p w14:paraId="75209888"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50,6%</w:t>
            </w:r>
          </w:p>
        </w:tc>
        <w:tc>
          <w:tcPr>
            <w:tcW w:w="618" w:type="dxa"/>
            <w:tcBorders>
              <w:top w:val="single" w:sz="4" w:space="0" w:color="9BC2E6"/>
              <w:left w:val="nil"/>
              <w:bottom w:val="single" w:sz="4" w:space="0" w:color="9BC2E6"/>
              <w:right w:val="nil"/>
            </w:tcBorders>
            <w:shd w:val="clear" w:color="DDEBF7" w:fill="DDEBF7"/>
            <w:noWrap/>
            <w:vAlign w:val="center"/>
            <w:hideMark/>
          </w:tcPr>
          <w:p w14:paraId="7E888B1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42,5%</w:t>
            </w:r>
          </w:p>
        </w:tc>
        <w:tc>
          <w:tcPr>
            <w:tcW w:w="618" w:type="dxa"/>
            <w:tcBorders>
              <w:top w:val="single" w:sz="4" w:space="0" w:color="9BC2E6"/>
              <w:left w:val="nil"/>
              <w:bottom w:val="single" w:sz="4" w:space="0" w:color="9BC2E6"/>
              <w:right w:val="nil"/>
            </w:tcBorders>
            <w:shd w:val="clear" w:color="DDEBF7" w:fill="DDEBF7"/>
            <w:noWrap/>
            <w:vAlign w:val="center"/>
            <w:hideMark/>
          </w:tcPr>
          <w:p w14:paraId="574C208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4,8%</w:t>
            </w:r>
          </w:p>
        </w:tc>
        <w:tc>
          <w:tcPr>
            <w:tcW w:w="618" w:type="dxa"/>
            <w:tcBorders>
              <w:top w:val="single" w:sz="4" w:space="0" w:color="9BC2E6"/>
              <w:left w:val="nil"/>
              <w:bottom w:val="single" w:sz="4" w:space="0" w:color="9BC2E6"/>
              <w:right w:val="single" w:sz="4" w:space="0" w:color="9BC2E6"/>
            </w:tcBorders>
            <w:shd w:val="clear" w:color="DDEBF7" w:fill="DDEBF7"/>
            <w:noWrap/>
            <w:vAlign w:val="center"/>
            <w:hideMark/>
          </w:tcPr>
          <w:p w14:paraId="1E87F584"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12,7%</w:t>
            </w:r>
          </w:p>
        </w:tc>
      </w:tr>
      <w:tr w:rsidR="004558CD" w:rsidRPr="004558CD" w14:paraId="27F92EC2" w14:textId="77777777" w:rsidTr="004558CD">
        <w:trPr>
          <w:trHeight w:val="300"/>
        </w:trPr>
        <w:tc>
          <w:tcPr>
            <w:tcW w:w="2442" w:type="dxa"/>
            <w:tcBorders>
              <w:top w:val="single" w:sz="4" w:space="0" w:color="9BC2E6"/>
              <w:left w:val="single" w:sz="4" w:space="0" w:color="9BC2E6"/>
              <w:bottom w:val="single" w:sz="4" w:space="0" w:color="9BC2E6"/>
              <w:right w:val="nil"/>
            </w:tcBorders>
            <w:shd w:val="clear" w:color="auto" w:fill="auto"/>
            <w:noWrap/>
            <w:vAlign w:val="bottom"/>
            <w:hideMark/>
          </w:tcPr>
          <w:p w14:paraId="70D6FF90"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Centro-Dia</w:t>
            </w:r>
          </w:p>
        </w:tc>
        <w:tc>
          <w:tcPr>
            <w:tcW w:w="618" w:type="dxa"/>
            <w:tcBorders>
              <w:top w:val="single" w:sz="4" w:space="0" w:color="9BC2E6"/>
              <w:left w:val="nil"/>
              <w:bottom w:val="single" w:sz="4" w:space="0" w:color="9BC2E6"/>
              <w:right w:val="nil"/>
            </w:tcBorders>
            <w:shd w:val="clear" w:color="auto" w:fill="auto"/>
            <w:noWrap/>
            <w:vAlign w:val="center"/>
            <w:hideMark/>
          </w:tcPr>
          <w:p w14:paraId="03172E27"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15,7%</w:t>
            </w:r>
          </w:p>
        </w:tc>
        <w:tc>
          <w:tcPr>
            <w:tcW w:w="618" w:type="dxa"/>
            <w:tcBorders>
              <w:top w:val="single" w:sz="4" w:space="0" w:color="9BC2E6"/>
              <w:left w:val="nil"/>
              <w:bottom w:val="single" w:sz="4" w:space="0" w:color="9BC2E6"/>
              <w:right w:val="nil"/>
            </w:tcBorders>
            <w:shd w:val="clear" w:color="auto" w:fill="auto"/>
            <w:noWrap/>
            <w:vAlign w:val="center"/>
            <w:hideMark/>
          </w:tcPr>
          <w:p w14:paraId="2B5244F1"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3,0%</w:t>
            </w:r>
          </w:p>
        </w:tc>
        <w:tc>
          <w:tcPr>
            <w:tcW w:w="618" w:type="dxa"/>
            <w:tcBorders>
              <w:top w:val="single" w:sz="4" w:space="0" w:color="9BC2E6"/>
              <w:left w:val="nil"/>
              <w:bottom w:val="single" w:sz="4" w:space="0" w:color="9BC2E6"/>
              <w:right w:val="nil"/>
            </w:tcBorders>
            <w:shd w:val="clear" w:color="auto" w:fill="auto"/>
            <w:noWrap/>
            <w:vAlign w:val="center"/>
            <w:hideMark/>
          </w:tcPr>
          <w:p w14:paraId="0E2BA2E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4,2%</w:t>
            </w:r>
          </w:p>
        </w:tc>
        <w:tc>
          <w:tcPr>
            <w:tcW w:w="618" w:type="dxa"/>
            <w:tcBorders>
              <w:top w:val="single" w:sz="4" w:space="0" w:color="9BC2E6"/>
              <w:left w:val="nil"/>
              <w:bottom w:val="single" w:sz="4" w:space="0" w:color="9BC2E6"/>
              <w:right w:val="nil"/>
            </w:tcBorders>
            <w:shd w:val="clear" w:color="auto" w:fill="auto"/>
            <w:noWrap/>
            <w:vAlign w:val="center"/>
            <w:hideMark/>
          </w:tcPr>
          <w:p w14:paraId="3B16329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2,8%</w:t>
            </w:r>
          </w:p>
        </w:tc>
        <w:tc>
          <w:tcPr>
            <w:tcW w:w="618" w:type="dxa"/>
            <w:tcBorders>
              <w:top w:val="single" w:sz="4" w:space="0" w:color="9BC2E6"/>
              <w:left w:val="nil"/>
              <w:bottom w:val="single" w:sz="4" w:space="0" w:color="9BC2E6"/>
              <w:right w:val="nil"/>
            </w:tcBorders>
            <w:shd w:val="clear" w:color="auto" w:fill="auto"/>
            <w:noWrap/>
            <w:vAlign w:val="center"/>
            <w:hideMark/>
          </w:tcPr>
          <w:p w14:paraId="5DA0AD0A"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1,6%</w:t>
            </w:r>
          </w:p>
        </w:tc>
        <w:tc>
          <w:tcPr>
            <w:tcW w:w="618" w:type="dxa"/>
            <w:tcBorders>
              <w:top w:val="single" w:sz="4" w:space="0" w:color="9BC2E6"/>
              <w:left w:val="nil"/>
              <w:bottom w:val="single" w:sz="4" w:space="0" w:color="9BC2E6"/>
              <w:right w:val="nil"/>
            </w:tcBorders>
            <w:shd w:val="clear" w:color="auto" w:fill="auto"/>
            <w:noWrap/>
            <w:vAlign w:val="center"/>
            <w:hideMark/>
          </w:tcPr>
          <w:p w14:paraId="781B4A1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7,2%</w:t>
            </w:r>
          </w:p>
        </w:tc>
        <w:tc>
          <w:tcPr>
            <w:tcW w:w="618" w:type="dxa"/>
            <w:tcBorders>
              <w:top w:val="single" w:sz="4" w:space="0" w:color="9BC2E6"/>
              <w:left w:val="nil"/>
              <w:bottom w:val="single" w:sz="4" w:space="0" w:color="9BC2E6"/>
              <w:right w:val="nil"/>
            </w:tcBorders>
            <w:shd w:val="clear" w:color="auto" w:fill="auto"/>
            <w:noWrap/>
            <w:vAlign w:val="center"/>
            <w:hideMark/>
          </w:tcPr>
          <w:p w14:paraId="49F594E4"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2,5%</w:t>
            </w:r>
          </w:p>
        </w:tc>
        <w:tc>
          <w:tcPr>
            <w:tcW w:w="618" w:type="dxa"/>
            <w:tcBorders>
              <w:top w:val="single" w:sz="4" w:space="0" w:color="9BC2E6"/>
              <w:left w:val="nil"/>
              <w:bottom w:val="single" w:sz="4" w:space="0" w:color="9BC2E6"/>
              <w:right w:val="nil"/>
            </w:tcBorders>
            <w:shd w:val="clear" w:color="auto" w:fill="auto"/>
            <w:noWrap/>
            <w:vAlign w:val="center"/>
            <w:hideMark/>
          </w:tcPr>
          <w:p w14:paraId="6D5DCE8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3,5%</w:t>
            </w:r>
          </w:p>
        </w:tc>
        <w:tc>
          <w:tcPr>
            <w:tcW w:w="618" w:type="dxa"/>
            <w:tcBorders>
              <w:top w:val="single" w:sz="4" w:space="0" w:color="9BC2E6"/>
              <w:left w:val="nil"/>
              <w:bottom w:val="single" w:sz="4" w:space="0" w:color="9BC2E6"/>
              <w:right w:val="nil"/>
            </w:tcBorders>
            <w:shd w:val="clear" w:color="auto" w:fill="auto"/>
            <w:noWrap/>
            <w:vAlign w:val="center"/>
            <w:hideMark/>
          </w:tcPr>
          <w:p w14:paraId="42C84FB5"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27,3%</w:t>
            </w:r>
          </w:p>
        </w:tc>
        <w:tc>
          <w:tcPr>
            <w:tcW w:w="618" w:type="dxa"/>
            <w:tcBorders>
              <w:top w:val="single" w:sz="4" w:space="0" w:color="9BC2E6"/>
              <w:left w:val="nil"/>
              <w:bottom w:val="single" w:sz="4" w:space="0" w:color="9BC2E6"/>
              <w:right w:val="single" w:sz="4" w:space="0" w:color="9BC2E6"/>
            </w:tcBorders>
            <w:shd w:val="clear" w:color="auto" w:fill="auto"/>
            <w:noWrap/>
            <w:vAlign w:val="center"/>
            <w:hideMark/>
          </w:tcPr>
          <w:p w14:paraId="19A69D9C"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55,2%</w:t>
            </w:r>
          </w:p>
        </w:tc>
      </w:tr>
      <w:tr w:rsidR="004558CD" w:rsidRPr="004558CD" w14:paraId="7F0AF864" w14:textId="77777777" w:rsidTr="004558CD">
        <w:trPr>
          <w:trHeight w:val="600"/>
        </w:trPr>
        <w:tc>
          <w:tcPr>
            <w:tcW w:w="2442" w:type="dxa"/>
            <w:tcBorders>
              <w:top w:val="single" w:sz="4" w:space="0" w:color="9BC2E6"/>
              <w:left w:val="single" w:sz="4" w:space="0" w:color="9BC2E6"/>
              <w:bottom w:val="single" w:sz="4" w:space="0" w:color="9BC2E6"/>
              <w:right w:val="nil"/>
            </w:tcBorders>
            <w:shd w:val="clear" w:color="DDEBF7" w:fill="DDEBF7"/>
            <w:vAlign w:val="bottom"/>
            <w:hideMark/>
          </w:tcPr>
          <w:p w14:paraId="1D838E16"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Centro de Referência Especializado para População em Situação de Rua – Centro POP</w:t>
            </w:r>
          </w:p>
        </w:tc>
        <w:tc>
          <w:tcPr>
            <w:tcW w:w="618" w:type="dxa"/>
            <w:tcBorders>
              <w:top w:val="single" w:sz="4" w:space="0" w:color="9BC2E6"/>
              <w:left w:val="nil"/>
              <w:bottom w:val="single" w:sz="4" w:space="0" w:color="9BC2E6"/>
              <w:right w:val="nil"/>
            </w:tcBorders>
            <w:shd w:val="clear" w:color="DDEBF7" w:fill="DDEBF7"/>
            <w:noWrap/>
            <w:vAlign w:val="center"/>
            <w:hideMark/>
          </w:tcPr>
          <w:p w14:paraId="5AEEB204"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25,0%</w:t>
            </w:r>
          </w:p>
        </w:tc>
        <w:tc>
          <w:tcPr>
            <w:tcW w:w="618" w:type="dxa"/>
            <w:tcBorders>
              <w:top w:val="single" w:sz="4" w:space="0" w:color="9BC2E6"/>
              <w:left w:val="nil"/>
              <w:bottom w:val="single" w:sz="4" w:space="0" w:color="9BC2E6"/>
              <w:right w:val="nil"/>
            </w:tcBorders>
            <w:shd w:val="clear" w:color="DDEBF7" w:fill="DDEBF7"/>
            <w:noWrap/>
            <w:vAlign w:val="center"/>
            <w:hideMark/>
          </w:tcPr>
          <w:p w14:paraId="12301CFF"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11,1%</w:t>
            </w:r>
          </w:p>
        </w:tc>
        <w:tc>
          <w:tcPr>
            <w:tcW w:w="618" w:type="dxa"/>
            <w:tcBorders>
              <w:top w:val="single" w:sz="4" w:space="0" w:color="9BC2E6"/>
              <w:left w:val="nil"/>
              <w:bottom w:val="single" w:sz="4" w:space="0" w:color="9BC2E6"/>
              <w:right w:val="nil"/>
            </w:tcBorders>
            <w:shd w:val="clear" w:color="DDEBF7" w:fill="DDEBF7"/>
            <w:noWrap/>
            <w:vAlign w:val="center"/>
            <w:hideMark/>
          </w:tcPr>
          <w:p w14:paraId="5AD5186F"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9,6%</w:t>
            </w:r>
          </w:p>
        </w:tc>
        <w:tc>
          <w:tcPr>
            <w:tcW w:w="618" w:type="dxa"/>
            <w:tcBorders>
              <w:top w:val="single" w:sz="4" w:space="0" w:color="9BC2E6"/>
              <w:left w:val="nil"/>
              <w:bottom w:val="single" w:sz="4" w:space="0" w:color="9BC2E6"/>
              <w:right w:val="nil"/>
            </w:tcBorders>
            <w:shd w:val="clear" w:color="DDEBF7" w:fill="DDEBF7"/>
            <w:noWrap/>
            <w:vAlign w:val="center"/>
            <w:hideMark/>
          </w:tcPr>
          <w:p w14:paraId="3C174433"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8,0%</w:t>
            </w:r>
          </w:p>
        </w:tc>
        <w:tc>
          <w:tcPr>
            <w:tcW w:w="618" w:type="dxa"/>
            <w:tcBorders>
              <w:top w:val="single" w:sz="4" w:space="0" w:color="9BC2E6"/>
              <w:left w:val="nil"/>
              <w:bottom w:val="single" w:sz="4" w:space="0" w:color="9BC2E6"/>
              <w:right w:val="nil"/>
            </w:tcBorders>
            <w:shd w:val="clear" w:color="DDEBF7" w:fill="DDEBF7"/>
            <w:noWrap/>
            <w:vAlign w:val="center"/>
            <w:hideMark/>
          </w:tcPr>
          <w:p w14:paraId="63A02541"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6,9%</w:t>
            </w:r>
          </w:p>
        </w:tc>
        <w:tc>
          <w:tcPr>
            <w:tcW w:w="618" w:type="dxa"/>
            <w:tcBorders>
              <w:top w:val="single" w:sz="4" w:space="0" w:color="9BC2E6"/>
              <w:left w:val="nil"/>
              <w:bottom w:val="single" w:sz="4" w:space="0" w:color="9BC2E6"/>
              <w:right w:val="nil"/>
            </w:tcBorders>
            <w:shd w:val="clear" w:color="DDEBF7" w:fill="DDEBF7"/>
            <w:noWrap/>
            <w:vAlign w:val="center"/>
            <w:hideMark/>
          </w:tcPr>
          <w:p w14:paraId="11C20875"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16,6%</w:t>
            </w:r>
          </w:p>
        </w:tc>
        <w:tc>
          <w:tcPr>
            <w:tcW w:w="618" w:type="dxa"/>
            <w:tcBorders>
              <w:top w:val="single" w:sz="4" w:space="0" w:color="9BC2E6"/>
              <w:left w:val="nil"/>
              <w:bottom w:val="single" w:sz="4" w:space="0" w:color="9BC2E6"/>
              <w:right w:val="nil"/>
            </w:tcBorders>
            <w:shd w:val="clear" w:color="DDEBF7" w:fill="DDEBF7"/>
            <w:noWrap/>
            <w:vAlign w:val="center"/>
            <w:hideMark/>
          </w:tcPr>
          <w:p w14:paraId="5BCB1BD0"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8,6%</w:t>
            </w:r>
          </w:p>
        </w:tc>
        <w:tc>
          <w:tcPr>
            <w:tcW w:w="618" w:type="dxa"/>
            <w:tcBorders>
              <w:top w:val="single" w:sz="4" w:space="0" w:color="9BC2E6"/>
              <w:left w:val="nil"/>
              <w:bottom w:val="single" w:sz="4" w:space="0" w:color="9BC2E6"/>
              <w:right w:val="nil"/>
            </w:tcBorders>
            <w:shd w:val="clear" w:color="DDEBF7" w:fill="DDEBF7"/>
            <w:noWrap/>
            <w:vAlign w:val="center"/>
            <w:hideMark/>
          </w:tcPr>
          <w:p w14:paraId="19F6D3F4"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7,0%</w:t>
            </w:r>
          </w:p>
        </w:tc>
        <w:tc>
          <w:tcPr>
            <w:tcW w:w="618" w:type="dxa"/>
            <w:tcBorders>
              <w:top w:val="single" w:sz="4" w:space="0" w:color="9BC2E6"/>
              <w:left w:val="nil"/>
              <w:bottom w:val="single" w:sz="4" w:space="0" w:color="9BC2E6"/>
              <w:right w:val="nil"/>
            </w:tcBorders>
            <w:shd w:val="clear" w:color="DDEBF7" w:fill="DDEBF7"/>
            <w:noWrap/>
            <w:vAlign w:val="center"/>
            <w:hideMark/>
          </w:tcPr>
          <w:p w14:paraId="2D2E05D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21,4%</w:t>
            </w:r>
          </w:p>
        </w:tc>
        <w:tc>
          <w:tcPr>
            <w:tcW w:w="618" w:type="dxa"/>
            <w:tcBorders>
              <w:top w:val="single" w:sz="4" w:space="0" w:color="9BC2E6"/>
              <w:left w:val="nil"/>
              <w:bottom w:val="single" w:sz="4" w:space="0" w:color="9BC2E6"/>
              <w:right w:val="single" w:sz="4" w:space="0" w:color="9BC2E6"/>
            </w:tcBorders>
            <w:shd w:val="clear" w:color="DDEBF7" w:fill="DDEBF7"/>
            <w:noWrap/>
            <w:vAlign w:val="center"/>
            <w:hideMark/>
          </w:tcPr>
          <w:p w14:paraId="59A3E166"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51,4%</w:t>
            </w:r>
          </w:p>
        </w:tc>
      </w:tr>
      <w:tr w:rsidR="004558CD" w:rsidRPr="004558CD" w14:paraId="3A6217D6" w14:textId="77777777" w:rsidTr="004558CD">
        <w:trPr>
          <w:trHeight w:val="300"/>
        </w:trPr>
        <w:tc>
          <w:tcPr>
            <w:tcW w:w="2442" w:type="dxa"/>
            <w:tcBorders>
              <w:top w:val="single" w:sz="4" w:space="0" w:color="9BC2E6"/>
              <w:left w:val="single" w:sz="4" w:space="0" w:color="9BC2E6"/>
              <w:bottom w:val="single" w:sz="4" w:space="0" w:color="9BC2E6"/>
              <w:right w:val="nil"/>
            </w:tcBorders>
            <w:shd w:val="clear" w:color="auto" w:fill="auto"/>
            <w:noWrap/>
            <w:vAlign w:val="bottom"/>
            <w:hideMark/>
          </w:tcPr>
          <w:p w14:paraId="62E81B92" w14:textId="77777777" w:rsidR="004558CD" w:rsidRPr="004558CD" w:rsidRDefault="004558CD" w:rsidP="004558CD">
            <w:pPr>
              <w:spacing w:after="0" w:line="240" w:lineRule="auto"/>
              <w:rPr>
                <w:rFonts w:ascii="Calibri" w:eastAsia="Times New Roman" w:hAnsi="Calibri" w:cs="Times New Roman"/>
                <w:color w:val="000000"/>
                <w:sz w:val="20"/>
                <w:szCs w:val="20"/>
                <w:lang w:eastAsia="pt-BR"/>
              </w:rPr>
            </w:pPr>
            <w:r w:rsidRPr="004558CD">
              <w:rPr>
                <w:rFonts w:ascii="Calibri" w:eastAsia="Times New Roman" w:hAnsi="Calibri" w:cs="Times New Roman"/>
                <w:color w:val="000000"/>
                <w:sz w:val="20"/>
                <w:szCs w:val="20"/>
                <w:lang w:eastAsia="pt-BR"/>
              </w:rPr>
              <w:t>Outras Unidades de Acolhimento</w:t>
            </w:r>
          </w:p>
        </w:tc>
        <w:tc>
          <w:tcPr>
            <w:tcW w:w="618" w:type="dxa"/>
            <w:tcBorders>
              <w:top w:val="single" w:sz="4" w:space="0" w:color="9BC2E6"/>
              <w:left w:val="nil"/>
              <w:bottom w:val="single" w:sz="4" w:space="0" w:color="9BC2E6"/>
              <w:right w:val="nil"/>
            </w:tcBorders>
            <w:shd w:val="clear" w:color="auto" w:fill="auto"/>
            <w:noWrap/>
            <w:vAlign w:val="center"/>
            <w:hideMark/>
          </w:tcPr>
          <w:p w14:paraId="7D76AAF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51,8%</w:t>
            </w:r>
          </w:p>
        </w:tc>
        <w:tc>
          <w:tcPr>
            <w:tcW w:w="618" w:type="dxa"/>
            <w:tcBorders>
              <w:top w:val="single" w:sz="4" w:space="0" w:color="9BC2E6"/>
              <w:left w:val="nil"/>
              <w:bottom w:val="single" w:sz="4" w:space="0" w:color="9BC2E6"/>
              <w:right w:val="nil"/>
            </w:tcBorders>
            <w:shd w:val="clear" w:color="auto" w:fill="auto"/>
            <w:noWrap/>
            <w:vAlign w:val="center"/>
            <w:hideMark/>
          </w:tcPr>
          <w:p w14:paraId="4C8AD53F"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22,3%</w:t>
            </w:r>
          </w:p>
        </w:tc>
        <w:tc>
          <w:tcPr>
            <w:tcW w:w="618" w:type="dxa"/>
            <w:tcBorders>
              <w:top w:val="single" w:sz="4" w:space="0" w:color="9BC2E6"/>
              <w:left w:val="nil"/>
              <w:bottom w:val="single" w:sz="4" w:space="0" w:color="9BC2E6"/>
              <w:right w:val="nil"/>
            </w:tcBorders>
            <w:shd w:val="clear" w:color="auto" w:fill="auto"/>
            <w:noWrap/>
            <w:vAlign w:val="center"/>
            <w:hideMark/>
          </w:tcPr>
          <w:p w14:paraId="0523BF36"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21,2%</w:t>
            </w:r>
          </w:p>
        </w:tc>
        <w:tc>
          <w:tcPr>
            <w:tcW w:w="618" w:type="dxa"/>
            <w:tcBorders>
              <w:top w:val="single" w:sz="4" w:space="0" w:color="9BC2E6"/>
              <w:left w:val="nil"/>
              <w:bottom w:val="single" w:sz="4" w:space="0" w:color="9BC2E6"/>
              <w:right w:val="nil"/>
            </w:tcBorders>
            <w:shd w:val="clear" w:color="auto" w:fill="auto"/>
            <w:noWrap/>
            <w:vAlign w:val="center"/>
            <w:hideMark/>
          </w:tcPr>
          <w:p w14:paraId="476B2E9E"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14,2%</w:t>
            </w:r>
          </w:p>
        </w:tc>
        <w:tc>
          <w:tcPr>
            <w:tcW w:w="618" w:type="dxa"/>
            <w:tcBorders>
              <w:top w:val="single" w:sz="4" w:space="0" w:color="9BC2E6"/>
              <w:left w:val="nil"/>
              <w:bottom w:val="single" w:sz="4" w:space="0" w:color="9BC2E6"/>
              <w:right w:val="nil"/>
            </w:tcBorders>
            <w:shd w:val="clear" w:color="auto" w:fill="auto"/>
            <w:noWrap/>
            <w:vAlign w:val="center"/>
            <w:hideMark/>
          </w:tcPr>
          <w:p w14:paraId="75E83F7B"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17,3%</w:t>
            </w:r>
          </w:p>
        </w:tc>
        <w:tc>
          <w:tcPr>
            <w:tcW w:w="618" w:type="dxa"/>
            <w:tcBorders>
              <w:top w:val="single" w:sz="4" w:space="0" w:color="9BC2E6"/>
              <w:left w:val="nil"/>
              <w:bottom w:val="single" w:sz="4" w:space="0" w:color="9BC2E6"/>
              <w:right w:val="nil"/>
            </w:tcBorders>
            <w:shd w:val="clear" w:color="auto" w:fill="auto"/>
            <w:noWrap/>
            <w:vAlign w:val="center"/>
            <w:hideMark/>
          </w:tcPr>
          <w:p w14:paraId="69D85AF3"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42,9%</w:t>
            </w:r>
          </w:p>
        </w:tc>
        <w:tc>
          <w:tcPr>
            <w:tcW w:w="618" w:type="dxa"/>
            <w:tcBorders>
              <w:top w:val="single" w:sz="4" w:space="0" w:color="9BC2E6"/>
              <w:left w:val="nil"/>
              <w:bottom w:val="single" w:sz="4" w:space="0" w:color="9BC2E6"/>
              <w:right w:val="nil"/>
            </w:tcBorders>
            <w:shd w:val="clear" w:color="auto" w:fill="auto"/>
            <w:noWrap/>
            <w:vAlign w:val="center"/>
            <w:hideMark/>
          </w:tcPr>
          <w:p w14:paraId="2C26137D"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19,8%</w:t>
            </w:r>
          </w:p>
        </w:tc>
        <w:tc>
          <w:tcPr>
            <w:tcW w:w="618" w:type="dxa"/>
            <w:tcBorders>
              <w:top w:val="single" w:sz="4" w:space="0" w:color="9BC2E6"/>
              <w:left w:val="nil"/>
              <w:bottom w:val="single" w:sz="4" w:space="0" w:color="9BC2E6"/>
              <w:right w:val="nil"/>
            </w:tcBorders>
            <w:shd w:val="clear" w:color="auto" w:fill="auto"/>
            <w:noWrap/>
            <w:vAlign w:val="center"/>
            <w:hideMark/>
          </w:tcPr>
          <w:p w14:paraId="4BC67BE0"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22,0%</w:t>
            </w:r>
          </w:p>
        </w:tc>
        <w:tc>
          <w:tcPr>
            <w:tcW w:w="618" w:type="dxa"/>
            <w:tcBorders>
              <w:top w:val="single" w:sz="4" w:space="0" w:color="9BC2E6"/>
              <w:left w:val="nil"/>
              <w:bottom w:val="single" w:sz="4" w:space="0" w:color="9BC2E6"/>
              <w:right w:val="nil"/>
            </w:tcBorders>
            <w:shd w:val="clear" w:color="auto" w:fill="auto"/>
            <w:noWrap/>
            <w:vAlign w:val="center"/>
            <w:hideMark/>
          </w:tcPr>
          <w:p w14:paraId="188B1592"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18,6%</w:t>
            </w:r>
          </w:p>
        </w:tc>
        <w:tc>
          <w:tcPr>
            <w:tcW w:w="618" w:type="dxa"/>
            <w:tcBorders>
              <w:top w:val="single" w:sz="4" w:space="0" w:color="9BC2E6"/>
              <w:left w:val="nil"/>
              <w:bottom w:val="single" w:sz="4" w:space="0" w:color="9BC2E6"/>
              <w:right w:val="single" w:sz="4" w:space="0" w:color="9BC2E6"/>
            </w:tcBorders>
            <w:shd w:val="clear" w:color="auto" w:fill="auto"/>
            <w:noWrap/>
            <w:vAlign w:val="center"/>
            <w:hideMark/>
          </w:tcPr>
          <w:p w14:paraId="2AC749AC" w14:textId="77777777" w:rsidR="004558CD" w:rsidRPr="004558CD" w:rsidRDefault="004558CD" w:rsidP="004558CD">
            <w:pPr>
              <w:spacing w:after="0" w:line="240" w:lineRule="auto"/>
              <w:jc w:val="center"/>
              <w:rPr>
                <w:rFonts w:ascii="Calibri" w:eastAsia="Times New Roman" w:hAnsi="Calibri" w:cs="Times New Roman"/>
                <w:color w:val="000000"/>
                <w:sz w:val="16"/>
                <w:szCs w:val="16"/>
                <w:lang w:eastAsia="pt-BR"/>
              </w:rPr>
            </w:pPr>
            <w:r w:rsidRPr="004558CD">
              <w:rPr>
                <w:rFonts w:ascii="Calibri" w:eastAsia="Times New Roman" w:hAnsi="Calibri" w:cs="Times New Roman"/>
                <w:color w:val="000000"/>
                <w:sz w:val="16"/>
                <w:szCs w:val="16"/>
                <w:lang w:eastAsia="pt-BR"/>
              </w:rPr>
              <w:t>23,9%</w:t>
            </w:r>
          </w:p>
        </w:tc>
      </w:tr>
    </w:tbl>
    <w:p w14:paraId="60394A1A" w14:textId="77777777" w:rsidR="004558CD" w:rsidRPr="00802B24" w:rsidRDefault="004558CD" w:rsidP="004558CD">
      <w:pPr>
        <w:autoSpaceDE w:val="0"/>
        <w:autoSpaceDN w:val="0"/>
        <w:adjustRightInd w:val="0"/>
        <w:spacing w:before="240" w:line="360" w:lineRule="auto"/>
        <w:jc w:val="both"/>
        <w:rPr>
          <w:rFonts w:ascii="Arial" w:hAnsi="Arial" w:cs="Arial"/>
          <w:sz w:val="18"/>
          <w:szCs w:val="18"/>
        </w:rPr>
      </w:pPr>
      <w:r w:rsidRPr="00802B24">
        <w:rPr>
          <w:rFonts w:ascii="Arial" w:hAnsi="Arial" w:cs="Arial"/>
          <w:sz w:val="18"/>
          <w:szCs w:val="18"/>
        </w:rPr>
        <w:t>Fonte: MDS, Censo SUAS.</w:t>
      </w:r>
    </w:p>
    <w:p w14:paraId="10DCADBA" w14:textId="77777777" w:rsidR="004558CD" w:rsidRDefault="004558CD" w:rsidP="00C24BA0">
      <w:pPr>
        <w:autoSpaceDE w:val="0"/>
        <w:autoSpaceDN w:val="0"/>
        <w:adjustRightInd w:val="0"/>
        <w:spacing w:line="360" w:lineRule="auto"/>
        <w:jc w:val="both"/>
        <w:rPr>
          <w:rFonts w:ascii="Arial" w:hAnsi="Arial" w:cs="Arial"/>
          <w:b/>
        </w:rPr>
      </w:pPr>
    </w:p>
    <w:p w14:paraId="7D0169B8" w14:textId="518932BD" w:rsidR="006D371C" w:rsidRPr="00802B24" w:rsidRDefault="00752227" w:rsidP="006D371C">
      <w:pPr>
        <w:jc w:val="both"/>
        <w:rPr>
          <w:rFonts w:ascii="Arial" w:hAnsi="Arial" w:cs="Arial"/>
          <w:b/>
        </w:rPr>
      </w:pPr>
      <w:r>
        <w:rPr>
          <w:rFonts w:ascii="Arial" w:hAnsi="Arial" w:cs="Arial"/>
          <w:b/>
        </w:rPr>
        <w:t>ANÁLISE CONJUNTA</w:t>
      </w:r>
    </w:p>
    <w:p w14:paraId="3A41BE0A" w14:textId="77777777" w:rsidR="006D371C" w:rsidRPr="006D371C" w:rsidRDefault="006D371C" w:rsidP="006D371C">
      <w:pPr>
        <w:autoSpaceDE w:val="0"/>
        <w:autoSpaceDN w:val="0"/>
        <w:adjustRightInd w:val="0"/>
        <w:spacing w:line="360" w:lineRule="auto"/>
        <w:jc w:val="both"/>
        <w:rPr>
          <w:rFonts w:ascii="Arial" w:hAnsi="Arial" w:cs="Arial"/>
          <w:sz w:val="24"/>
          <w:szCs w:val="24"/>
        </w:rPr>
      </w:pPr>
      <w:r w:rsidRPr="006D371C">
        <w:rPr>
          <w:rFonts w:ascii="Arial" w:hAnsi="Arial" w:cs="Arial"/>
          <w:sz w:val="24"/>
          <w:szCs w:val="24"/>
        </w:rPr>
        <w:t xml:space="preserve">Alguns equipamentos de prestação de serviços socioassistenciais estão instalados em imóveis compartilhados com outras unidades públicas de assistência social, unidades de saúde e outras diversas instituições. Em 2016, 27,8% dos Centros de Convivência estavam situados em imóveis compartilhados, destes, 551 das unidades dividiam imóvel com escolas. Entre os CRAS, menos de 10% usam imóveis compartilhados, o que representa uma diminuição de </w:t>
      </w:r>
      <w:r>
        <w:rPr>
          <w:rFonts w:ascii="Arial" w:hAnsi="Arial" w:cs="Arial"/>
          <w:sz w:val="24"/>
          <w:szCs w:val="24"/>
        </w:rPr>
        <w:t>0,8% em relação ao ano de 2015.</w:t>
      </w:r>
    </w:p>
    <w:p w14:paraId="07246BC4" w14:textId="77777777" w:rsidR="006D371C" w:rsidRDefault="006D371C" w:rsidP="006D371C">
      <w:pPr>
        <w:autoSpaceDE w:val="0"/>
        <w:autoSpaceDN w:val="0"/>
        <w:adjustRightInd w:val="0"/>
        <w:spacing w:line="360" w:lineRule="auto"/>
        <w:jc w:val="both"/>
        <w:rPr>
          <w:rFonts w:ascii="Arial" w:hAnsi="Arial" w:cs="Arial"/>
          <w:sz w:val="24"/>
          <w:szCs w:val="24"/>
        </w:rPr>
      </w:pPr>
      <w:r w:rsidRPr="006D371C">
        <w:rPr>
          <w:rFonts w:ascii="Arial" w:hAnsi="Arial" w:cs="Arial"/>
          <w:sz w:val="24"/>
          <w:szCs w:val="24"/>
        </w:rPr>
        <w:t>O percentual de Centros POP instalados em imóveis compartilhados era de 22,1% em 2015, aumentando mais de 2 pontos percentuais no ano de 2016. Entre os CREAS, 17,9% dividiam espaço em 2016</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56</w:t>
      </w:r>
      <w:r w:rsidRPr="00802B24">
        <w:rPr>
          <w:rFonts w:ascii="Arial" w:hAnsi="Arial" w:cs="Arial"/>
          <w:sz w:val="24"/>
          <w:szCs w:val="24"/>
        </w:rPr>
        <w:t>)</w:t>
      </w:r>
      <w:r w:rsidRPr="006D371C">
        <w:rPr>
          <w:rFonts w:ascii="Arial" w:hAnsi="Arial" w:cs="Arial"/>
          <w:sz w:val="24"/>
          <w:szCs w:val="24"/>
        </w:rPr>
        <w:t>.</w:t>
      </w:r>
    </w:p>
    <w:p w14:paraId="1B46E16C" w14:textId="77777777" w:rsidR="006D371C" w:rsidRPr="006D371C" w:rsidRDefault="006D371C" w:rsidP="006D371C">
      <w:pPr>
        <w:autoSpaceDE w:val="0"/>
        <w:autoSpaceDN w:val="0"/>
        <w:adjustRightInd w:val="0"/>
        <w:spacing w:after="0" w:line="240" w:lineRule="auto"/>
        <w:jc w:val="both"/>
        <w:rPr>
          <w:rFonts w:ascii="Arial" w:hAnsi="Arial" w:cs="Arial"/>
          <w:b/>
          <w:sz w:val="24"/>
          <w:szCs w:val="24"/>
        </w:rPr>
      </w:pPr>
      <w:r w:rsidRPr="006D371C">
        <w:rPr>
          <w:rFonts w:ascii="Arial" w:hAnsi="Arial" w:cs="Arial"/>
          <w:b/>
          <w:sz w:val="24"/>
          <w:szCs w:val="24"/>
        </w:rPr>
        <w:t>Gráfico 56: Percentual de Equipamentos instalados em imóvel compartilhado - Brasil, 2015 e 2016</w:t>
      </w:r>
    </w:p>
    <w:p w14:paraId="0942ADF3" w14:textId="77777777" w:rsidR="006D371C" w:rsidRPr="00802B24" w:rsidRDefault="006D371C" w:rsidP="006D371C">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5CD578A" wp14:editId="31A4065A">
            <wp:extent cx="5400040" cy="3949065"/>
            <wp:effectExtent l="0" t="0" r="10160" b="13335"/>
            <wp:docPr id="229" name="Gráfico 22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802B24">
        <w:rPr>
          <w:rFonts w:ascii="Arial" w:hAnsi="Arial" w:cs="Arial"/>
          <w:sz w:val="18"/>
          <w:szCs w:val="18"/>
        </w:rPr>
        <w:t>Fonte: MDS, Censo SUAS.</w:t>
      </w:r>
    </w:p>
    <w:p w14:paraId="5E180237" w14:textId="77777777" w:rsidR="006D371C" w:rsidRDefault="006D371C" w:rsidP="00A357FC">
      <w:pPr>
        <w:jc w:val="both"/>
        <w:rPr>
          <w:rFonts w:ascii="Arial" w:hAnsi="Arial" w:cs="Arial"/>
          <w:b/>
        </w:rPr>
      </w:pPr>
    </w:p>
    <w:p w14:paraId="5A19E7FF" w14:textId="77777777" w:rsidR="00DF6A49" w:rsidRPr="00DF6A49" w:rsidRDefault="00DF6A49" w:rsidP="00DF6A49">
      <w:pPr>
        <w:autoSpaceDE w:val="0"/>
        <w:autoSpaceDN w:val="0"/>
        <w:adjustRightInd w:val="0"/>
        <w:spacing w:line="360" w:lineRule="auto"/>
        <w:jc w:val="both"/>
        <w:rPr>
          <w:rFonts w:ascii="Arial" w:hAnsi="Arial" w:cs="Arial"/>
          <w:sz w:val="24"/>
          <w:szCs w:val="24"/>
        </w:rPr>
      </w:pPr>
      <w:r w:rsidRPr="00DF6A49">
        <w:rPr>
          <w:rFonts w:ascii="Arial" w:hAnsi="Arial" w:cs="Arial"/>
          <w:sz w:val="24"/>
          <w:szCs w:val="24"/>
        </w:rPr>
        <w:t>O atendimento a povos e comunidades tradicionais no SUAS deve respeitar suas tradições e cultura para garantir o acesso dessa parcela da população a serviços, benefícios e direitos sociais. O atendimento a esse público se dá em mais de um tipo de equipamento da assistência social.</w:t>
      </w:r>
    </w:p>
    <w:p w14:paraId="2EE610AF" w14:textId="77777777" w:rsidR="00DF6A49" w:rsidRPr="00DF6A49" w:rsidRDefault="00DF6A49" w:rsidP="00DF6A49">
      <w:pPr>
        <w:autoSpaceDE w:val="0"/>
        <w:autoSpaceDN w:val="0"/>
        <w:adjustRightInd w:val="0"/>
        <w:spacing w:line="360" w:lineRule="auto"/>
        <w:jc w:val="both"/>
        <w:rPr>
          <w:rFonts w:ascii="Arial" w:hAnsi="Arial" w:cs="Arial"/>
          <w:sz w:val="24"/>
          <w:szCs w:val="24"/>
        </w:rPr>
      </w:pPr>
      <w:r w:rsidRPr="00DF6A49">
        <w:rPr>
          <w:rFonts w:ascii="Arial" w:hAnsi="Arial" w:cs="Arial"/>
          <w:sz w:val="24"/>
          <w:szCs w:val="24"/>
        </w:rPr>
        <w:t>Em 2016, 29,1% dos CREAS, 26,8% dos CRAS e 16,3% dos Centros de Convivência prestaram atendimento a povos e comunidades tradicionais.</w:t>
      </w:r>
    </w:p>
    <w:p w14:paraId="4B1AC465" w14:textId="77777777" w:rsidR="00DF6A49" w:rsidRDefault="00DF6A49" w:rsidP="00DF6A49">
      <w:pPr>
        <w:autoSpaceDE w:val="0"/>
        <w:autoSpaceDN w:val="0"/>
        <w:adjustRightInd w:val="0"/>
        <w:spacing w:line="360" w:lineRule="auto"/>
        <w:jc w:val="both"/>
        <w:rPr>
          <w:rFonts w:ascii="Arial" w:hAnsi="Arial" w:cs="Arial"/>
          <w:sz w:val="24"/>
          <w:szCs w:val="24"/>
        </w:rPr>
      </w:pPr>
      <w:r w:rsidRPr="00DF6A49">
        <w:rPr>
          <w:rFonts w:ascii="Arial" w:hAnsi="Arial" w:cs="Arial"/>
          <w:sz w:val="24"/>
          <w:szCs w:val="24"/>
        </w:rPr>
        <w:t>O atendimento a povos indígenas foi prestado por 10,6% dos CREAS, 7,4% dos CRAS e 2,6% dos Centros de Convivência. Já o atendimento a quilombolas foi realizado por 10,9% dos CRAS, 9,7% dos CREAS e 3,2% dos Centros de Convivência</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57</w:t>
      </w:r>
      <w:r w:rsidRPr="00802B24">
        <w:rPr>
          <w:rFonts w:ascii="Arial" w:hAnsi="Arial" w:cs="Arial"/>
          <w:sz w:val="24"/>
          <w:szCs w:val="24"/>
        </w:rPr>
        <w:t>)</w:t>
      </w:r>
      <w:r w:rsidRPr="00DF6A49">
        <w:rPr>
          <w:rFonts w:ascii="Arial" w:hAnsi="Arial" w:cs="Arial"/>
          <w:sz w:val="24"/>
          <w:szCs w:val="24"/>
        </w:rPr>
        <w:t>.</w:t>
      </w:r>
    </w:p>
    <w:p w14:paraId="5CED20B8" w14:textId="77777777" w:rsidR="00DF6A49" w:rsidRDefault="00DF6A49" w:rsidP="00DF6A49">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5</w:t>
      </w:r>
      <w:r w:rsidRPr="00DF6A49">
        <w:rPr>
          <w:rFonts w:ascii="Arial" w:hAnsi="Arial" w:cs="Arial"/>
          <w:b/>
          <w:sz w:val="24"/>
          <w:szCs w:val="24"/>
        </w:rPr>
        <w:t>7: Percentual de Unidades de Assistência Social que atenderam povos e comunidades tradicionais - Brasil, 2016</w:t>
      </w:r>
    </w:p>
    <w:p w14:paraId="100D1E5E" w14:textId="77777777" w:rsidR="00DF6A49" w:rsidRPr="00802B24" w:rsidRDefault="00DF6A49" w:rsidP="00CA5177">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C946D87" wp14:editId="653AD524">
            <wp:extent cx="5400040" cy="3431540"/>
            <wp:effectExtent l="0" t="0" r="10160" b="16510"/>
            <wp:docPr id="230" name="Gráfico 2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802B24">
        <w:rPr>
          <w:rFonts w:ascii="Arial" w:hAnsi="Arial" w:cs="Arial"/>
          <w:sz w:val="18"/>
          <w:szCs w:val="18"/>
        </w:rPr>
        <w:t>Fonte: MDS, Censo SUAS.</w:t>
      </w:r>
    </w:p>
    <w:p w14:paraId="6252C8B9" w14:textId="77777777" w:rsidR="000F0A00" w:rsidRDefault="000F0A00" w:rsidP="000F0A00">
      <w:pPr>
        <w:autoSpaceDE w:val="0"/>
        <w:autoSpaceDN w:val="0"/>
        <w:adjustRightInd w:val="0"/>
        <w:spacing w:line="360" w:lineRule="auto"/>
        <w:jc w:val="both"/>
        <w:rPr>
          <w:rFonts w:ascii="Arial" w:hAnsi="Arial" w:cs="Arial"/>
          <w:b/>
          <w:sz w:val="24"/>
          <w:szCs w:val="24"/>
        </w:rPr>
      </w:pPr>
    </w:p>
    <w:p w14:paraId="1CEB537A" w14:textId="77777777" w:rsidR="000F0A00" w:rsidRPr="000F0A00" w:rsidRDefault="000F0A00" w:rsidP="000F0A00">
      <w:pPr>
        <w:autoSpaceDE w:val="0"/>
        <w:autoSpaceDN w:val="0"/>
        <w:adjustRightInd w:val="0"/>
        <w:spacing w:line="360" w:lineRule="auto"/>
        <w:jc w:val="both"/>
        <w:rPr>
          <w:rFonts w:ascii="Arial" w:hAnsi="Arial" w:cs="Arial"/>
          <w:sz w:val="24"/>
          <w:szCs w:val="24"/>
        </w:rPr>
      </w:pPr>
      <w:r w:rsidRPr="000F0A00">
        <w:rPr>
          <w:rFonts w:ascii="Arial" w:hAnsi="Arial" w:cs="Arial"/>
          <w:sz w:val="24"/>
          <w:szCs w:val="24"/>
        </w:rPr>
        <w:t xml:space="preserve">Em 2016, mais de 92% dos Centros POP e dos Centros-Dia ofereciam alimentação ou facilitavam o acesso ao público atendido. </w:t>
      </w:r>
    </w:p>
    <w:p w14:paraId="0AEE22E0" w14:textId="77777777" w:rsidR="000F0A00" w:rsidRPr="000F0A00" w:rsidRDefault="000F0A00" w:rsidP="000F0A00">
      <w:pPr>
        <w:autoSpaceDE w:val="0"/>
        <w:autoSpaceDN w:val="0"/>
        <w:adjustRightInd w:val="0"/>
        <w:spacing w:line="360" w:lineRule="auto"/>
        <w:jc w:val="both"/>
        <w:rPr>
          <w:rFonts w:ascii="Arial" w:hAnsi="Arial" w:cs="Arial"/>
          <w:sz w:val="24"/>
          <w:szCs w:val="24"/>
        </w:rPr>
      </w:pPr>
      <w:r w:rsidRPr="000F0A00">
        <w:rPr>
          <w:rFonts w:ascii="Arial" w:hAnsi="Arial" w:cs="Arial"/>
          <w:sz w:val="24"/>
          <w:szCs w:val="24"/>
        </w:rPr>
        <w:t>Nos Centros POP, 95,7% ofereciam ou facilitavam o acesso à alimentação aos usuários, 90,4% das Unidades (208) ofereciam lanche/ café da manhã, enquanto 23,5% (54)</w:t>
      </w:r>
      <w:r>
        <w:rPr>
          <w:rFonts w:ascii="Arial" w:hAnsi="Arial" w:cs="Arial"/>
          <w:sz w:val="24"/>
          <w:szCs w:val="24"/>
        </w:rPr>
        <w:t xml:space="preserve"> </w:t>
      </w:r>
      <w:r w:rsidRPr="000F0A00">
        <w:rPr>
          <w:rFonts w:ascii="Arial" w:hAnsi="Arial" w:cs="Arial"/>
          <w:sz w:val="24"/>
          <w:szCs w:val="24"/>
        </w:rPr>
        <w:t>ofereciam jantar e 8,7% (20) o lanche/ café da noite.</w:t>
      </w:r>
    </w:p>
    <w:p w14:paraId="6CBC9DA6" w14:textId="77777777" w:rsidR="00DF6A49" w:rsidRPr="000F0A00" w:rsidRDefault="000F0A00" w:rsidP="000F0A00">
      <w:pPr>
        <w:autoSpaceDE w:val="0"/>
        <w:autoSpaceDN w:val="0"/>
        <w:adjustRightInd w:val="0"/>
        <w:spacing w:line="360" w:lineRule="auto"/>
        <w:jc w:val="both"/>
        <w:rPr>
          <w:rFonts w:ascii="Arial" w:hAnsi="Arial" w:cs="Arial"/>
          <w:sz w:val="24"/>
          <w:szCs w:val="24"/>
        </w:rPr>
      </w:pPr>
      <w:r w:rsidRPr="000F0A00">
        <w:rPr>
          <w:rFonts w:ascii="Arial" w:hAnsi="Arial" w:cs="Arial"/>
          <w:sz w:val="24"/>
          <w:szCs w:val="24"/>
        </w:rPr>
        <w:t>Nos Centros-Dia, 92,6% das unidades ofertavam alimentação. Em termos absolutos esse percentual representa 1.246 unidades. Considerando as refeições oferecidas, 83,9% das Unidades ofertavam lanche/ café da tarde, e 82,5% ofertavam lanche/ café da manhã. Assim como nos Centros POP os menores percentuais foram observados em relação à oferta de jantar (9,7%) e o lanche/ café da noite (1,9%)</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58</w:t>
      </w:r>
      <w:r w:rsidRPr="00802B24">
        <w:rPr>
          <w:rFonts w:ascii="Arial" w:hAnsi="Arial" w:cs="Arial"/>
          <w:sz w:val="24"/>
          <w:szCs w:val="24"/>
        </w:rPr>
        <w:t>)</w:t>
      </w:r>
      <w:r w:rsidRPr="000F0A00">
        <w:rPr>
          <w:rFonts w:ascii="Arial" w:hAnsi="Arial" w:cs="Arial"/>
          <w:sz w:val="24"/>
          <w:szCs w:val="24"/>
        </w:rPr>
        <w:t>.</w:t>
      </w:r>
    </w:p>
    <w:p w14:paraId="1AF8E4F0" w14:textId="76B3C422" w:rsidR="000F0A00" w:rsidRDefault="000F0A00" w:rsidP="000F0A00">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5</w:t>
      </w:r>
      <w:r w:rsidRPr="000F0A00">
        <w:rPr>
          <w:rFonts w:ascii="Arial" w:hAnsi="Arial" w:cs="Arial"/>
          <w:b/>
          <w:sz w:val="24"/>
          <w:szCs w:val="24"/>
        </w:rPr>
        <w:t>8: Percentual de Centros POP e Centro</w:t>
      </w:r>
      <w:r w:rsidRPr="000F0A00">
        <w:rPr>
          <w:rFonts w:ascii="Arial" w:hAnsi="Arial" w:cs="Arial"/>
          <w:b/>
          <w:sz w:val="24"/>
          <w:szCs w:val="24"/>
        </w:rPr>
        <w:t xml:space="preserve">s </w:t>
      </w:r>
      <w:r w:rsidRPr="000F0A00">
        <w:rPr>
          <w:rFonts w:ascii="Arial" w:hAnsi="Arial" w:cs="Arial"/>
          <w:b/>
          <w:sz w:val="24"/>
          <w:szCs w:val="24"/>
        </w:rPr>
        <w:t>DIA que facilitam o acesso ou oferecem alimentação aos usuários - Brasil, 2016</w:t>
      </w:r>
    </w:p>
    <w:p w14:paraId="597399F0" w14:textId="77777777" w:rsidR="000F0A00" w:rsidRPr="00802B24" w:rsidRDefault="000F0A00" w:rsidP="00CA5177">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1D0FC516" wp14:editId="01088BE7">
            <wp:extent cx="5400040" cy="3202305"/>
            <wp:effectExtent l="0" t="0" r="10160" b="17145"/>
            <wp:docPr id="231" name="Gráfico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Pr="00802B24">
        <w:rPr>
          <w:rFonts w:ascii="Arial" w:hAnsi="Arial" w:cs="Arial"/>
          <w:sz w:val="18"/>
          <w:szCs w:val="18"/>
        </w:rPr>
        <w:t>Fonte: MDS, Censo SUAS.</w:t>
      </w:r>
    </w:p>
    <w:p w14:paraId="42E5625B" w14:textId="77777777" w:rsidR="000F0A00" w:rsidRPr="000F0A00" w:rsidRDefault="000F0A00" w:rsidP="000F0A00">
      <w:pPr>
        <w:autoSpaceDE w:val="0"/>
        <w:autoSpaceDN w:val="0"/>
        <w:adjustRightInd w:val="0"/>
        <w:spacing w:line="360" w:lineRule="auto"/>
        <w:jc w:val="both"/>
        <w:rPr>
          <w:rFonts w:ascii="Arial" w:hAnsi="Arial" w:cs="Arial"/>
          <w:sz w:val="24"/>
          <w:szCs w:val="24"/>
        </w:rPr>
      </w:pPr>
    </w:p>
    <w:p w14:paraId="74FB128D" w14:textId="12960BD7" w:rsidR="000F0A00" w:rsidRPr="000F0A00" w:rsidRDefault="00F57984" w:rsidP="000F0A00">
      <w:pPr>
        <w:autoSpaceDE w:val="0"/>
        <w:autoSpaceDN w:val="0"/>
        <w:adjustRightInd w:val="0"/>
        <w:spacing w:line="360" w:lineRule="auto"/>
        <w:jc w:val="both"/>
        <w:rPr>
          <w:rFonts w:ascii="Arial" w:hAnsi="Arial" w:cs="Arial"/>
          <w:sz w:val="24"/>
          <w:szCs w:val="24"/>
        </w:rPr>
      </w:pPr>
      <w:r w:rsidRPr="00DB1CE3">
        <w:rPr>
          <w:rFonts w:ascii="Arial" w:hAnsi="Arial" w:cs="Arial"/>
          <w:sz w:val="24"/>
          <w:szCs w:val="24"/>
        </w:rPr>
        <w:t>A distribuição de equipamentos da Assistência Social segundo localização</w:t>
      </w:r>
      <w:r w:rsidRPr="000F0A00">
        <w:rPr>
          <w:rFonts w:ascii="Arial" w:hAnsi="Arial" w:cs="Arial"/>
          <w:sz w:val="24"/>
          <w:szCs w:val="24"/>
        </w:rPr>
        <w:t xml:space="preserve"> </w:t>
      </w:r>
      <w:r>
        <w:rPr>
          <w:rFonts w:ascii="Arial" w:hAnsi="Arial" w:cs="Arial"/>
          <w:sz w:val="24"/>
          <w:szCs w:val="24"/>
        </w:rPr>
        <w:t>mostra que e</w:t>
      </w:r>
      <w:r w:rsidR="000F0A00" w:rsidRPr="000F0A00">
        <w:rPr>
          <w:rFonts w:ascii="Arial" w:hAnsi="Arial" w:cs="Arial"/>
          <w:sz w:val="24"/>
          <w:szCs w:val="24"/>
        </w:rPr>
        <w:t xml:space="preserve">m 2016, mais da metade dos CRAS estava localizado em áreas urbanas centrais (53,0% ou 4.368 unidades), enquanto 42,8% (3.530 unidades) estavam em áreas urbanas periféricas e 4,2% </w:t>
      </w:r>
      <w:r w:rsidR="000F0A00">
        <w:rPr>
          <w:rFonts w:ascii="Arial" w:hAnsi="Arial" w:cs="Arial"/>
          <w:sz w:val="24"/>
          <w:szCs w:val="24"/>
        </w:rPr>
        <w:t>(342 unidades) em áreas rurais.</w:t>
      </w:r>
    </w:p>
    <w:p w14:paraId="5F038EBA" w14:textId="77777777" w:rsidR="000F0A00" w:rsidRDefault="000F0A00" w:rsidP="000F0A00">
      <w:pPr>
        <w:autoSpaceDE w:val="0"/>
        <w:autoSpaceDN w:val="0"/>
        <w:adjustRightInd w:val="0"/>
        <w:spacing w:line="360" w:lineRule="auto"/>
        <w:jc w:val="both"/>
        <w:rPr>
          <w:rFonts w:ascii="Arial" w:hAnsi="Arial" w:cs="Arial"/>
          <w:sz w:val="24"/>
          <w:szCs w:val="24"/>
        </w:rPr>
      </w:pPr>
      <w:r w:rsidRPr="000F0A00">
        <w:rPr>
          <w:rFonts w:ascii="Arial" w:hAnsi="Arial" w:cs="Arial"/>
          <w:sz w:val="24"/>
          <w:szCs w:val="24"/>
        </w:rPr>
        <w:t>O equipamento com maior percentual de unidades localizadas em áreas urbanas centrais é o CREAS (81,8% do total, o que corresponde a 2.062 unidades). Apenas 0,5% dos CREAS (12 unidades) funcionam em área rural. Os Centros de Convivência, por sua vez, têm mais da metade de suas unidades localizadas em áreas urbanas periféricas (51,0% do total, o que corresponde a 4.308 unidades) e 12,1% de suas unidades (1020) localizadas em área rural</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59</w:t>
      </w:r>
      <w:r w:rsidRPr="00802B24">
        <w:rPr>
          <w:rFonts w:ascii="Arial" w:hAnsi="Arial" w:cs="Arial"/>
          <w:sz w:val="24"/>
          <w:szCs w:val="24"/>
        </w:rPr>
        <w:t>)</w:t>
      </w:r>
      <w:r w:rsidRPr="000F0A00">
        <w:rPr>
          <w:rFonts w:ascii="Arial" w:hAnsi="Arial" w:cs="Arial"/>
          <w:sz w:val="24"/>
          <w:szCs w:val="24"/>
        </w:rPr>
        <w:t>.</w:t>
      </w:r>
    </w:p>
    <w:p w14:paraId="268757CE" w14:textId="77777777" w:rsidR="000F0A00" w:rsidRDefault="000F0A00" w:rsidP="000F0A00">
      <w:pPr>
        <w:autoSpaceDE w:val="0"/>
        <w:autoSpaceDN w:val="0"/>
        <w:adjustRightInd w:val="0"/>
        <w:spacing w:after="0" w:line="240" w:lineRule="auto"/>
        <w:jc w:val="both"/>
        <w:rPr>
          <w:rFonts w:ascii="Arial" w:hAnsi="Arial" w:cs="Arial"/>
          <w:b/>
          <w:sz w:val="24"/>
          <w:szCs w:val="24"/>
        </w:rPr>
      </w:pPr>
      <w:r w:rsidRPr="000F0A00">
        <w:rPr>
          <w:rFonts w:ascii="Arial" w:hAnsi="Arial" w:cs="Arial"/>
          <w:b/>
          <w:sz w:val="24"/>
          <w:szCs w:val="24"/>
        </w:rPr>
        <w:t xml:space="preserve">Gráfico </w:t>
      </w:r>
      <w:r>
        <w:rPr>
          <w:rFonts w:ascii="Arial" w:hAnsi="Arial" w:cs="Arial"/>
          <w:b/>
          <w:sz w:val="24"/>
          <w:szCs w:val="24"/>
        </w:rPr>
        <w:t>5</w:t>
      </w:r>
      <w:r w:rsidRPr="000F0A00">
        <w:rPr>
          <w:rFonts w:ascii="Arial" w:hAnsi="Arial" w:cs="Arial"/>
          <w:b/>
          <w:sz w:val="24"/>
          <w:szCs w:val="24"/>
        </w:rPr>
        <w:t>9: Distribuição de Equipamentos da Assistência Social segundo localização - Brasil, 2016</w:t>
      </w:r>
    </w:p>
    <w:p w14:paraId="31403255" w14:textId="77777777" w:rsidR="000F0A00" w:rsidRPr="00802B24" w:rsidRDefault="000F0A00" w:rsidP="00CA5177">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FEBC528" wp14:editId="52F757C3">
            <wp:extent cx="5400040" cy="3543935"/>
            <wp:effectExtent l="0" t="0" r="10160" b="18415"/>
            <wp:docPr id="232" name="Gráfico 2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802B24">
        <w:rPr>
          <w:rFonts w:ascii="Arial" w:hAnsi="Arial" w:cs="Arial"/>
          <w:sz w:val="18"/>
          <w:szCs w:val="18"/>
        </w:rPr>
        <w:t>Fonte: MDS, Censo SUAS.</w:t>
      </w:r>
    </w:p>
    <w:p w14:paraId="06D7BF13" w14:textId="77777777" w:rsidR="000F0A00" w:rsidRDefault="000F0A00" w:rsidP="00A357FC">
      <w:pPr>
        <w:jc w:val="both"/>
        <w:rPr>
          <w:rFonts w:ascii="Arial" w:hAnsi="Arial" w:cs="Arial"/>
          <w:b/>
        </w:rPr>
      </w:pPr>
    </w:p>
    <w:p w14:paraId="1DC9E75D" w14:textId="77777777" w:rsidR="00E641EE" w:rsidRPr="00631358" w:rsidRDefault="00E0012C" w:rsidP="00631358">
      <w:pPr>
        <w:spacing w:before="240" w:line="360" w:lineRule="auto"/>
        <w:jc w:val="both"/>
        <w:rPr>
          <w:rFonts w:ascii="Arial" w:hAnsi="Arial" w:cs="Arial"/>
          <w:b/>
          <w:sz w:val="28"/>
          <w:szCs w:val="28"/>
        </w:rPr>
      </w:pPr>
      <w:r w:rsidRPr="00631358">
        <w:rPr>
          <w:rFonts w:ascii="Arial" w:hAnsi="Arial" w:cs="Arial"/>
          <w:b/>
          <w:sz w:val="28"/>
          <w:szCs w:val="28"/>
        </w:rPr>
        <w:t>Considerações</w:t>
      </w:r>
      <w:r w:rsidR="00E641EE" w:rsidRPr="00631358">
        <w:rPr>
          <w:rFonts w:ascii="Arial" w:hAnsi="Arial" w:cs="Arial"/>
          <w:b/>
          <w:sz w:val="28"/>
          <w:szCs w:val="28"/>
        </w:rPr>
        <w:t xml:space="preserve"> Finais</w:t>
      </w:r>
    </w:p>
    <w:p w14:paraId="65BD9BBF" w14:textId="77777777" w:rsidR="00C82A55" w:rsidRPr="00802B24" w:rsidRDefault="00C82A55" w:rsidP="007B7D53">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 xml:space="preserve">Conforme apresentado </w:t>
      </w:r>
      <w:r w:rsidR="003863BB" w:rsidRPr="00802B24">
        <w:rPr>
          <w:rFonts w:ascii="Arial" w:hAnsi="Arial" w:cs="Arial"/>
          <w:sz w:val="24"/>
          <w:szCs w:val="24"/>
        </w:rPr>
        <w:t>ao longo desse capítulo, em 201</w:t>
      </w:r>
      <w:r w:rsidR="00C24BA0">
        <w:rPr>
          <w:rFonts w:ascii="Arial" w:hAnsi="Arial" w:cs="Arial"/>
          <w:sz w:val="24"/>
          <w:szCs w:val="24"/>
        </w:rPr>
        <w:t>6</w:t>
      </w:r>
      <w:r w:rsidRPr="00802B24">
        <w:rPr>
          <w:rFonts w:ascii="Arial" w:hAnsi="Arial" w:cs="Arial"/>
          <w:sz w:val="24"/>
          <w:szCs w:val="24"/>
        </w:rPr>
        <w:t xml:space="preserve"> foram </w:t>
      </w:r>
      <w:r w:rsidR="003863BB" w:rsidRPr="00802B24">
        <w:rPr>
          <w:rFonts w:ascii="Arial" w:hAnsi="Arial" w:cs="Arial"/>
          <w:sz w:val="24"/>
          <w:szCs w:val="24"/>
        </w:rPr>
        <w:t>analisados</w:t>
      </w:r>
      <w:r w:rsidRPr="00802B24">
        <w:rPr>
          <w:rFonts w:ascii="Arial" w:hAnsi="Arial" w:cs="Arial"/>
          <w:sz w:val="24"/>
          <w:szCs w:val="24"/>
        </w:rPr>
        <w:t xml:space="preserve"> pelo Censo </w:t>
      </w:r>
      <w:r w:rsidRPr="009F5DE7">
        <w:rPr>
          <w:rFonts w:ascii="Arial" w:hAnsi="Arial" w:cs="Arial"/>
          <w:sz w:val="24"/>
          <w:szCs w:val="24"/>
        </w:rPr>
        <w:t>SUAS 8.</w:t>
      </w:r>
      <w:r w:rsidR="00C24BA0" w:rsidRPr="009F5DE7">
        <w:rPr>
          <w:rFonts w:ascii="Arial" w:hAnsi="Arial" w:cs="Arial"/>
          <w:sz w:val="24"/>
          <w:szCs w:val="24"/>
        </w:rPr>
        <w:t>240</w:t>
      </w:r>
      <w:r w:rsidRPr="00E10982">
        <w:rPr>
          <w:rFonts w:ascii="Arial" w:hAnsi="Arial" w:cs="Arial"/>
          <w:sz w:val="24"/>
          <w:szCs w:val="24"/>
        </w:rPr>
        <w:t xml:space="preserve"> CRAS, 2.</w:t>
      </w:r>
      <w:r w:rsidR="00C24BA0" w:rsidRPr="00E10982">
        <w:rPr>
          <w:rFonts w:ascii="Arial" w:hAnsi="Arial" w:cs="Arial"/>
          <w:sz w:val="24"/>
          <w:szCs w:val="24"/>
        </w:rPr>
        <w:t>521</w:t>
      </w:r>
      <w:r w:rsidR="003863BB" w:rsidRPr="00E10982">
        <w:rPr>
          <w:rFonts w:ascii="Arial" w:hAnsi="Arial" w:cs="Arial"/>
          <w:sz w:val="24"/>
          <w:szCs w:val="24"/>
        </w:rPr>
        <w:t xml:space="preserve"> CREAS, 23</w:t>
      </w:r>
      <w:r w:rsidR="00C24BA0" w:rsidRPr="009F5DE7">
        <w:rPr>
          <w:rFonts w:ascii="Arial" w:hAnsi="Arial" w:cs="Arial"/>
          <w:sz w:val="24"/>
          <w:szCs w:val="24"/>
        </w:rPr>
        <w:t>0</w:t>
      </w:r>
      <w:r w:rsidRPr="009F5DE7">
        <w:rPr>
          <w:rFonts w:ascii="Arial" w:hAnsi="Arial" w:cs="Arial"/>
          <w:sz w:val="24"/>
          <w:szCs w:val="24"/>
        </w:rPr>
        <w:t xml:space="preserve"> Centros POP, </w:t>
      </w:r>
      <w:r w:rsidR="003863BB" w:rsidRPr="009F5DE7">
        <w:rPr>
          <w:rFonts w:ascii="Arial" w:hAnsi="Arial" w:cs="Arial"/>
          <w:sz w:val="24"/>
          <w:szCs w:val="24"/>
        </w:rPr>
        <w:t>8</w:t>
      </w:r>
      <w:r w:rsidRPr="009F5DE7">
        <w:rPr>
          <w:rFonts w:ascii="Arial" w:hAnsi="Arial" w:cs="Arial"/>
          <w:sz w:val="24"/>
          <w:szCs w:val="24"/>
        </w:rPr>
        <w:t>.</w:t>
      </w:r>
      <w:r w:rsidR="00C24BA0" w:rsidRPr="009F5DE7">
        <w:rPr>
          <w:rFonts w:ascii="Arial" w:hAnsi="Arial" w:cs="Arial"/>
          <w:sz w:val="24"/>
          <w:szCs w:val="24"/>
        </w:rPr>
        <w:t>454</w:t>
      </w:r>
      <w:r w:rsidRPr="009F5DE7">
        <w:rPr>
          <w:rFonts w:ascii="Arial" w:hAnsi="Arial" w:cs="Arial"/>
          <w:sz w:val="24"/>
          <w:szCs w:val="24"/>
        </w:rPr>
        <w:t xml:space="preserve"> Centros de Convivência</w:t>
      </w:r>
      <w:r w:rsidR="006476DA" w:rsidRPr="009F5DE7">
        <w:rPr>
          <w:rFonts w:ascii="Arial" w:hAnsi="Arial" w:cs="Arial"/>
          <w:sz w:val="24"/>
          <w:szCs w:val="24"/>
        </w:rPr>
        <w:t>,</w:t>
      </w:r>
      <w:r w:rsidRPr="009F5DE7">
        <w:rPr>
          <w:rFonts w:ascii="Arial" w:hAnsi="Arial" w:cs="Arial"/>
          <w:sz w:val="24"/>
          <w:szCs w:val="24"/>
        </w:rPr>
        <w:t xml:space="preserve"> </w:t>
      </w:r>
      <w:r w:rsidR="00817FDC" w:rsidRPr="009F5DE7">
        <w:rPr>
          <w:rFonts w:ascii="Arial" w:hAnsi="Arial" w:cs="Arial"/>
          <w:sz w:val="24"/>
          <w:szCs w:val="24"/>
        </w:rPr>
        <w:t>5</w:t>
      </w:r>
      <w:r w:rsidRPr="009F5DE7">
        <w:rPr>
          <w:rFonts w:ascii="Arial" w:hAnsi="Arial" w:cs="Arial"/>
          <w:sz w:val="24"/>
          <w:szCs w:val="24"/>
        </w:rPr>
        <w:t>.</w:t>
      </w:r>
      <w:r w:rsidR="00C24BA0" w:rsidRPr="009F5DE7">
        <w:rPr>
          <w:rFonts w:ascii="Arial" w:hAnsi="Arial" w:cs="Arial"/>
          <w:sz w:val="24"/>
          <w:szCs w:val="24"/>
        </w:rPr>
        <w:t>614</w:t>
      </w:r>
      <w:r w:rsidRPr="009F5DE7">
        <w:rPr>
          <w:rFonts w:ascii="Arial" w:hAnsi="Arial" w:cs="Arial"/>
          <w:sz w:val="24"/>
          <w:szCs w:val="24"/>
        </w:rPr>
        <w:t xml:space="preserve"> Unidades de Acolhimento</w:t>
      </w:r>
      <w:r w:rsidR="006476DA" w:rsidRPr="009F5DE7">
        <w:rPr>
          <w:rFonts w:ascii="Arial" w:hAnsi="Arial" w:cs="Arial"/>
          <w:sz w:val="24"/>
          <w:szCs w:val="24"/>
        </w:rPr>
        <w:t xml:space="preserve"> e 134</w:t>
      </w:r>
      <w:r w:rsidR="00C24BA0" w:rsidRPr="009F5DE7">
        <w:rPr>
          <w:rFonts w:ascii="Arial" w:hAnsi="Arial" w:cs="Arial"/>
          <w:sz w:val="24"/>
          <w:szCs w:val="24"/>
        </w:rPr>
        <w:t>5</w:t>
      </w:r>
      <w:r w:rsidR="006476DA" w:rsidRPr="009F5DE7">
        <w:rPr>
          <w:rFonts w:ascii="Arial" w:hAnsi="Arial" w:cs="Arial"/>
          <w:sz w:val="24"/>
          <w:szCs w:val="24"/>
        </w:rPr>
        <w:t xml:space="preserve"> Centro</w:t>
      </w:r>
      <w:r w:rsidR="006476DA" w:rsidRPr="00802B24">
        <w:rPr>
          <w:rFonts w:ascii="Arial" w:hAnsi="Arial" w:cs="Arial"/>
          <w:sz w:val="24"/>
          <w:szCs w:val="24"/>
        </w:rPr>
        <w:t xml:space="preserve"> Dia</w:t>
      </w:r>
      <w:r w:rsidRPr="00802B24">
        <w:rPr>
          <w:rFonts w:ascii="Arial" w:hAnsi="Arial" w:cs="Arial"/>
          <w:sz w:val="24"/>
          <w:szCs w:val="24"/>
        </w:rPr>
        <w:t xml:space="preserve">. Os dados mostraram que equipamentos como CRAS estão </w:t>
      </w:r>
      <w:r w:rsidR="003863BB" w:rsidRPr="00802B24">
        <w:rPr>
          <w:rFonts w:ascii="Arial" w:hAnsi="Arial" w:cs="Arial"/>
          <w:sz w:val="24"/>
          <w:szCs w:val="24"/>
        </w:rPr>
        <w:t>presentes em quase todos os municípios brasileiros</w:t>
      </w:r>
      <w:r w:rsidR="00C24BA0">
        <w:rPr>
          <w:rFonts w:ascii="Arial" w:hAnsi="Arial" w:cs="Arial"/>
          <w:sz w:val="24"/>
          <w:szCs w:val="24"/>
        </w:rPr>
        <w:t xml:space="preserve"> e que </w:t>
      </w:r>
      <w:r w:rsidRPr="00802B24">
        <w:rPr>
          <w:rFonts w:ascii="Arial" w:hAnsi="Arial" w:cs="Arial"/>
          <w:sz w:val="24"/>
          <w:szCs w:val="24"/>
        </w:rPr>
        <w:t>as Unidades de Acolhimento mantêm sua trajetória de expansão em todo território nacional.</w:t>
      </w:r>
    </w:p>
    <w:p w14:paraId="360CDABC" w14:textId="77777777" w:rsidR="00C82A55" w:rsidRPr="00802B24" w:rsidRDefault="00C82A55" w:rsidP="007B7D53">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 xml:space="preserve">Um resultado positivo é que </w:t>
      </w:r>
      <w:r w:rsidR="003863BB" w:rsidRPr="00802B24">
        <w:rPr>
          <w:rFonts w:ascii="Arial" w:hAnsi="Arial" w:cs="Arial"/>
          <w:sz w:val="24"/>
          <w:szCs w:val="24"/>
        </w:rPr>
        <w:t>o percentual de CRAS</w:t>
      </w:r>
      <w:r w:rsidRPr="00802B24">
        <w:rPr>
          <w:rFonts w:ascii="Arial" w:hAnsi="Arial" w:cs="Arial"/>
          <w:sz w:val="24"/>
          <w:szCs w:val="24"/>
        </w:rPr>
        <w:t xml:space="preserve"> funcionando em imóvel próprio </w:t>
      </w:r>
      <w:r w:rsidR="003863BB" w:rsidRPr="00802B24">
        <w:rPr>
          <w:rFonts w:ascii="Arial" w:hAnsi="Arial" w:cs="Arial"/>
          <w:sz w:val="24"/>
          <w:szCs w:val="24"/>
        </w:rPr>
        <w:t xml:space="preserve">cresceu para </w:t>
      </w:r>
      <w:r w:rsidR="00C24BA0">
        <w:rPr>
          <w:rFonts w:ascii="Arial" w:hAnsi="Arial" w:cs="Arial"/>
          <w:sz w:val="24"/>
          <w:szCs w:val="24"/>
        </w:rPr>
        <w:t>51</w:t>
      </w:r>
      <w:r w:rsidRPr="00802B24">
        <w:rPr>
          <w:rFonts w:ascii="Arial" w:hAnsi="Arial" w:cs="Arial"/>
          <w:sz w:val="24"/>
          <w:szCs w:val="24"/>
        </w:rPr>
        <w:t>,</w:t>
      </w:r>
      <w:r w:rsidR="00C24BA0">
        <w:rPr>
          <w:rFonts w:ascii="Arial" w:hAnsi="Arial" w:cs="Arial"/>
          <w:sz w:val="24"/>
          <w:szCs w:val="24"/>
        </w:rPr>
        <w:t>7</w:t>
      </w:r>
      <w:r w:rsidRPr="00802B24">
        <w:rPr>
          <w:rFonts w:ascii="Arial" w:hAnsi="Arial" w:cs="Arial"/>
          <w:sz w:val="24"/>
          <w:szCs w:val="24"/>
        </w:rPr>
        <w:t>%</w:t>
      </w:r>
      <w:r w:rsidR="00055C62" w:rsidRPr="00802B24">
        <w:rPr>
          <w:rFonts w:ascii="Arial" w:hAnsi="Arial" w:cs="Arial"/>
          <w:sz w:val="24"/>
          <w:szCs w:val="24"/>
        </w:rPr>
        <w:t xml:space="preserve"> e caiu para </w:t>
      </w:r>
      <w:r w:rsidR="00C24BA0">
        <w:rPr>
          <w:rFonts w:ascii="Arial" w:hAnsi="Arial" w:cs="Arial"/>
          <w:sz w:val="24"/>
          <w:szCs w:val="24"/>
        </w:rPr>
        <w:t>39</w:t>
      </w:r>
      <w:r w:rsidRPr="00802B24">
        <w:rPr>
          <w:rFonts w:ascii="Arial" w:hAnsi="Arial" w:cs="Arial"/>
          <w:sz w:val="24"/>
          <w:szCs w:val="24"/>
        </w:rPr>
        <w:t>,</w:t>
      </w:r>
      <w:r w:rsidR="00C24BA0">
        <w:rPr>
          <w:rFonts w:ascii="Arial" w:hAnsi="Arial" w:cs="Arial"/>
          <w:sz w:val="24"/>
          <w:szCs w:val="24"/>
        </w:rPr>
        <w:t>6</w:t>
      </w:r>
      <w:r w:rsidRPr="00802B24">
        <w:rPr>
          <w:rFonts w:ascii="Arial" w:hAnsi="Arial" w:cs="Arial"/>
          <w:sz w:val="24"/>
          <w:szCs w:val="24"/>
        </w:rPr>
        <w:t xml:space="preserve">% </w:t>
      </w:r>
      <w:r w:rsidR="00055C62" w:rsidRPr="00802B24">
        <w:rPr>
          <w:rFonts w:ascii="Arial" w:hAnsi="Arial" w:cs="Arial"/>
          <w:sz w:val="24"/>
          <w:szCs w:val="24"/>
        </w:rPr>
        <w:t xml:space="preserve">o percentual dos que </w:t>
      </w:r>
      <w:r w:rsidRPr="00802B24">
        <w:rPr>
          <w:rFonts w:ascii="Arial" w:hAnsi="Arial" w:cs="Arial"/>
          <w:sz w:val="24"/>
          <w:szCs w:val="24"/>
        </w:rPr>
        <w:t>se encontravam funcionando em imóveis alugados</w:t>
      </w:r>
      <w:r w:rsidR="00055C62" w:rsidRPr="00802B24">
        <w:rPr>
          <w:rFonts w:ascii="Arial" w:hAnsi="Arial" w:cs="Arial"/>
          <w:sz w:val="24"/>
          <w:szCs w:val="24"/>
        </w:rPr>
        <w:t xml:space="preserve"> no ano de 201</w:t>
      </w:r>
      <w:r w:rsidR="00C24BA0">
        <w:rPr>
          <w:rFonts w:ascii="Arial" w:hAnsi="Arial" w:cs="Arial"/>
          <w:sz w:val="24"/>
          <w:szCs w:val="24"/>
        </w:rPr>
        <w:t>6</w:t>
      </w:r>
      <w:r w:rsidRPr="00802B24">
        <w:rPr>
          <w:rFonts w:ascii="Arial" w:hAnsi="Arial" w:cs="Arial"/>
          <w:sz w:val="24"/>
          <w:szCs w:val="24"/>
        </w:rPr>
        <w:t>.</w:t>
      </w:r>
    </w:p>
    <w:p w14:paraId="26302ACD" w14:textId="77777777" w:rsidR="00C82A55" w:rsidRPr="00802B24" w:rsidRDefault="00C82A55" w:rsidP="007B7D53">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As condições de acessibilidade, a despeito da melhora contínua ao longo dos anos</w:t>
      </w:r>
      <w:r w:rsidR="00C24BA0">
        <w:rPr>
          <w:rFonts w:ascii="Arial" w:hAnsi="Arial" w:cs="Arial"/>
          <w:sz w:val="24"/>
          <w:szCs w:val="24"/>
        </w:rPr>
        <w:t xml:space="preserve"> em alguns tipos de equipamentos</w:t>
      </w:r>
      <w:r w:rsidRPr="00802B24">
        <w:rPr>
          <w:rFonts w:ascii="Arial" w:hAnsi="Arial" w:cs="Arial"/>
          <w:sz w:val="24"/>
          <w:szCs w:val="24"/>
        </w:rPr>
        <w:t>, seguem sendo um desafio importante a ser superado para todos os equipamentos do SUAS. Com relação ao</w:t>
      </w:r>
      <w:r w:rsidR="00817FDC" w:rsidRPr="00802B24">
        <w:rPr>
          <w:rFonts w:ascii="Arial" w:hAnsi="Arial" w:cs="Arial"/>
          <w:sz w:val="24"/>
          <w:szCs w:val="24"/>
        </w:rPr>
        <w:t>s</w:t>
      </w:r>
      <w:r w:rsidRPr="00802B24">
        <w:rPr>
          <w:rFonts w:ascii="Arial" w:hAnsi="Arial" w:cs="Arial"/>
          <w:sz w:val="24"/>
          <w:szCs w:val="24"/>
        </w:rPr>
        <w:t xml:space="preserve"> CRAS, o aspecto que apresentou maior adequação foi </w:t>
      </w:r>
      <w:proofErr w:type="gramStart"/>
      <w:r w:rsidRPr="00802B24">
        <w:rPr>
          <w:rFonts w:ascii="Arial" w:hAnsi="Arial" w:cs="Arial"/>
          <w:sz w:val="24"/>
          <w:szCs w:val="24"/>
        </w:rPr>
        <w:t>rota</w:t>
      </w:r>
      <w:proofErr w:type="gramEnd"/>
      <w:r w:rsidRPr="00802B24">
        <w:rPr>
          <w:rFonts w:ascii="Arial" w:hAnsi="Arial" w:cs="Arial"/>
          <w:sz w:val="24"/>
          <w:szCs w:val="24"/>
        </w:rPr>
        <w:t xml:space="preserve"> acessível ao banheiro, presente em 3</w:t>
      </w:r>
      <w:r w:rsidR="00C24BA0">
        <w:rPr>
          <w:rFonts w:ascii="Arial" w:hAnsi="Arial" w:cs="Arial"/>
          <w:sz w:val="24"/>
          <w:szCs w:val="24"/>
        </w:rPr>
        <w:t>8,</w:t>
      </w:r>
      <w:r w:rsidR="00055C62" w:rsidRPr="00802B24">
        <w:rPr>
          <w:rFonts w:ascii="Arial" w:hAnsi="Arial" w:cs="Arial"/>
          <w:sz w:val="24"/>
          <w:szCs w:val="24"/>
        </w:rPr>
        <w:t>7</w:t>
      </w:r>
      <w:r w:rsidRPr="00802B24">
        <w:rPr>
          <w:rFonts w:ascii="Arial" w:hAnsi="Arial" w:cs="Arial"/>
          <w:sz w:val="24"/>
          <w:szCs w:val="24"/>
        </w:rPr>
        <w:t xml:space="preserve">% das unidades do país. Quanto aos CREAS, os percentuais para todos os quesitos foram ainda menores, sendo o destaque </w:t>
      </w:r>
      <w:r w:rsidR="00C24BA0">
        <w:rPr>
          <w:rFonts w:ascii="Arial" w:hAnsi="Arial" w:cs="Arial"/>
          <w:sz w:val="24"/>
          <w:szCs w:val="24"/>
        </w:rPr>
        <w:t xml:space="preserve">positivo </w:t>
      </w:r>
      <w:r w:rsidRPr="00802B24">
        <w:rPr>
          <w:rFonts w:ascii="Arial" w:hAnsi="Arial" w:cs="Arial"/>
          <w:sz w:val="24"/>
          <w:szCs w:val="24"/>
        </w:rPr>
        <w:t xml:space="preserve">para o </w:t>
      </w:r>
      <w:r w:rsidRPr="00802B24">
        <w:rPr>
          <w:rFonts w:ascii="Arial" w:hAnsi="Arial" w:cs="Arial"/>
          <w:sz w:val="24"/>
          <w:szCs w:val="24"/>
        </w:rPr>
        <w:lastRenderedPageBreak/>
        <w:t>acesso principal adaptado com rampas e rota acessível desde a calçada</w:t>
      </w:r>
      <w:r w:rsidR="009859DF" w:rsidRPr="00802B24">
        <w:rPr>
          <w:rFonts w:ascii="Arial" w:hAnsi="Arial" w:cs="Arial"/>
          <w:sz w:val="24"/>
          <w:szCs w:val="24"/>
        </w:rPr>
        <w:t xml:space="preserve"> </w:t>
      </w:r>
      <w:r w:rsidR="00917F6F" w:rsidRPr="00802B24">
        <w:rPr>
          <w:rFonts w:ascii="Arial" w:hAnsi="Arial" w:cs="Arial"/>
          <w:sz w:val="24"/>
          <w:szCs w:val="24"/>
        </w:rPr>
        <w:t>do equipamento</w:t>
      </w:r>
      <w:r w:rsidRPr="00802B24">
        <w:rPr>
          <w:rFonts w:ascii="Arial" w:hAnsi="Arial" w:cs="Arial"/>
          <w:sz w:val="24"/>
          <w:szCs w:val="24"/>
        </w:rPr>
        <w:t>, presente em 2</w:t>
      </w:r>
      <w:r w:rsidR="00055C62" w:rsidRPr="00802B24">
        <w:rPr>
          <w:rFonts w:ascii="Arial" w:hAnsi="Arial" w:cs="Arial"/>
          <w:sz w:val="24"/>
          <w:szCs w:val="24"/>
        </w:rPr>
        <w:t>6</w:t>
      </w:r>
      <w:r w:rsidRPr="00802B24">
        <w:rPr>
          <w:rFonts w:ascii="Arial" w:hAnsi="Arial" w:cs="Arial"/>
          <w:sz w:val="24"/>
          <w:szCs w:val="24"/>
        </w:rPr>
        <w:t>,</w:t>
      </w:r>
      <w:r w:rsidR="00C24BA0">
        <w:rPr>
          <w:rFonts w:ascii="Arial" w:hAnsi="Arial" w:cs="Arial"/>
          <w:sz w:val="24"/>
          <w:szCs w:val="24"/>
        </w:rPr>
        <w:t>8% desses equipamentos.</w:t>
      </w:r>
    </w:p>
    <w:p w14:paraId="20E6BF69" w14:textId="77777777" w:rsidR="005F3AE0" w:rsidRPr="00802B24" w:rsidRDefault="005F3AE0" w:rsidP="00977BBD">
      <w:pPr>
        <w:autoSpaceDE w:val="0"/>
        <w:autoSpaceDN w:val="0"/>
        <w:adjustRightInd w:val="0"/>
        <w:spacing w:line="360" w:lineRule="auto"/>
        <w:jc w:val="both"/>
        <w:rPr>
          <w:rFonts w:ascii="Arial" w:hAnsi="Arial" w:cs="Arial"/>
          <w:sz w:val="24"/>
          <w:szCs w:val="24"/>
        </w:rPr>
      </w:pPr>
      <w:r w:rsidRPr="00802B24">
        <w:rPr>
          <w:rFonts w:ascii="Arial" w:hAnsi="Arial" w:cs="Arial"/>
          <w:b/>
          <w:sz w:val="28"/>
          <w:szCs w:val="24"/>
        </w:rPr>
        <w:br w:type="page"/>
      </w:r>
    </w:p>
    <w:p w14:paraId="4F49D6D1" w14:textId="77777777" w:rsidR="00A03725" w:rsidRPr="00802B24" w:rsidRDefault="00A03725" w:rsidP="00A03725">
      <w:pPr>
        <w:jc w:val="both"/>
        <w:rPr>
          <w:rFonts w:ascii="Arial" w:hAnsi="Arial" w:cs="Arial"/>
          <w:b/>
          <w:sz w:val="28"/>
          <w:szCs w:val="24"/>
        </w:rPr>
      </w:pPr>
      <w:r w:rsidRPr="00802B24">
        <w:rPr>
          <w:rFonts w:ascii="Arial" w:hAnsi="Arial" w:cs="Arial"/>
          <w:b/>
          <w:sz w:val="28"/>
          <w:szCs w:val="24"/>
        </w:rPr>
        <w:lastRenderedPageBreak/>
        <w:t xml:space="preserve">Capítulo </w:t>
      </w:r>
      <w:r w:rsidR="00BF67E4" w:rsidRPr="00802B24">
        <w:rPr>
          <w:rFonts w:ascii="Arial" w:hAnsi="Arial" w:cs="Arial"/>
          <w:b/>
          <w:sz w:val="28"/>
          <w:szCs w:val="24"/>
        </w:rPr>
        <w:t>4</w:t>
      </w:r>
      <w:r w:rsidRPr="00802B24">
        <w:rPr>
          <w:rFonts w:ascii="Arial" w:hAnsi="Arial" w:cs="Arial"/>
          <w:b/>
          <w:sz w:val="28"/>
          <w:szCs w:val="24"/>
        </w:rPr>
        <w:t xml:space="preserve"> – Recursos Humanos do SUAS </w:t>
      </w:r>
    </w:p>
    <w:p w14:paraId="5EC2E831" w14:textId="77777777" w:rsidR="00AF38A0" w:rsidRPr="00AF38A0" w:rsidRDefault="00AF38A0" w:rsidP="00AF38A0">
      <w:pPr>
        <w:autoSpaceDE w:val="0"/>
        <w:autoSpaceDN w:val="0"/>
        <w:adjustRightInd w:val="0"/>
        <w:spacing w:line="360" w:lineRule="auto"/>
        <w:jc w:val="both"/>
        <w:rPr>
          <w:rFonts w:ascii="Arial" w:hAnsi="Arial" w:cs="Arial"/>
          <w:sz w:val="24"/>
          <w:szCs w:val="24"/>
        </w:rPr>
      </w:pPr>
      <w:r w:rsidRPr="00AF38A0">
        <w:rPr>
          <w:rFonts w:ascii="Arial" w:hAnsi="Arial" w:cs="Arial"/>
          <w:sz w:val="24"/>
          <w:szCs w:val="24"/>
        </w:rPr>
        <w:t xml:space="preserve">A qualidade da oferta de serviços, programas e benefícios da assistência social está diretamente ligada a uma adequada gestão do trabalho no âmbito do SUAS. O dimensionamento das equipes, a capacitação dos profissionais e a estruturação das condições de trabalho são fundamentais nesse sentido. </w:t>
      </w:r>
    </w:p>
    <w:p w14:paraId="76527896" w14:textId="77777777" w:rsidR="00AF38A0" w:rsidRPr="00AF38A0" w:rsidRDefault="00AF38A0" w:rsidP="00AF38A0">
      <w:pPr>
        <w:autoSpaceDE w:val="0"/>
        <w:autoSpaceDN w:val="0"/>
        <w:adjustRightInd w:val="0"/>
        <w:spacing w:line="360" w:lineRule="auto"/>
        <w:jc w:val="both"/>
        <w:rPr>
          <w:rFonts w:ascii="Arial" w:hAnsi="Arial" w:cs="Arial"/>
          <w:sz w:val="24"/>
          <w:szCs w:val="24"/>
        </w:rPr>
      </w:pPr>
      <w:r w:rsidRPr="00AF38A0">
        <w:rPr>
          <w:rFonts w:ascii="Arial" w:hAnsi="Arial" w:cs="Arial"/>
          <w:sz w:val="24"/>
          <w:szCs w:val="24"/>
        </w:rPr>
        <w:t>Um importante normativo para a gestão do trabalho é Norma Operacional Básica de Recursos Humanos do SUAS (NOB-RH/SUAS)</w:t>
      </w:r>
      <w:r w:rsidRPr="00676343">
        <w:rPr>
          <w:rStyle w:val="Refdenotaderodap"/>
          <w:rFonts w:eastAsia="Times New Roman"/>
          <w:lang w:eastAsia="pt-BR"/>
        </w:rPr>
        <w:footnoteReference w:id="13"/>
      </w:r>
      <w:r w:rsidRPr="00AF38A0">
        <w:rPr>
          <w:rFonts w:ascii="Arial" w:hAnsi="Arial" w:cs="Arial"/>
          <w:sz w:val="24"/>
          <w:szCs w:val="24"/>
        </w:rPr>
        <w:t>, que traz orientações e diretrizes, além de detalhamentos importantes sobre as equipes de referência, planos de carreira, cargos e salários, cofinanciamento, educação permanente, entre outros aspectos relevantes.</w:t>
      </w:r>
    </w:p>
    <w:p w14:paraId="54E91C0F" w14:textId="77A79D42" w:rsidR="00AF38A0" w:rsidRDefault="00AF38A0" w:rsidP="00AF38A0">
      <w:pPr>
        <w:autoSpaceDE w:val="0"/>
        <w:autoSpaceDN w:val="0"/>
        <w:adjustRightInd w:val="0"/>
        <w:spacing w:line="360" w:lineRule="auto"/>
        <w:jc w:val="both"/>
        <w:rPr>
          <w:rFonts w:ascii="Arial" w:hAnsi="Arial" w:cs="Arial"/>
          <w:sz w:val="24"/>
          <w:szCs w:val="24"/>
        </w:rPr>
      </w:pPr>
      <w:r w:rsidRPr="00AF38A0">
        <w:rPr>
          <w:rFonts w:ascii="Arial" w:hAnsi="Arial" w:cs="Arial"/>
          <w:sz w:val="24"/>
          <w:szCs w:val="24"/>
        </w:rPr>
        <w:t xml:space="preserve">Esta seção apresenta um panorama geral da situação </w:t>
      </w:r>
      <w:r w:rsidRPr="00AF38A0">
        <w:rPr>
          <w:rFonts w:ascii="Arial" w:hAnsi="Arial" w:cs="Arial"/>
          <w:sz w:val="24"/>
          <w:szCs w:val="24"/>
        </w:rPr>
        <w:t xml:space="preserve">das trabalhadoras </w:t>
      </w:r>
      <w:r w:rsidR="00376BF9">
        <w:rPr>
          <w:rFonts w:ascii="Arial" w:hAnsi="Arial" w:cs="Arial"/>
          <w:sz w:val="24"/>
          <w:szCs w:val="24"/>
        </w:rPr>
        <w:t>e</w:t>
      </w:r>
      <w:r w:rsidRPr="00AF38A0">
        <w:rPr>
          <w:rFonts w:ascii="Arial" w:hAnsi="Arial" w:cs="Arial"/>
          <w:sz w:val="24"/>
          <w:szCs w:val="24"/>
        </w:rPr>
        <w:t xml:space="preserve"> trabalhadores do SUAS</w:t>
      </w:r>
      <w:r>
        <w:rPr>
          <w:rFonts w:ascii="Arial" w:hAnsi="Arial" w:cs="Arial"/>
          <w:sz w:val="24"/>
          <w:szCs w:val="24"/>
        </w:rPr>
        <w:t>,</w:t>
      </w:r>
      <w:r w:rsidRPr="00AF38A0">
        <w:rPr>
          <w:rFonts w:ascii="Arial" w:hAnsi="Arial" w:cs="Arial"/>
          <w:sz w:val="24"/>
          <w:szCs w:val="24"/>
        </w:rPr>
        <w:t xml:space="preserve"> tanto nos equipamentos da assistência social quanto nas gestões municipais e estaduais, apresentando informações sobre quantitativo, tipo de vínculo trabalhista, escolaridade, entre outros aspectos referentes à gestão do trabalho, e </w:t>
      </w:r>
      <w:r>
        <w:rPr>
          <w:rFonts w:ascii="Arial" w:hAnsi="Arial" w:cs="Arial"/>
          <w:sz w:val="24"/>
          <w:szCs w:val="24"/>
        </w:rPr>
        <w:t>sua evolução ao longo dos anos.</w:t>
      </w:r>
    </w:p>
    <w:p w14:paraId="0DE6582C" w14:textId="1475E0A8" w:rsidR="00F702C2" w:rsidRPr="00F702C2" w:rsidRDefault="00F702C2" w:rsidP="00F702C2">
      <w:pPr>
        <w:autoSpaceDE w:val="0"/>
        <w:autoSpaceDN w:val="0"/>
        <w:adjustRightInd w:val="0"/>
        <w:spacing w:line="360" w:lineRule="auto"/>
        <w:jc w:val="both"/>
        <w:rPr>
          <w:rFonts w:ascii="Arial" w:hAnsi="Arial" w:cs="Arial"/>
          <w:sz w:val="24"/>
          <w:szCs w:val="24"/>
        </w:rPr>
      </w:pPr>
      <w:r w:rsidRPr="00F702C2">
        <w:rPr>
          <w:rFonts w:ascii="Arial" w:hAnsi="Arial" w:cs="Arial"/>
          <w:sz w:val="24"/>
          <w:szCs w:val="24"/>
        </w:rPr>
        <w:t xml:space="preserve">Em 2016, as Gestões Municipais informaram ter 239.815 </w:t>
      </w:r>
      <w:r w:rsidRPr="00F702C2">
        <w:rPr>
          <w:rFonts w:ascii="Arial" w:hAnsi="Arial" w:cs="Arial"/>
          <w:sz w:val="24"/>
          <w:szCs w:val="24"/>
        </w:rPr>
        <w:t xml:space="preserve">trabalhadoras e trabalhadores </w:t>
      </w:r>
      <w:r w:rsidRPr="00F702C2">
        <w:rPr>
          <w:rFonts w:ascii="Arial" w:hAnsi="Arial" w:cs="Arial"/>
          <w:sz w:val="24"/>
          <w:szCs w:val="24"/>
        </w:rPr>
        <w:t>exercendo funções/atividades ligadas à assistência social (inclusive aqueles lotados nas unidades públic</w:t>
      </w:r>
      <w:r>
        <w:rPr>
          <w:rFonts w:ascii="Arial" w:hAnsi="Arial" w:cs="Arial"/>
          <w:sz w:val="24"/>
          <w:szCs w:val="24"/>
        </w:rPr>
        <w:t>as), o menor número desde 2012.</w:t>
      </w:r>
    </w:p>
    <w:p w14:paraId="58D158F7" w14:textId="77777777" w:rsidR="00A03725" w:rsidRPr="00802B24" w:rsidRDefault="00F702C2" w:rsidP="00F702C2">
      <w:pPr>
        <w:autoSpaceDE w:val="0"/>
        <w:autoSpaceDN w:val="0"/>
        <w:adjustRightInd w:val="0"/>
        <w:spacing w:line="360" w:lineRule="auto"/>
        <w:jc w:val="both"/>
        <w:rPr>
          <w:rFonts w:ascii="Arial" w:hAnsi="Arial" w:cs="Arial"/>
          <w:sz w:val="24"/>
          <w:szCs w:val="24"/>
        </w:rPr>
      </w:pPr>
      <w:r w:rsidRPr="00F702C2">
        <w:rPr>
          <w:rFonts w:ascii="Arial" w:hAnsi="Arial" w:cs="Arial"/>
          <w:sz w:val="24"/>
          <w:szCs w:val="24"/>
        </w:rPr>
        <w:t>Observando a série histórica é possível verificar que o número máximo de trabalhadores foi registrado no ano de 2014, após sucessivos crescimentos desde 2010. Desde de 2015 esse número se reduziu, registrando em 2016 cerca de 17.000 trabalhadores a menos que em 2014</w:t>
      </w:r>
      <w:r w:rsidR="00BF67E4" w:rsidRPr="00802B24">
        <w:rPr>
          <w:rFonts w:ascii="Arial" w:hAnsi="Arial" w:cs="Arial"/>
          <w:sz w:val="24"/>
          <w:szCs w:val="24"/>
        </w:rPr>
        <w:t xml:space="preserve"> (Gráfico </w:t>
      </w:r>
      <w:r>
        <w:rPr>
          <w:rFonts w:ascii="Arial" w:hAnsi="Arial" w:cs="Arial"/>
          <w:sz w:val="24"/>
          <w:szCs w:val="24"/>
        </w:rPr>
        <w:t>60</w:t>
      </w:r>
      <w:r w:rsidR="00BF67E4" w:rsidRPr="00802B24">
        <w:rPr>
          <w:rFonts w:ascii="Arial" w:hAnsi="Arial" w:cs="Arial"/>
          <w:sz w:val="24"/>
          <w:szCs w:val="24"/>
        </w:rPr>
        <w:t>)</w:t>
      </w:r>
      <w:r w:rsidR="00A03725" w:rsidRPr="00802B24">
        <w:rPr>
          <w:rFonts w:ascii="Arial" w:hAnsi="Arial" w:cs="Arial"/>
          <w:sz w:val="24"/>
          <w:szCs w:val="24"/>
        </w:rPr>
        <w:t>.</w:t>
      </w:r>
    </w:p>
    <w:p w14:paraId="724ED26B" w14:textId="77777777" w:rsidR="00A03725" w:rsidRPr="00802B24" w:rsidRDefault="00F702C2" w:rsidP="00A03725">
      <w:pPr>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60</w:t>
      </w:r>
      <w:r w:rsidRPr="00F702C2">
        <w:rPr>
          <w:rFonts w:ascii="Arial" w:eastAsia="Times New Roman" w:hAnsi="Arial" w:cs="Arial"/>
          <w:b/>
          <w:bCs/>
          <w:color w:val="000000"/>
          <w:sz w:val="24"/>
          <w:szCs w:val="24"/>
          <w:lang w:eastAsia="pt-BR"/>
        </w:rPr>
        <w:t>: Evolução da quantidade de trabalhadores nas Secretarias Municipais de Assistência Social - Brasil, 2010 a 2016</w:t>
      </w:r>
    </w:p>
    <w:p w14:paraId="54EB5924" w14:textId="77777777" w:rsidR="00A03725" w:rsidRPr="00802B24" w:rsidRDefault="00F702C2"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5EEBD09" wp14:editId="62D7035F">
            <wp:extent cx="5400040" cy="3221990"/>
            <wp:effectExtent l="0" t="0" r="10160" b="16510"/>
            <wp:docPr id="233" name="Gráfico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00A03725" w:rsidRPr="00802B24">
        <w:rPr>
          <w:rFonts w:ascii="Arial" w:eastAsia="Times New Roman" w:hAnsi="Arial" w:cs="Arial"/>
          <w:color w:val="000000"/>
          <w:sz w:val="18"/>
          <w:szCs w:val="18"/>
          <w:lang w:eastAsia="pt-BR"/>
        </w:rPr>
        <w:t>Fonte: MDS, Censo SUAS.</w:t>
      </w:r>
    </w:p>
    <w:p w14:paraId="63C7A719" w14:textId="77777777" w:rsidR="00A03725" w:rsidRPr="00802B24" w:rsidRDefault="00A03725" w:rsidP="008431E0">
      <w:pPr>
        <w:autoSpaceDE w:val="0"/>
        <w:autoSpaceDN w:val="0"/>
        <w:adjustRightInd w:val="0"/>
        <w:spacing w:line="360" w:lineRule="auto"/>
        <w:jc w:val="both"/>
        <w:rPr>
          <w:rFonts w:ascii="Arial" w:hAnsi="Arial" w:cs="Arial"/>
          <w:sz w:val="24"/>
          <w:szCs w:val="24"/>
        </w:rPr>
      </w:pPr>
    </w:p>
    <w:p w14:paraId="7D624EEF" w14:textId="00259431" w:rsidR="00AA07D0" w:rsidRPr="00AA07D0" w:rsidRDefault="00AA07D0" w:rsidP="00AA07D0">
      <w:pPr>
        <w:autoSpaceDE w:val="0"/>
        <w:autoSpaceDN w:val="0"/>
        <w:adjustRightInd w:val="0"/>
        <w:spacing w:line="360" w:lineRule="auto"/>
        <w:jc w:val="both"/>
        <w:rPr>
          <w:rFonts w:ascii="Arial" w:hAnsi="Arial" w:cs="Arial"/>
          <w:sz w:val="24"/>
          <w:szCs w:val="24"/>
        </w:rPr>
      </w:pPr>
      <w:r w:rsidRPr="00AA07D0">
        <w:rPr>
          <w:rFonts w:ascii="Arial" w:hAnsi="Arial" w:cs="Arial"/>
          <w:sz w:val="24"/>
          <w:szCs w:val="24"/>
        </w:rPr>
        <w:t xml:space="preserve">Os trabalhadores estatutários na gestão municipal representavam 38,1% do total em 2016, o maior percentual entre as quatro categorias representadas. O percentual de estatutários em 2016 foi o maior desde 2011: houve um aumento de 1,9 pontos percentuais em relação a 2015 e 4,1 em relação a 2011. </w:t>
      </w:r>
    </w:p>
    <w:p w14:paraId="3F7B1365" w14:textId="7F74D76F" w:rsidR="00A03725" w:rsidRPr="00802B24" w:rsidRDefault="00AA07D0" w:rsidP="00AA07D0">
      <w:pPr>
        <w:autoSpaceDE w:val="0"/>
        <w:autoSpaceDN w:val="0"/>
        <w:adjustRightInd w:val="0"/>
        <w:spacing w:line="360" w:lineRule="auto"/>
        <w:jc w:val="both"/>
        <w:rPr>
          <w:rFonts w:ascii="Arial" w:hAnsi="Arial" w:cs="Arial"/>
          <w:sz w:val="24"/>
          <w:szCs w:val="24"/>
        </w:rPr>
      </w:pPr>
      <w:r w:rsidRPr="00AA07D0">
        <w:rPr>
          <w:rFonts w:ascii="Arial" w:hAnsi="Arial" w:cs="Arial"/>
          <w:sz w:val="24"/>
          <w:szCs w:val="24"/>
        </w:rPr>
        <w:t>Foi observada queda nos percentuais d</w:t>
      </w:r>
      <w:r w:rsidR="008D16D0">
        <w:rPr>
          <w:rFonts w:ascii="Arial" w:hAnsi="Arial" w:cs="Arial"/>
          <w:sz w:val="24"/>
          <w:szCs w:val="24"/>
        </w:rPr>
        <w:t>a força de trabalho</w:t>
      </w:r>
      <w:r w:rsidRPr="00AA07D0">
        <w:rPr>
          <w:rFonts w:ascii="Arial" w:hAnsi="Arial" w:cs="Arial"/>
          <w:sz w:val="24"/>
          <w:szCs w:val="24"/>
        </w:rPr>
        <w:t xml:space="preserve"> comissionad</w:t>
      </w:r>
      <w:r w:rsidR="008D16D0">
        <w:rPr>
          <w:rFonts w:ascii="Arial" w:hAnsi="Arial" w:cs="Arial"/>
          <w:sz w:val="24"/>
          <w:szCs w:val="24"/>
        </w:rPr>
        <w:t>a</w:t>
      </w:r>
      <w:r w:rsidRPr="00AA07D0">
        <w:rPr>
          <w:rFonts w:ascii="Arial" w:hAnsi="Arial" w:cs="Arial"/>
          <w:sz w:val="24"/>
          <w:szCs w:val="24"/>
        </w:rPr>
        <w:t xml:space="preserve"> e com outros vínculos em relação a 2015: em 2016 eles representavam 15,7% e 34,6% dos</w:t>
      </w:r>
      <w:r>
        <w:rPr>
          <w:rFonts w:ascii="Arial" w:hAnsi="Arial" w:cs="Arial"/>
          <w:sz w:val="24"/>
          <w:szCs w:val="24"/>
        </w:rPr>
        <w:t xml:space="preserve"> trabalhadores, respectivamente</w:t>
      </w:r>
      <w:r w:rsidRPr="00AA07D0">
        <w:rPr>
          <w:rFonts w:ascii="Arial" w:hAnsi="Arial" w:cs="Arial"/>
          <w:sz w:val="24"/>
          <w:szCs w:val="24"/>
        </w:rPr>
        <w:t xml:space="preserve"> </w:t>
      </w:r>
      <w:r w:rsidR="008431E0" w:rsidRPr="00802B24">
        <w:rPr>
          <w:rFonts w:ascii="Arial" w:hAnsi="Arial" w:cs="Arial"/>
          <w:sz w:val="24"/>
          <w:szCs w:val="24"/>
        </w:rPr>
        <w:t xml:space="preserve">(Gráfico </w:t>
      </w:r>
      <w:r>
        <w:rPr>
          <w:rFonts w:ascii="Arial" w:hAnsi="Arial" w:cs="Arial"/>
          <w:sz w:val="24"/>
          <w:szCs w:val="24"/>
        </w:rPr>
        <w:t>61</w:t>
      </w:r>
      <w:r w:rsidR="008431E0" w:rsidRPr="00802B24">
        <w:rPr>
          <w:rFonts w:ascii="Arial" w:hAnsi="Arial" w:cs="Arial"/>
          <w:sz w:val="24"/>
          <w:szCs w:val="24"/>
        </w:rPr>
        <w:t>)</w:t>
      </w:r>
      <w:r w:rsidR="00A03725" w:rsidRPr="00802B24">
        <w:rPr>
          <w:rFonts w:ascii="Arial" w:hAnsi="Arial" w:cs="Arial"/>
          <w:sz w:val="24"/>
          <w:szCs w:val="24"/>
        </w:rPr>
        <w:t>.</w:t>
      </w:r>
    </w:p>
    <w:p w14:paraId="6FA3EB2C" w14:textId="77777777" w:rsidR="00A03725" w:rsidRPr="00802B24" w:rsidRDefault="00AA07D0" w:rsidP="00A03725">
      <w:pPr>
        <w:spacing w:after="120" w:line="240" w:lineRule="auto"/>
        <w:jc w:val="both"/>
        <w:rPr>
          <w:rFonts w:ascii="Arial" w:hAnsi="Arial" w:cs="Arial"/>
          <w:b/>
          <w:sz w:val="24"/>
          <w:szCs w:val="24"/>
        </w:rPr>
      </w:pPr>
      <w:r w:rsidRPr="00AA07D0">
        <w:rPr>
          <w:rFonts w:ascii="Arial" w:hAnsi="Arial" w:cs="Arial"/>
          <w:b/>
          <w:sz w:val="24"/>
          <w:szCs w:val="24"/>
        </w:rPr>
        <w:t xml:space="preserve">Gráfico </w:t>
      </w:r>
      <w:r>
        <w:rPr>
          <w:rFonts w:ascii="Arial" w:hAnsi="Arial" w:cs="Arial"/>
          <w:b/>
          <w:sz w:val="24"/>
          <w:szCs w:val="24"/>
        </w:rPr>
        <w:t>61</w:t>
      </w:r>
      <w:r w:rsidRPr="00AA07D0">
        <w:rPr>
          <w:rFonts w:ascii="Arial" w:hAnsi="Arial" w:cs="Arial"/>
          <w:b/>
          <w:sz w:val="24"/>
          <w:szCs w:val="24"/>
        </w:rPr>
        <w:t>: Percentual de trabalhadores nas Secretarias Municipais de Assistência Social, segundo tipo de vínculo – Brasil, 2010 a 2016</w:t>
      </w:r>
    </w:p>
    <w:p w14:paraId="7E81DCE2" w14:textId="77777777" w:rsidR="00A03725" w:rsidRPr="00802B24" w:rsidRDefault="00AA07D0"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6DA92C26" wp14:editId="0E0FA971">
            <wp:extent cx="5400040" cy="3229610"/>
            <wp:effectExtent l="0" t="0" r="10160" b="8890"/>
            <wp:docPr id="234" name="Gráfico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00A03725" w:rsidRPr="00802B24">
        <w:rPr>
          <w:rFonts w:ascii="Arial" w:eastAsia="Times New Roman" w:hAnsi="Arial" w:cs="Arial"/>
          <w:color w:val="000000"/>
          <w:sz w:val="18"/>
          <w:szCs w:val="18"/>
          <w:lang w:eastAsia="pt-BR"/>
        </w:rPr>
        <w:t>Fonte: MDS, Censo SUAS.</w:t>
      </w:r>
    </w:p>
    <w:p w14:paraId="5703CB80" w14:textId="77777777" w:rsidR="00A03725" w:rsidRPr="00802B24" w:rsidRDefault="00A03725" w:rsidP="00C60B87">
      <w:pPr>
        <w:autoSpaceDE w:val="0"/>
        <w:autoSpaceDN w:val="0"/>
        <w:adjustRightInd w:val="0"/>
        <w:spacing w:line="360" w:lineRule="auto"/>
        <w:jc w:val="both"/>
        <w:rPr>
          <w:rFonts w:ascii="Arial" w:hAnsi="Arial" w:cs="Arial"/>
          <w:sz w:val="24"/>
          <w:szCs w:val="24"/>
        </w:rPr>
      </w:pPr>
    </w:p>
    <w:p w14:paraId="47A2E203" w14:textId="77777777" w:rsidR="00F42706" w:rsidRPr="00F42706" w:rsidRDefault="00F42706" w:rsidP="00F42706">
      <w:pPr>
        <w:autoSpaceDE w:val="0"/>
        <w:autoSpaceDN w:val="0"/>
        <w:adjustRightInd w:val="0"/>
        <w:spacing w:line="360" w:lineRule="auto"/>
        <w:jc w:val="both"/>
        <w:rPr>
          <w:rFonts w:ascii="Arial" w:hAnsi="Arial" w:cs="Arial"/>
          <w:sz w:val="24"/>
          <w:szCs w:val="24"/>
        </w:rPr>
      </w:pPr>
      <w:r w:rsidRPr="00F42706">
        <w:rPr>
          <w:rFonts w:ascii="Arial" w:hAnsi="Arial" w:cs="Arial"/>
          <w:sz w:val="24"/>
          <w:szCs w:val="24"/>
        </w:rPr>
        <w:t>Em 2016, 15,2% dos trabalhadores da gestão municipal tinham nível fundamental de escolaridade (36.494 pessoas), 47,2% nível médio (113.112) e 37,6% nível superior (90.209).</w:t>
      </w:r>
    </w:p>
    <w:p w14:paraId="4EC5783D" w14:textId="492EE921" w:rsidR="00A03725" w:rsidRPr="00802B24" w:rsidRDefault="00F42706" w:rsidP="00F42706">
      <w:pPr>
        <w:autoSpaceDE w:val="0"/>
        <w:autoSpaceDN w:val="0"/>
        <w:adjustRightInd w:val="0"/>
        <w:spacing w:line="360" w:lineRule="auto"/>
        <w:jc w:val="both"/>
        <w:rPr>
          <w:rFonts w:ascii="Arial" w:hAnsi="Arial" w:cs="Arial"/>
          <w:sz w:val="24"/>
          <w:szCs w:val="24"/>
        </w:rPr>
      </w:pPr>
      <w:r w:rsidRPr="00F42706">
        <w:rPr>
          <w:rFonts w:ascii="Arial" w:hAnsi="Arial" w:cs="Arial"/>
          <w:sz w:val="24"/>
          <w:szCs w:val="24"/>
        </w:rPr>
        <w:t>Da totalidade de servidores com nível fundamental de escolaridade, 43,1% eram estatutários. Entre os que tinham nível superior, 42,8% eram estatutários, e entre os trabalhadores de nível médio 40,5% eram de outros vínculo</w:t>
      </w:r>
      <w:r>
        <w:rPr>
          <w:rFonts w:ascii="Arial" w:hAnsi="Arial" w:cs="Arial"/>
          <w:sz w:val="24"/>
          <w:szCs w:val="24"/>
        </w:rPr>
        <w:t>s</w:t>
      </w:r>
      <w:r w:rsidR="00C60B87" w:rsidRPr="00802B24">
        <w:rPr>
          <w:rFonts w:ascii="Arial" w:hAnsi="Arial" w:cs="Arial"/>
          <w:sz w:val="24"/>
          <w:szCs w:val="24"/>
        </w:rPr>
        <w:t xml:space="preserve"> (Gráfico </w:t>
      </w:r>
      <w:r>
        <w:rPr>
          <w:rFonts w:ascii="Arial" w:hAnsi="Arial" w:cs="Arial"/>
          <w:sz w:val="24"/>
          <w:szCs w:val="24"/>
        </w:rPr>
        <w:t>62</w:t>
      </w:r>
      <w:r w:rsidR="00C60B87" w:rsidRPr="00802B24">
        <w:rPr>
          <w:rFonts w:ascii="Arial" w:hAnsi="Arial" w:cs="Arial"/>
          <w:sz w:val="24"/>
          <w:szCs w:val="24"/>
        </w:rPr>
        <w:t>)</w:t>
      </w:r>
      <w:r w:rsidR="00A03725" w:rsidRPr="00802B24">
        <w:rPr>
          <w:rFonts w:ascii="Arial" w:hAnsi="Arial" w:cs="Arial"/>
          <w:sz w:val="24"/>
          <w:szCs w:val="24"/>
        </w:rPr>
        <w:t>.</w:t>
      </w:r>
    </w:p>
    <w:p w14:paraId="08A28C43" w14:textId="77777777" w:rsidR="00A03725" w:rsidRPr="00802B24" w:rsidRDefault="00F42706" w:rsidP="00A03725">
      <w:pPr>
        <w:spacing w:after="0" w:line="240" w:lineRule="auto"/>
        <w:jc w:val="both"/>
        <w:rPr>
          <w:rFonts w:ascii="Arial" w:eastAsia="Times New Roman" w:hAnsi="Arial" w:cs="Arial"/>
          <w:b/>
          <w:color w:val="000000"/>
          <w:sz w:val="24"/>
          <w:szCs w:val="24"/>
          <w:lang w:eastAsia="pt-BR"/>
        </w:rPr>
      </w:pPr>
      <w:r w:rsidRPr="00F42706">
        <w:rPr>
          <w:rFonts w:ascii="Arial" w:eastAsia="Times New Roman" w:hAnsi="Arial" w:cs="Arial"/>
          <w:b/>
          <w:color w:val="000000"/>
          <w:sz w:val="24"/>
          <w:szCs w:val="24"/>
          <w:lang w:eastAsia="pt-BR"/>
        </w:rPr>
        <w:t xml:space="preserve">Gráfico </w:t>
      </w:r>
      <w:r>
        <w:rPr>
          <w:rFonts w:ascii="Arial" w:eastAsia="Times New Roman" w:hAnsi="Arial" w:cs="Arial"/>
          <w:b/>
          <w:color w:val="000000"/>
          <w:sz w:val="24"/>
          <w:szCs w:val="24"/>
          <w:lang w:eastAsia="pt-BR"/>
        </w:rPr>
        <w:t>62</w:t>
      </w:r>
      <w:r w:rsidRPr="00F42706">
        <w:rPr>
          <w:rFonts w:ascii="Arial" w:eastAsia="Times New Roman" w:hAnsi="Arial" w:cs="Arial"/>
          <w:b/>
          <w:color w:val="000000"/>
          <w:sz w:val="24"/>
          <w:szCs w:val="24"/>
          <w:lang w:eastAsia="pt-BR"/>
        </w:rPr>
        <w:t>: Percentual de trabalhadores nas Secretarias Municipais de Assistência Social, segundo tipo de vínculo e escolaridade – Brasil,</w:t>
      </w:r>
      <w:r>
        <w:rPr>
          <w:rFonts w:ascii="Arial" w:eastAsia="Times New Roman" w:hAnsi="Arial" w:cs="Arial"/>
          <w:b/>
          <w:color w:val="000000"/>
          <w:sz w:val="24"/>
          <w:szCs w:val="24"/>
          <w:lang w:eastAsia="pt-BR"/>
        </w:rPr>
        <w:t xml:space="preserve"> </w:t>
      </w:r>
      <w:r w:rsidRPr="00F42706">
        <w:rPr>
          <w:rFonts w:ascii="Arial" w:eastAsia="Times New Roman" w:hAnsi="Arial" w:cs="Arial"/>
          <w:b/>
          <w:color w:val="000000"/>
          <w:sz w:val="24"/>
          <w:szCs w:val="24"/>
          <w:lang w:eastAsia="pt-BR"/>
        </w:rPr>
        <w:t>2016</w:t>
      </w:r>
    </w:p>
    <w:p w14:paraId="5EEBA07C" w14:textId="77777777" w:rsidR="00A03725" w:rsidRPr="00802B24" w:rsidRDefault="00F42706"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09E3FC71" wp14:editId="0A582ADC">
            <wp:extent cx="5400040" cy="3890645"/>
            <wp:effectExtent l="0" t="0" r="10160" b="14605"/>
            <wp:docPr id="235" name="Gráfico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00A03725" w:rsidRPr="00802B24">
        <w:rPr>
          <w:rFonts w:ascii="Arial" w:eastAsia="Times New Roman" w:hAnsi="Arial" w:cs="Arial"/>
          <w:color w:val="000000"/>
          <w:sz w:val="18"/>
          <w:szCs w:val="18"/>
          <w:lang w:eastAsia="pt-BR"/>
        </w:rPr>
        <w:t>Fonte: MDS, Censo SUAS.</w:t>
      </w:r>
    </w:p>
    <w:p w14:paraId="10788D17" w14:textId="77777777" w:rsidR="00A03725" w:rsidRPr="00802B24" w:rsidRDefault="00A03725" w:rsidP="009D2004">
      <w:pPr>
        <w:autoSpaceDE w:val="0"/>
        <w:autoSpaceDN w:val="0"/>
        <w:adjustRightInd w:val="0"/>
        <w:spacing w:line="360" w:lineRule="auto"/>
        <w:jc w:val="both"/>
        <w:rPr>
          <w:rFonts w:ascii="Arial" w:hAnsi="Arial" w:cs="Arial"/>
          <w:sz w:val="24"/>
          <w:szCs w:val="24"/>
        </w:rPr>
      </w:pPr>
    </w:p>
    <w:p w14:paraId="7BC96F3D" w14:textId="522ADB84" w:rsidR="00473687" w:rsidRPr="00473687" w:rsidRDefault="00473687" w:rsidP="00473687">
      <w:pPr>
        <w:autoSpaceDE w:val="0"/>
        <w:autoSpaceDN w:val="0"/>
        <w:adjustRightInd w:val="0"/>
        <w:spacing w:line="360" w:lineRule="auto"/>
        <w:jc w:val="both"/>
        <w:rPr>
          <w:rFonts w:ascii="Arial" w:hAnsi="Arial" w:cs="Arial"/>
          <w:sz w:val="24"/>
          <w:szCs w:val="24"/>
        </w:rPr>
      </w:pPr>
      <w:r w:rsidRPr="00473687">
        <w:rPr>
          <w:rFonts w:ascii="Arial" w:hAnsi="Arial" w:cs="Arial"/>
          <w:sz w:val="24"/>
          <w:szCs w:val="24"/>
        </w:rPr>
        <w:t>Dos 85.011 trabalhadores das Secretarias Municipais de Assistência Social que informaram sua formação superior em 2016, 33.559 (39,5%) eram assistentes sociais, 15.702 eram psicólogos (18,5%) e 10.069 eram pedagogos (11,8% do total).</w:t>
      </w:r>
    </w:p>
    <w:p w14:paraId="79BD66BA" w14:textId="33C77B9A" w:rsidR="00A03725" w:rsidRPr="00802B24" w:rsidRDefault="00473687" w:rsidP="00473687">
      <w:pPr>
        <w:autoSpaceDE w:val="0"/>
        <w:autoSpaceDN w:val="0"/>
        <w:adjustRightInd w:val="0"/>
        <w:spacing w:line="360" w:lineRule="auto"/>
        <w:jc w:val="both"/>
        <w:rPr>
          <w:rFonts w:ascii="Arial" w:hAnsi="Arial" w:cs="Arial"/>
          <w:sz w:val="24"/>
          <w:szCs w:val="24"/>
        </w:rPr>
      </w:pPr>
      <w:r w:rsidRPr="00473687">
        <w:rPr>
          <w:rFonts w:ascii="Arial" w:hAnsi="Arial" w:cs="Arial"/>
          <w:sz w:val="24"/>
          <w:szCs w:val="24"/>
        </w:rPr>
        <w:t xml:space="preserve">Existiam 14.992 </w:t>
      </w:r>
      <w:r w:rsidR="0019496C">
        <w:rPr>
          <w:rFonts w:ascii="Arial" w:hAnsi="Arial" w:cs="Arial"/>
          <w:sz w:val="24"/>
          <w:szCs w:val="24"/>
        </w:rPr>
        <w:t>profissionais</w:t>
      </w:r>
      <w:r w:rsidR="0019496C" w:rsidRPr="00473687">
        <w:rPr>
          <w:rFonts w:ascii="Arial" w:hAnsi="Arial" w:cs="Arial"/>
          <w:sz w:val="24"/>
          <w:szCs w:val="24"/>
        </w:rPr>
        <w:t xml:space="preserve"> </w:t>
      </w:r>
      <w:r w:rsidRPr="00473687">
        <w:rPr>
          <w:rFonts w:ascii="Arial" w:hAnsi="Arial" w:cs="Arial"/>
          <w:sz w:val="24"/>
          <w:szCs w:val="24"/>
        </w:rPr>
        <w:t>de outras formações de nível superior alé</w:t>
      </w:r>
      <w:r>
        <w:rPr>
          <w:rFonts w:ascii="Arial" w:hAnsi="Arial" w:cs="Arial"/>
          <w:sz w:val="24"/>
          <w:szCs w:val="24"/>
        </w:rPr>
        <w:t>m das listadas (17,6% do total)</w:t>
      </w:r>
      <w:r w:rsidRPr="00473687">
        <w:rPr>
          <w:rFonts w:ascii="Arial" w:hAnsi="Arial" w:cs="Arial"/>
          <w:sz w:val="24"/>
          <w:szCs w:val="24"/>
        </w:rPr>
        <w:t xml:space="preserve"> </w:t>
      </w:r>
      <w:r w:rsidR="009D2004" w:rsidRPr="00802B24">
        <w:rPr>
          <w:rFonts w:ascii="Arial" w:hAnsi="Arial" w:cs="Arial"/>
          <w:sz w:val="24"/>
          <w:szCs w:val="24"/>
        </w:rPr>
        <w:t>(Gráfico 6</w:t>
      </w:r>
      <w:r>
        <w:rPr>
          <w:rFonts w:ascii="Arial" w:hAnsi="Arial" w:cs="Arial"/>
          <w:sz w:val="24"/>
          <w:szCs w:val="24"/>
        </w:rPr>
        <w:t>3</w:t>
      </w:r>
      <w:r w:rsidR="009D2004" w:rsidRPr="00802B24">
        <w:rPr>
          <w:rFonts w:ascii="Arial" w:hAnsi="Arial" w:cs="Arial"/>
          <w:sz w:val="24"/>
          <w:szCs w:val="24"/>
        </w:rPr>
        <w:t>)</w:t>
      </w:r>
      <w:r w:rsidR="00A03725" w:rsidRPr="00802B24">
        <w:rPr>
          <w:rFonts w:ascii="Arial" w:hAnsi="Arial" w:cs="Arial"/>
          <w:sz w:val="24"/>
          <w:szCs w:val="24"/>
        </w:rPr>
        <w:t>.</w:t>
      </w:r>
    </w:p>
    <w:p w14:paraId="721AD93D" w14:textId="77777777" w:rsidR="00A03725" w:rsidRPr="00802B24" w:rsidRDefault="00473687" w:rsidP="00A03725">
      <w:pPr>
        <w:jc w:val="both"/>
        <w:rPr>
          <w:rFonts w:ascii="Arial" w:hAnsi="Arial" w:cs="Arial"/>
          <w:b/>
          <w:sz w:val="24"/>
          <w:szCs w:val="24"/>
        </w:rPr>
      </w:pPr>
      <w:r w:rsidRPr="00473687">
        <w:rPr>
          <w:rFonts w:ascii="Arial" w:hAnsi="Arial" w:cs="Arial"/>
          <w:b/>
          <w:sz w:val="24"/>
          <w:szCs w:val="24"/>
        </w:rPr>
        <w:t xml:space="preserve">Gráfico </w:t>
      </w:r>
      <w:r>
        <w:rPr>
          <w:rFonts w:ascii="Arial" w:hAnsi="Arial" w:cs="Arial"/>
          <w:b/>
          <w:sz w:val="24"/>
          <w:szCs w:val="24"/>
        </w:rPr>
        <w:t>63</w:t>
      </w:r>
      <w:r w:rsidRPr="00473687">
        <w:rPr>
          <w:rFonts w:ascii="Arial" w:hAnsi="Arial" w:cs="Arial"/>
          <w:b/>
          <w:sz w:val="24"/>
          <w:szCs w:val="24"/>
        </w:rPr>
        <w:t>: Formação profissional dos trabalhadores de nível superior nas Secretarias Municipais de Assistência Social – Brasil,</w:t>
      </w:r>
      <w:r>
        <w:rPr>
          <w:rFonts w:ascii="Arial" w:hAnsi="Arial" w:cs="Arial"/>
          <w:b/>
          <w:sz w:val="24"/>
          <w:szCs w:val="24"/>
        </w:rPr>
        <w:t xml:space="preserve"> </w:t>
      </w:r>
      <w:r w:rsidRPr="00473687">
        <w:rPr>
          <w:rFonts w:ascii="Arial" w:hAnsi="Arial" w:cs="Arial"/>
          <w:b/>
          <w:sz w:val="24"/>
          <w:szCs w:val="24"/>
        </w:rPr>
        <w:t>2016</w:t>
      </w:r>
    </w:p>
    <w:p w14:paraId="0B0CFA1E" w14:textId="77777777" w:rsidR="00A03725" w:rsidRPr="00802B24" w:rsidRDefault="00473687"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370E90D" wp14:editId="4DA97B3A">
            <wp:extent cx="5400040" cy="3310890"/>
            <wp:effectExtent l="0" t="0" r="10160" b="3810"/>
            <wp:docPr id="236" name="Gráfico 2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A03725" w:rsidRPr="00802B24">
        <w:rPr>
          <w:rFonts w:ascii="Arial" w:eastAsia="Times New Roman" w:hAnsi="Arial" w:cs="Arial"/>
          <w:color w:val="000000"/>
          <w:sz w:val="18"/>
          <w:szCs w:val="18"/>
          <w:lang w:eastAsia="pt-BR"/>
        </w:rPr>
        <w:t>Fonte: MDS, Censo SUAS.</w:t>
      </w:r>
    </w:p>
    <w:p w14:paraId="0BE3F53E" w14:textId="77777777" w:rsidR="00A03725" w:rsidRPr="00802B24" w:rsidRDefault="00A03725" w:rsidP="009D2004">
      <w:pPr>
        <w:autoSpaceDE w:val="0"/>
        <w:autoSpaceDN w:val="0"/>
        <w:adjustRightInd w:val="0"/>
        <w:spacing w:line="360" w:lineRule="auto"/>
        <w:jc w:val="both"/>
        <w:rPr>
          <w:rFonts w:ascii="Arial" w:hAnsi="Arial" w:cs="Arial"/>
          <w:sz w:val="24"/>
          <w:szCs w:val="24"/>
        </w:rPr>
      </w:pPr>
    </w:p>
    <w:p w14:paraId="434402AC" w14:textId="77777777" w:rsidR="00792520" w:rsidRPr="00792520" w:rsidRDefault="00792520" w:rsidP="00792520">
      <w:pPr>
        <w:autoSpaceDE w:val="0"/>
        <w:autoSpaceDN w:val="0"/>
        <w:adjustRightInd w:val="0"/>
        <w:spacing w:line="360" w:lineRule="auto"/>
        <w:jc w:val="both"/>
        <w:rPr>
          <w:rFonts w:ascii="Arial" w:hAnsi="Arial" w:cs="Arial"/>
          <w:sz w:val="24"/>
          <w:szCs w:val="24"/>
        </w:rPr>
      </w:pPr>
      <w:r w:rsidRPr="00792520">
        <w:rPr>
          <w:rFonts w:ascii="Arial" w:hAnsi="Arial" w:cs="Arial"/>
          <w:sz w:val="24"/>
          <w:szCs w:val="24"/>
        </w:rPr>
        <w:t>Em 2016, 468 Municípios informaram ter realizado concurso público para a Secretaria Municipal de Assistência Social no ano de 2015 (8,5% do total de respondentes). Desses, 270 realizaram concurso para profissionais de nível médio e superior (4,9% do total), 164 apenas para nível superior (3,0%) e 34 apenas para nível médio (0,6%)</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6</w:t>
      </w:r>
      <w:r w:rsidRPr="00802B24">
        <w:rPr>
          <w:rFonts w:ascii="Arial" w:hAnsi="Arial" w:cs="Arial"/>
          <w:sz w:val="24"/>
          <w:szCs w:val="24"/>
        </w:rPr>
        <w:t>4)</w:t>
      </w:r>
      <w:r w:rsidRPr="00792520">
        <w:rPr>
          <w:rFonts w:ascii="Arial" w:hAnsi="Arial" w:cs="Arial"/>
          <w:sz w:val="24"/>
          <w:szCs w:val="24"/>
        </w:rPr>
        <w:t>.</w:t>
      </w:r>
    </w:p>
    <w:p w14:paraId="23274E56" w14:textId="014123D2" w:rsidR="00A03725" w:rsidRPr="00802B24" w:rsidRDefault="00792520" w:rsidP="00792520">
      <w:pPr>
        <w:autoSpaceDE w:val="0"/>
        <w:autoSpaceDN w:val="0"/>
        <w:adjustRightInd w:val="0"/>
        <w:spacing w:line="360" w:lineRule="auto"/>
        <w:jc w:val="both"/>
        <w:rPr>
          <w:rFonts w:ascii="Arial" w:hAnsi="Arial" w:cs="Arial"/>
          <w:sz w:val="24"/>
          <w:szCs w:val="24"/>
        </w:rPr>
      </w:pPr>
      <w:r w:rsidRPr="00792520">
        <w:rPr>
          <w:rFonts w:ascii="Arial" w:hAnsi="Arial" w:cs="Arial"/>
          <w:sz w:val="24"/>
          <w:szCs w:val="24"/>
        </w:rPr>
        <w:t>Foram ofertadas 1.823 vagas de nível superior e 2.152 de nível médio. Os municípios informaram que 1.492 trabalhadores tomaram posse no concurso de nível superior (81,8% das vagas foram ocupadas) e 1.592 tomaram posse no concurso de nível médio (</w:t>
      </w:r>
      <w:r>
        <w:rPr>
          <w:rFonts w:ascii="Arial" w:hAnsi="Arial" w:cs="Arial"/>
          <w:sz w:val="24"/>
          <w:szCs w:val="24"/>
        </w:rPr>
        <w:t>74,0% das vagas foram ocupadas)</w:t>
      </w:r>
      <w:r w:rsidR="00A03725" w:rsidRPr="00802B24">
        <w:rPr>
          <w:rFonts w:ascii="Arial" w:hAnsi="Arial" w:cs="Arial"/>
          <w:sz w:val="24"/>
          <w:szCs w:val="24"/>
        </w:rPr>
        <w:t>.</w:t>
      </w:r>
    </w:p>
    <w:p w14:paraId="35F50884" w14:textId="5785DD8E" w:rsidR="00A03725" w:rsidRPr="00802B24" w:rsidRDefault="00792520" w:rsidP="00A03725">
      <w:pPr>
        <w:spacing w:after="0" w:line="240" w:lineRule="auto"/>
        <w:jc w:val="both"/>
        <w:rPr>
          <w:rFonts w:ascii="Arial" w:eastAsia="Times New Roman" w:hAnsi="Arial" w:cs="Arial"/>
          <w:b/>
          <w:bCs/>
          <w:color w:val="000000"/>
          <w:sz w:val="24"/>
          <w:szCs w:val="24"/>
          <w:lang w:eastAsia="pt-BR"/>
        </w:rPr>
      </w:pPr>
      <w:r w:rsidRPr="00792520">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64</w:t>
      </w:r>
      <w:r w:rsidRPr="00792520">
        <w:rPr>
          <w:rFonts w:ascii="Arial" w:eastAsia="Times New Roman" w:hAnsi="Arial" w:cs="Arial"/>
          <w:b/>
          <w:bCs/>
          <w:color w:val="000000"/>
          <w:sz w:val="24"/>
          <w:szCs w:val="24"/>
          <w:lang w:eastAsia="pt-BR"/>
        </w:rPr>
        <w:t xml:space="preserve">: Número de municípios </w:t>
      </w:r>
      <w:r w:rsidR="00CC2C03">
        <w:rPr>
          <w:rFonts w:ascii="Arial" w:eastAsia="Times New Roman" w:hAnsi="Arial" w:cs="Arial"/>
          <w:b/>
          <w:bCs/>
          <w:color w:val="000000"/>
          <w:sz w:val="24"/>
          <w:szCs w:val="24"/>
          <w:lang w:eastAsia="pt-BR"/>
        </w:rPr>
        <w:t>segundo</w:t>
      </w:r>
      <w:r w:rsidR="00CC2C03" w:rsidRPr="00792520">
        <w:rPr>
          <w:rFonts w:ascii="Arial" w:eastAsia="Times New Roman" w:hAnsi="Arial" w:cs="Arial"/>
          <w:b/>
          <w:bCs/>
          <w:color w:val="000000"/>
          <w:sz w:val="24"/>
          <w:szCs w:val="24"/>
          <w:lang w:eastAsia="pt-BR"/>
        </w:rPr>
        <w:t xml:space="preserve"> </w:t>
      </w:r>
      <w:r w:rsidRPr="00792520">
        <w:rPr>
          <w:rFonts w:ascii="Arial" w:eastAsia="Times New Roman" w:hAnsi="Arial" w:cs="Arial"/>
          <w:b/>
          <w:bCs/>
          <w:color w:val="000000"/>
          <w:sz w:val="24"/>
          <w:szCs w:val="24"/>
          <w:lang w:eastAsia="pt-BR"/>
        </w:rPr>
        <w:t>realização de concurso público para Secretarias Municipais de Assistência Social – Brasil,</w:t>
      </w:r>
      <w:r>
        <w:rPr>
          <w:rFonts w:ascii="Arial" w:eastAsia="Times New Roman" w:hAnsi="Arial" w:cs="Arial"/>
          <w:b/>
          <w:bCs/>
          <w:color w:val="000000"/>
          <w:sz w:val="24"/>
          <w:szCs w:val="24"/>
          <w:lang w:eastAsia="pt-BR"/>
        </w:rPr>
        <w:t xml:space="preserve"> </w:t>
      </w:r>
      <w:r w:rsidRPr="00792520">
        <w:rPr>
          <w:rFonts w:ascii="Arial" w:eastAsia="Times New Roman" w:hAnsi="Arial" w:cs="Arial"/>
          <w:b/>
          <w:bCs/>
          <w:color w:val="000000"/>
          <w:sz w:val="24"/>
          <w:szCs w:val="24"/>
          <w:lang w:eastAsia="pt-BR"/>
        </w:rPr>
        <w:t>2016</w:t>
      </w:r>
    </w:p>
    <w:p w14:paraId="1454908A" w14:textId="77777777" w:rsidR="00A03725" w:rsidRPr="00802B24" w:rsidRDefault="00792520"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9E9424C" wp14:editId="04A162D6">
            <wp:extent cx="5400040" cy="2424430"/>
            <wp:effectExtent l="0" t="0" r="10160" b="13970"/>
            <wp:docPr id="237" name="Gráfico 23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9D2004" w:rsidRPr="00802B24">
        <w:rPr>
          <w:rFonts w:ascii="Arial" w:eastAsia="Times New Roman" w:hAnsi="Arial" w:cs="Arial"/>
          <w:color w:val="000000"/>
          <w:sz w:val="18"/>
          <w:szCs w:val="18"/>
          <w:lang w:eastAsia="pt-BR"/>
        </w:rPr>
        <w:t>Fonte: MDS, Censo SUAS.</w:t>
      </w:r>
    </w:p>
    <w:p w14:paraId="0B39B6C8" w14:textId="77777777" w:rsidR="009D2004" w:rsidRPr="00802B24" w:rsidRDefault="009D2004" w:rsidP="009D2004">
      <w:pPr>
        <w:autoSpaceDE w:val="0"/>
        <w:autoSpaceDN w:val="0"/>
        <w:adjustRightInd w:val="0"/>
        <w:spacing w:line="360" w:lineRule="auto"/>
        <w:jc w:val="both"/>
        <w:rPr>
          <w:rFonts w:ascii="Arial" w:hAnsi="Arial" w:cs="Arial"/>
          <w:sz w:val="24"/>
          <w:szCs w:val="24"/>
        </w:rPr>
      </w:pPr>
    </w:p>
    <w:p w14:paraId="4025D66C" w14:textId="77777777" w:rsidR="000B62B4" w:rsidRPr="000B62B4" w:rsidRDefault="000B62B4" w:rsidP="000B62B4">
      <w:pPr>
        <w:autoSpaceDE w:val="0"/>
        <w:autoSpaceDN w:val="0"/>
        <w:adjustRightInd w:val="0"/>
        <w:spacing w:line="360" w:lineRule="auto"/>
        <w:jc w:val="both"/>
        <w:rPr>
          <w:rFonts w:ascii="Arial" w:hAnsi="Arial" w:cs="Arial"/>
          <w:sz w:val="24"/>
          <w:szCs w:val="24"/>
        </w:rPr>
      </w:pPr>
      <w:r w:rsidRPr="000B62B4">
        <w:rPr>
          <w:rFonts w:ascii="Arial" w:hAnsi="Arial" w:cs="Arial"/>
          <w:sz w:val="24"/>
          <w:szCs w:val="24"/>
        </w:rPr>
        <w:t xml:space="preserve">O Artigo 6º da Lei Orgânica de Assistência Social (LOAS) estabelece que os recursos do cofinanciamento do SUAS poderão ser aplicados no pagamento dos profissionais que integrarem as equipes de referência. </w:t>
      </w:r>
    </w:p>
    <w:p w14:paraId="069FB6D1" w14:textId="77777777" w:rsidR="00A03725" w:rsidRPr="00802B24" w:rsidRDefault="000B62B4" w:rsidP="000B62B4">
      <w:pPr>
        <w:autoSpaceDE w:val="0"/>
        <w:autoSpaceDN w:val="0"/>
        <w:adjustRightInd w:val="0"/>
        <w:spacing w:line="360" w:lineRule="auto"/>
        <w:jc w:val="both"/>
        <w:rPr>
          <w:rFonts w:ascii="Arial" w:hAnsi="Arial" w:cs="Arial"/>
          <w:sz w:val="24"/>
          <w:szCs w:val="24"/>
        </w:rPr>
      </w:pPr>
      <w:r w:rsidRPr="000B62B4">
        <w:rPr>
          <w:rFonts w:ascii="Arial" w:hAnsi="Arial" w:cs="Arial"/>
          <w:sz w:val="24"/>
          <w:szCs w:val="24"/>
        </w:rPr>
        <w:t xml:space="preserve">Em 2016, 3.838 Municípios (70,0% dos respondentes) informaram utilizar recursos do cofinanciamento federal de serviços (pisos dos serviços) para pagamento de servidores públicos (estatutários, empregados públicos celetistas ou concursados temporários) que integram as Equipes de Referência. Tanto o número absoluto quanto o percentual de municípios que utilizam o cofinanciamento federal para </w:t>
      </w:r>
      <w:r>
        <w:rPr>
          <w:rFonts w:ascii="Arial" w:hAnsi="Arial" w:cs="Arial"/>
          <w:sz w:val="24"/>
          <w:szCs w:val="24"/>
        </w:rPr>
        <w:t>esse fim aumentaram desde 2013</w:t>
      </w:r>
      <w:r w:rsidR="00B42F31" w:rsidRPr="00802B24">
        <w:rPr>
          <w:rFonts w:ascii="Arial" w:hAnsi="Arial" w:cs="Arial"/>
          <w:sz w:val="24"/>
          <w:szCs w:val="24"/>
        </w:rPr>
        <w:t xml:space="preserve"> (Gráfico </w:t>
      </w:r>
      <w:r>
        <w:rPr>
          <w:rFonts w:ascii="Arial" w:hAnsi="Arial" w:cs="Arial"/>
          <w:sz w:val="24"/>
          <w:szCs w:val="24"/>
        </w:rPr>
        <w:t>65</w:t>
      </w:r>
      <w:r w:rsidR="00B42F31" w:rsidRPr="00802B24">
        <w:rPr>
          <w:rFonts w:ascii="Arial" w:hAnsi="Arial" w:cs="Arial"/>
          <w:sz w:val="24"/>
          <w:szCs w:val="24"/>
        </w:rPr>
        <w:t>)</w:t>
      </w:r>
      <w:r w:rsidR="00A03725" w:rsidRPr="00802B24">
        <w:rPr>
          <w:rFonts w:ascii="Arial" w:hAnsi="Arial" w:cs="Arial"/>
          <w:sz w:val="24"/>
          <w:szCs w:val="24"/>
        </w:rPr>
        <w:t>.</w:t>
      </w:r>
    </w:p>
    <w:p w14:paraId="383531A4" w14:textId="77777777" w:rsidR="00A03725" w:rsidRPr="00802B24" w:rsidRDefault="000B62B4" w:rsidP="00A03725">
      <w:pPr>
        <w:spacing w:after="0" w:line="240" w:lineRule="auto"/>
        <w:jc w:val="both"/>
        <w:rPr>
          <w:rFonts w:ascii="Arial" w:eastAsia="Times New Roman" w:hAnsi="Arial" w:cs="Arial"/>
          <w:b/>
          <w:bCs/>
          <w:color w:val="000000"/>
          <w:sz w:val="24"/>
          <w:szCs w:val="24"/>
          <w:lang w:eastAsia="pt-BR"/>
        </w:rPr>
      </w:pPr>
      <w:r w:rsidRPr="000B62B4">
        <w:rPr>
          <w:rFonts w:ascii="Arial" w:eastAsia="Times New Roman" w:hAnsi="Arial" w:cs="Arial"/>
          <w:b/>
          <w:bCs/>
          <w:color w:val="000000"/>
          <w:sz w:val="24"/>
          <w:szCs w:val="24"/>
          <w:lang w:eastAsia="pt-BR"/>
        </w:rPr>
        <w:t>Gráfico 6</w:t>
      </w:r>
      <w:r>
        <w:rPr>
          <w:rFonts w:ascii="Arial" w:eastAsia="Times New Roman" w:hAnsi="Arial" w:cs="Arial"/>
          <w:b/>
          <w:bCs/>
          <w:color w:val="000000"/>
          <w:sz w:val="24"/>
          <w:szCs w:val="24"/>
          <w:lang w:eastAsia="pt-BR"/>
        </w:rPr>
        <w:t>5</w:t>
      </w:r>
      <w:r w:rsidRPr="000B62B4">
        <w:rPr>
          <w:rFonts w:ascii="Arial" w:eastAsia="Times New Roman" w:hAnsi="Arial" w:cs="Arial"/>
          <w:b/>
          <w:bCs/>
          <w:color w:val="000000"/>
          <w:sz w:val="24"/>
          <w:szCs w:val="24"/>
          <w:lang w:eastAsia="pt-BR"/>
        </w:rPr>
        <w:t>: Municípios que utilizam recursos do cofinanciamento federal de serviços para pagamento de servidores públicos que integram as equipes de referência – Brasil,</w:t>
      </w:r>
      <w:r>
        <w:rPr>
          <w:rFonts w:ascii="Arial" w:eastAsia="Times New Roman" w:hAnsi="Arial" w:cs="Arial"/>
          <w:b/>
          <w:bCs/>
          <w:color w:val="000000"/>
          <w:sz w:val="24"/>
          <w:szCs w:val="24"/>
          <w:lang w:eastAsia="pt-BR"/>
        </w:rPr>
        <w:t xml:space="preserve"> </w:t>
      </w:r>
      <w:r w:rsidRPr="000B62B4">
        <w:rPr>
          <w:rFonts w:ascii="Arial" w:eastAsia="Times New Roman" w:hAnsi="Arial" w:cs="Arial"/>
          <w:b/>
          <w:bCs/>
          <w:color w:val="000000"/>
          <w:sz w:val="24"/>
          <w:szCs w:val="24"/>
          <w:lang w:eastAsia="pt-BR"/>
        </w:rPr>
        <w:t>2013 a 2016</w:t>
      </w:r>
    </w:p>
    <w:p w14:paraId="6BBE1F84" w14:textId="77777777" w:rsidR="00A03725" w:rsidRPr="00802B24" w:rsidRDefault="000B62B4"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3E595DB8" wp14:editId="056D3B9B">
            <wp:extent cx="5400040" cy="2828925"/>
            <wp:effectExtent l="0" t="0" r="10160" b="9525"/>
            <wp:docPr id="238" name="Gráfico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rFonts w:ascii="Arial" w:eastAsia="Times New Roman" w:hAnsi="Arial" w:cs="Arial"/>
          <w:color w:val="000000"/>
          <w:sz w:val="18"/>
          <w:szCs w:val="18"/>
          <w:lang w:eastAsia="pt-BR"/>
        </w:rPr>
        <w:t>Fonte: MDS, Censo SUAS.</w:t>
      </w:r>
    </w:p>
    <w:p w14:paraId="77CBFAF8" w14:textId="77777777" w:rsidR="00CE3823" w:rsidRPr="00802B24" w:rsidRDefault="00CE3823" w:rsidP="00CE3823">
      <w:pPr>
        <w:autoSpaceDE w:val="0"/>
        <w:autoSpaceDN w:val="0"/>
        <w:adjustRightInd w:val="0"/>
        <w:spacing w:line="360" w:lineRule="auto"/>
        <w:jc w:val="both"/>
        <w:rPr>
          <w:rFonts w:ascii="Arial" w:hAnsi="Arial" w:cs="Arial"/>
          <w:sz w:val="24"/>
          <w:szCs w:val="24"/>
        </w:rPr>
      </w:pPr>
    </w:p>
    <w:p w14:paraId="6767EB36" w14:textId="0BAE31C3" w:rsidR="00A03725" w:rsidRPr="00802B24" w:rsidRDefault="00CC2C03" w:rsidP="00CE3823">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A quantidade de </w:t>
      </w:r>
      <w:r w:rsidRPr="00CA5177">
        <w:rPr>
          <w:rFonts w:ascii="Arial" w:hAnsi="Arial" w:cs="Arial"/>
          <w:sz w:val="24"/>
          <w:szCs w:val="24"/>
        </w:rPr>
        <w:t>trabalhadores nas Secretarias Estaduais de Assistência Social</w:t>
      </w:r>
      <w:r>
        <w:rPr>
          <w:rFonts w:ascii="Arial" w:hAnsi="Arial" w:cs="Arial"/>
          <w:sz w:val="24"/>
          <w:szCs w:val="24"/>
        </w:rPr>
        <w:t xml:space="preserve"> em </w:t>
      </w:r>
      <w:r w:rsidR="00CA5177" w:rsidRPr="00CA5177">
        <w:rPr>
          <w:rFonts w:ascii="Arial" w:hAnsi="Arial" w:cs="Arial"/>
          <w:sz w:val="24"/>
          <w:szCs w:val="24"/>
        </w:rPr>
        <w:t xml:space="preserve">2016 </w:t>
      </w:r>
      <w:r>
        <w:rPr>
          <w:rFonts w:ascii="Arial" w:hAnsi="Arial" w:cs="Arial"/>
          <w:sz w:val="24"/>
          <w:szCs w:val="24"/>
        </w:rPr>
        <w:t>era de</w:t>
      </w:r>
      <w:r w:rsidRPr="00CA5177">
        <w:rPr>
          <w:rFonts w:ascii="Arial" w:hAnsi="Arial" w:cs="Arial"/>
          <w:sz w:val="24"/>
          <w:szCs w:val="24"/>
        </w:rPr>
        <w:t xml:space="preserve"> </w:t>
      </w:r>
      <w:r w:rsidR="00CA5177" w:rsidRPr="00CA5177">
        <w:rPr>
          <w:rFonts w:ascii="Arial" w:hAnsi="Arial" w:cs="Arial"/>
          <w:sz w:val="24"/>
          <w:szCs w:val="24"/>
        </w:rPr>
        <w:t>10.359</w:t>
      </w:r>
      <w:r w:rsidR="00094400">
        <w:rPr>
          <w:rFonts w:ascii="Arial" w:hAnsi="Arial" w:cs="Arial"/>
          <w:sz w:val="24"/>
          <w:szCs w:val="24"/>
        </w:rPr>
        <w:t xml:space="preserve"> </w:t>
      </w:r>
      <w:r>
        <w:rPr>
          <w:rFonts w:ascii="Arial" w:hAnsi="Arial" w:cs="Arial"/>
          <w:sz w:val="24"/>
          <w:szCs w:val="24"/>
        </w:rPr>
        <w:t>profissionais</w:t>
      </w:r>
      <w:r w:rsidR="00CA5177" w:rsidRPr="00CA5177">
        <w:rPr>
          <w:rFonts w:ascii="Arial" w:hAnsi="Arial" w:cs="Arial"/>
          <w:sz w:val="24"/>
          <w:szCs w:val="24"/>
        </w:rPr>
        <w:t xml:space="preserve">, considerando trabalhadores lotados na sede do órgão gestor e nas unidades públicas que ofertam serviços socioassistenciais. </w:t>
      </w:r>
      <w:r>
        <w:rPr>
          <w:rFonts w:ascii="Arial" w:hAnsi="Arial" w:cs="Arial"/>
          <w:sz w:val="24"/>
          <w:szCs w:val="24"/>
        </w:rPr>
        <w:t xml:space="preserve">Esse quantitativo vem caindo </w:t>
      </w:r>
      <w:r w:rsidR="00CA5177" w:rsidRPr="00CA5177">
        <w:rPr>
          <w:rFonts w:ascii="Arial" w:hAnsi="Arial" w:cs="Arial"/>
          <w:sz w:val="24"/>
          <w:szCs w:val="24"/>
        </w:rPr>
        <w:t xml:space="preserve">desde 2010, </w:t>
      </w:r>
      <w:r w:rsidR="00094400">
        <w:rPr>
          <w:rFonts w:ascii="Arial" w:hAnsi="Arial" w:cs="Arial"/>
          <w:sz w:val="24"/>
          <w:szCs w:val="24"/>
        </w:rPr>
        <w:t>ano em que</w:t>
      </w:r>
      <w:r w:rsidR="00CA5177" w:rsidRPr="00CA5177">
        <w:rPr>
          <w:rFonts w:ascii="Arial" w:hAnsi="Arial" w:cs="Arial"/>
          <w:sz w:val="24"/>
          <w:szCs w:val="24"/>
        </w:rPr>
        <w:t xml:space="preserve"> foram registrados 19.785 trabalhadores. Entre 2015 e 2016 foi observada redução de 3.258 trabalha</w:t>
      </w:r>
      <w:r w:rsidR="00CA5177">
        <w:rPr>
          <w:rFonts w:ascii="Arial" w:hAnsi="Arial" w:cs="Arial"/>
          <w:sz w:val="24"/>
          <w:szCs w:val="24"/>
        </w:rPr>
        <w:t>dores nas Secretarias Estaduais</w:t>
      </w:r>
      <w:r w:rsidR="00CA5177" w:rsidRPr="00CA5177">
        <w:rPr>
          <w:rFonts w:ascii="Arial" w:hAnsi="Arial" w:cs="Arial"/>
          <w:sz w:val="24"/>
          <w:szCs w:val="24"/>
        </w:rPr>
        <w:t xml:space="preserve"> </w:t>
      </w:r>
      <w:r w:rsidR="00CE3823" w:rsidRPr="00802B24">
        <w:rPr>
          <w:rFonts w:ascii="Arial" w:hAnsi="Arial" w:cs="Arial"/>
          <w:sz w:val="24"/>
          <w:szCs w:val="24"/>
        </w:rPr>
        <w:t xml:space="preserve">(Gráfico </w:t>
      </w:r>
      <w:r w:rsidR="00CA5177">
        <w:rPr>
          <w:rFonts w:ascii="Arial" w:hAnsi="Arial" w:cs="Arial"/>
          <w:sz w:val="24"/>
          <w:szCs w:val="24"/>
        </w:rPr>
        <w:t>66</w:t>
      </w:r>
      <w:r w:rsidR="00CE3823" w:rsidRPr="00802B24">
        <w:rPr>
          <w:rFonts w:ascii="Arial" w:hAnsi="Arial" w:cs="Arial"/>
          <w:sz w:val="24"/>
          <w:szCs w:val="24"/>
        </w:rPr>
        <w:t>)</w:t>
      </w:r>
      <w:r w:rsidR="00A03725" w:rsidRPr="00802B24">
        <w:rPr>
          <w:rFonts w:ascii="Arial" w:hAnsi="Arial" w:cs="Arial"/>
          <w:sz w:val="24"/>
          <w:szCs w:val="24"/>
        </w:rPr>
        <w:t>.</w:t>
      </w:r>
    </w:p>
    <w:p w14:paraId="18B75ED8" w14:textId="77777777" w:rsidR="00A03725" w:rsidRPr="00802B24" w:rsidRDefault="00CA5177" w:rsidP="00A03725">
      <w:pPr>
        <w:spacing w:after="0" w:line="240" w:lineRule="auto"/>
        <w:jc w:val="both"/>
        <w:rPr>
          <w:rFonts w:ascii="Arial" w:eastAsia="Times New Roman" w:hAnsi="Arial" w:cs="Arial"/>
          <w:b/>
          <w:bCs/>
          <w:color w:val="000000"/>
          <w:sz w:val="24"/>
          <w:szCs w:val="24"/>
          <w:lang w:eastAsia="pt-BR"/>
        </w:rPr>
      </w:pPr>
      <w:r w:rsidRPr="00CA5177">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66</w:t>
      </w:r>
      <w:r w:rsidRPr="00CA5177">
        <w:rPr>
          <w:rFonts w:ascii="Arial" w:eastAsia="Times New Roman" w:hAnsi="Arial" w:cs="Arial"/>
          <w:b/>
          <w:bCs/>
          <w:color w:val="000000"/>
          <w:sz w:val="24"/>
          <w:szCs w:val="24"/>
          <w:lang w:eastAsia="pt-BR"/>
        </w:rPr>
        <w:t>: Evolução da quantidade de trabalhadores nas Secretarias Estaduais de Assistência Social - Brasil, 2010 a 2016</w:t>
      </w:r>
    </w:p>
    <w:p w14:paraId="4DBE5158" w14:textId="77777777" w:rsidR="00A03725" w:rsidRPr="00802B24" w:rsidRDefault="00CA5177" w:rsidP="00CA517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4A946207" wp14:editId="398193A4">
            <wp:extent cx="5400040" cy="3075940"/>
            <wp:effectExtent l="0" t="0" r="10160" b="10160"/>
            <wp:docPr id="239" name="Gráfico 23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A03725" w:rsidRPr="00802B24">
        <w:rPr>
          <w:rFonts w:ascii="Arial" w:eastAsia="Times New Roman" w:hAnsi="Arial" w:cs="Arial"/>
          <w:color w:val="000000"/>
          <w:sz w:val="18"/>
          <w:szCs w:val="18"/>
          <w:lang w:eastAsia="pt-BR"/>
        </w:rPr>
        <w:t>Fonte: MDS, Censo SUAS.</w:t>
      </w:r>
    </w:p>
    <w:p w14:paraId="194384BF" w14:textId="77777777" w:rsidR="00A03725" w:rsidRPr="00802B24" w:rsidRDefault="00A03725" w:rsidP="00AB03BC">
      <w:pPr>
        <w:autoSpaceDE w:val="0"/>
        <w:autoSpaceDN w:val="0"/>
        <w:adjustRightInd w:val="0"/>
        <w:spacing w:line="360" w:lineRule="auto"/>
        <w:jc w:val="both"/>
        <w:rPr>
          <w:rFonts w:ascii="Arial" w:hAnsi="Arial" w:cs="Arial"/>
          <w:sz w:val="24"/>
          <w:szCs w:val="24"/>
        </w:rPr>
      </w:pPr>
    </w:p>
    <w:p w14:paraId="491D9810" w14:textId="55EF4775" w:rsidR="0029371A" w:rsidRPr="0029371A" w:rsidRDefault="0029371A" w:rsidP="0029371A">
      <w:pPr>
        <w:autoSpaceDE w:val="0"/>
        <w:autoSpaceDN w:val="0"/>
        <w:adjustRightInd w:val="0"/>
        <w:spacing w:line="360" w:lineRule="auto"/>
        <w:jc w:val="both"/>
        <w:rPr>
          <w:rFonts w:ascii="Arial" w:hAnsi="Arial" w:cs="Arial"/>
          <w:sz w:val="24"/>
          <w:szCs w:val="24"/>
        </w:rPr>
      </w:pPr>
      <w:r w:rsidRPr="0029371A">
        <w:rPr>
          <w:rFonts w:ascii="Arial" w:hAnsi="Arial" w:cs="Arial"/>
          <w:sz w:val="24"/>
          <w:szCs w:val="24"/>
        </w:rPr>
        <w:t>Em 2016, 48,2% dos trabalhadores das Secretarias Estaduais de Assistência Social eram estatutários (4.997 trabalhadores). Esse percentual é superior ao observado em 2015. Foi observada redução na proporção de celetistas (queda de 5,6 pontos percentuais em relação a 2015) e de trabalhadores com outros vínculos (redução de 4,5 pontos percentuais). Houve aumento de 6,6 pontos percentuais da proporção de trabalhadores c</w:t>
      </w:r>
      <w:r w:rsidR="00A651B6">
        <w:rPr>
          <w:rFonts w:ascii="Arial" w:hAnsi="Arial" w:cs="Arial"/>
          <w:sz w:val="24"/>
          <w:szCs w:val="24"/>
        </w:rPr>
        <w:t>omissionados em relação a 2015.</w:t>
      </w:r>
    </w:p>
    <w:p w14:paraId="0F5F8B5C" w14:textId="77777777" w:rsidR="00A03725" w:rsidRPr="00802B24" w:rsidRDefault="0029371A" w:rsidP="0029371A">
      <w:pPr>
        <w:autoSpaceDE w:val="0"/>
        <w:autoSpaceDN w:val="0"/>
        <w:adjustRightInd w:val="0"/>
        <w:spacing w:line="360" w:lineRule="auto"/>
        <w:jc w:val="both"/>
        <w:rPr>
          <w:rFonts w:ascii="Arial" w:hAnsi="Arial" w:cs="Arial"/>
          <w:sz w:val="24"/>
          <w:szCs w:val="24"/>
        </w:rPr>
      </w:pPr>
      <w:r w:rsidRPr="0029371A">
        <w:rPr>
          <w:rFonts w:ascii="Arial" w:hAnsi="Arial" w:cs="Arial"/>
          <w:sz w:val="24"/>
          <w:szCs w:val="24"/>
        </w:rPr>
        <w:t xml:space="preserve">Em relação ao total da série histórica, verifica-se a maior proporção de trabalhadores estatutários foi observada em 2011 (54,8% do total de trabalhadores) e a menor em 2015 (44,8% do total). Entre os anos de 2011 a 2013 mais de 50% dos </w:t>
      </w:r>
      <w:r>
        <w:rPr>
          <w:rFonts w:ascii="Arial" w:hAnsi="Arial" w:cs="Arial"/>
          <w:sz w:val="24"/>
          <w:szCs w:val="24"/>
        </w:rPr>
        <w:t>trabalhadores eram estatutários</w:t>
      </w:r>
      <w:r w:rsidRPr="0029371A">
        <w:rPr>
          <w:rFonts w:ascii="Arial" w:hAnsi="Arial" w:cs="Arial"/>
          <w:sz w:val="24"/>
          <w:szCs w:val="24"/>
        </w:rPr>
        <w:t xml:space="preserve"> </w:t>
      </w:r>
      <w:r w:rsidR="00AB03BC" w:rsidRPr="00802B24">
        <w:rPr>
          <w:rFonts w:ascii="Arial" w:hAnsi="Arial" w:cs="Arial"/>
          <w:sz w:val="24"/>
          <w:szCs w:val="24"/>
        </w:rPr>
        <w:t xml:space="preserve">(Gráfico </w:t>
      </w:r>
      <w:r>
        <w:rPr>
          <w:rFonts w:ascii="Arial" w:hAnsi="Arial" w:cs="Arial"/>
          <w:sz w:val="24"/>
          <w:szCs w:val="24"/>
        </w:rPr>
        <w:t>67</w:t>
      </w:r>
      <w:r w:rsidR="00AB03BC" w:rsidRPr="00802B24">
        <w:rPr>
          <w:rFonts w:ascii="Arial" w:hAnsi="Arial" w:cs="Arial"/>
          <w:sz w:val="24"/>
          <w:szCs w:val="24"/>
        </w:rPr>
        <w:t>)</w:t>
      </w:r>
      <w:r w:rsidR="00A03725" w:rsidRPr="00802B24">
        <w:rPr>
          <w:rFonts w:ascii="Arial" w:hAnsi="Arial" w:cs="Arial"/>
          <w:sz w:val="24"/>
          <w:szCs w:val="24"/>
        </w:rPr>
        <w:t>.</w:t>
      </w:r>
    </w:p>
    <w:p w14:paraId="5F721153" w14:textId="77777777" w:rsidR="00A03725" w:rsidRPr="00802B24" w:rsidRDefault="0029371A" w:rsidP="00A03725">
      <w:pPr>
        <w:spacing w:after="0" w:line="240" w:lineRule="auto"/>
        <w:jc w:val="both"/>
        <w:rPr>
          <w:rFonts w:ascii="Arial" w:eastAsia="Times New Roman" w:hAnsi="Arial" w:cs="Arial"/>
          <w:b/>
          <w:bCs/>
          <w:color w:val="000000"/>
          <w:sz w:val="24"/>
          <w:szCs w:val="24"/>
          <w:lang w:eastAsia="pt-BR"/>
        </w:rPr>
      </w:pPr>
      <w:r w:rsidRPr="0029371A">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67</w:t>
      </w:r>
      <w:r w:rsidRPr="0029371A">
        <w:rPr>
          <w:rFonts w:ascii="Arial" w:eastAsia="Times New Roman" w:hAnsi="Arial" w:cs="Arial"/>
          <w:b/>
          <w:bCs/>
          <w:color w:val="000000"/>
          <w:sz w:val="24"/>
          <w:szCs w:val="24"/>
          <w:lang w:eastAsia="pt-BR"/>
        </w:rPr>
        <w:t>: Percentual de trabalhadores nas Secretarias Estaduais de Assistência Social, segundo tipo de vínculo – Brasil, 2010 a 2016</w:t>
      </w:r>
    </w:p>
    <w:p w14:paraId="360F933E" w14:textId="77777777" w:rsidR="00A03725" w:rsidRPr="00802B24" w:rsidRDefault="0029371A" w:rsidP="0029371A">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3B09C00A" wp14:editId="001901B9">
            <wp:extent cx="5400040" cy="3212465"/>
            <wp:effectExtent l="0" t="0" r="10160" b="6985"/>
            <wp:docPr id="240" name="Gráfico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00A03725" w:rsidRPr="00802B24">
        <w:rPr>
          <w:rFonts w:ascii="Arial" w:eastAsia="Times New Roman" w:hAnsi="Arial" w:cs="Arial"/>
          <w:color w:val="000000"/>
          <w:sz w:val="18"/>
          <w:szCs w:val="18"/>
          <w:lang w:eastAsia="pt-BR"/>
        </w:rPr>
        <w:t xml:space="preserve">Fonte: MDS, Censo SUAS. </w:t>
      </w:r>
    </w:p>
    <w:p w14:paraId="0E906F31" w14:textId="77777777" w:rsidR="00CA5298" w:rsidRPr="00802B24" w:rsidRDefault="00CA5298" w:rsidP="00CA5298">
      <w:pPr>
        <w:autoSpaceDE w:val="0"/>
        <w:autoSpaceDN w:val="0"/>
        <w:adjustRightInd w:val="0"/>
        <w:spacing w:line="360" w:lineRule="auto"/>
        <w:jc w:val="both"/>
        <w:rPr>
          <w:rFonts w:ascii="Arial" w:hAnsi="Arial" w:cs="Arial"/>
          <w:sz w:val="24"/>
          <w:szCs w:val="24"/>
        </w:rPr>
      </w:pPr>
    </w:p>
    <w:p w14:paraId="56067115" w14:textId="63B4EA67" w:rsidR="00A03725" w:rsidRPr="00802B24" w:rsidRDefault="00F04DA1" w:rsidP="00CA5298">
      <w:pPr>
        <w:autoSpaceDE w:val="0"/>
        <w:autoSpaceDN w:val="0"/>
        <w:adjustRightInd w:val="0"/>
        <w:spacing w:line="360" w:lineRule="auto"/>
        <w:jc w:val="both"/>
        <w:rPr>
          <w:rFonts w:ascii="Arial" w:hAnsi="Arial" w:cs="Arial"/>
          <w:sz w:val="24"/>
          <w:szCs w:val="24"/>
        </w:rPr>
      </w:pPr>
      <w:r w:rsidRPr="00F04DA1">
        <w:rPr>
          <w:rFonts w:ascii="Arial" w:hAnsi="Arial" w:cs="Arial"/>
          <w:sz w:val="24"/>
          <w:szCs w:val="24"/>
        </w:rPr>
        <w:t xml:space="preserve">Em 2016, 43,8% dos trabalhadores das Secretarias Estaduais de Assistência Social tinham nível superior (4.536 pessoas). Foi a primeira vez desde 2010 que o percentual de </w:t>
      </w:r>
      <w:r w:rsidR="0054463C">
        <w:rPr>
          <w:rFonts w:ascii="Arial" w:hAnsi="Arial" w:cs="Arial"/>
          <w:sz w:val="24"/>
          <w:szCs w:val="24"/>
        </w:rPr>
        <w:t>profissionais</w:t>
      </w:r>
      <w:r w:rsidR="0054463C" w:rsidRPr="00F04DA1">
        <w:rPr>
          <w:rFonts w:ascii="Arial" w:hAnsi="Arial" w:cs="Arial"/>
          <w:sz w:val="24"/>
          <w:szCs w:val="24"/>
        </w:rPr>
        <w:t xml:space="preserve"> </w:t>
      </w:r>
      <w:r w:rsidRPr="00F04DA1">
        <w:rPr>
          <w:rFonts w:ascii="Arial" w:hAnsi="Arial" w:cs="Arial"/>
          <w:sz w:val="24"/>
          <w:szCs w:val="24"/>
        </w:rPr>
        <w:t xml:space="preserve">de nível superior superou o percentual de nível médio. Em 2010 mais da metade dos trabalhadores tinham nível médio de escolaridade (52,7%), passando a 39,4% em 2016 (redução de 13,3 pontos percentuais). Também foi observada redução nos percentuais de trabalhadores de nível fundamental: eram 21,6% do total em 2010 e 16,8% em 2016 (redução de 4,8 pontos percentuais) </w:t>
      </w:r>
      <w:r w:rsidR="00CA5298" w:rsidRPr="00802B24">
        <w:rPr>
          <w:rFonts w:ascii="Arial" w:hAnsi="Arial" w:cs="Arial"/>
          <w:sz w:val="24"/>
          <w:szCs w:val="24"/>
        </w:rPr>
        <w:t xml:space="preserve">(Gráfico </w:t>
      </w:r>
      <w:r>
        <w:rPr>
          <w:rFonts w:ascii="Arial" w:hAnsi="Arial" w:cs="Arial"/>
          <w:sz w:val="24"/>
          <w:szCs w:val="24"/>
        </w:rPr>
        <w:t>68</w:t>
      </w:r>
      <w:r w:rsidR="00CA5298" w:rsidRPr="00802B24">
        <w:rPr>
          <w:rFonts w:ascii="Arial" w:hAnsi="Arial" w:cs="Arial"/>
          <w:sz w:val="24"/>
          <w:szCs w:val="24"/>
        </w:rPr>
        <w:t>)</w:t>
      </w:r>
      <w:r w:rsidR="00A03725" w:rsidRPr="00802B24">
        <w:rPr>
          <w:rFonts w:ascii="Arial" w:hAnsi="Arial" w:cs="Arial"/>
          <w:sz w:val="24"/>
          <w:szCs w:val="24"/>
        </w:rPr>
        <w:t>.</w:t>
      </w:r>
    </w:p>
    <w:p w14:paraId="502D1B01" w14:textId="77777777" w:rsidR="00A03725" w:rsidRPr="00802B24" w:rsidRDefault="00F04DA1" w:rsidP="00A03725">
      <w:pPr>
        <w:spacing w:after="0" w:line="240" w:lineRule="auto"/>
        <w:jc w:val="both"/>
        <w:rPr>
          <w:rFonts w:ascii="Arial" w:eastAsia="Times New Roman" w:hAnsi="Arial" w:cs="Arial"/>
          <w:b/>
          <w:bCs/>
          <w:color w:val="000000"/>
          <w:sz w:val="24"/>
          <w:szCs w:val="24"/>
          <w:lang w:eastAsia="pt-BR"/>
        </w:rPr>
      </w:pPr>
      <w:r w:rsidRPr="00F04DA1">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68</w:t>
      </w:r>
      <w:r w:rsidRPr="00F04DA1">
        <w:rPr>
          <w:rFonts w:ascii="Arial" w:eastAsia="Times New Roman" w:hAnsi="Arial" w:cs="Arial"/>
          <w:b/>
          <w:bCs/>
          <w:color w:val="000000"/>
          <w:sz w:val="24"/>
          <w:szCs w:val="24"/>
          <w:lang w:eastAsia="pt-BR"/>
        </w:rPr>
        <w:t>: Percentual de trabalhadores nas Secretarias Estaduais de Assistência Social, segundo escolaridade– Brasil,</w:t>
      </w:r>
      <w:r>
        <w:rPr>
          <w:rFonts w:ascii="Arial" w:eastAsia="Times New Roman" w:hAnsi="Arial" w:cs="Arial"/>
          <w:b/>
          <w:bCs/>
          <w:color w:val="000000"/>
          <w:sz w:val="24"/>
          <w:szCs w:val="24"/>
          <w:lang w:eastAsia="pt-BR"/>
        </w:rPr>
        <w:t xml:space="preserve"> </w:t>
      </w:r>
      <w:r w:rsidRPr="00F04DA1">
        <w:rPr>
          <w:rFonts w:ascii="Arial" w:eastAsia="Times New Roman" w:hAnsi="Arial" w:cs="Arial"/>
          <w:b/>
          <w:bCs/>
          <w:color w:val="000000"/>
          <w:sz w:val="24"/>
          <w:szCs w:val="24"/>
          <w:lang w:eastAsia="pt-BR"/>
        </w:rPr>
        <w:t>2010 a 2016</w:t>
      </w:r>
    </w:p>
    <w:p w14:paraId="6D71D02D" w14:textId="77777777" w:rsidR="00A03725" w:rsidRPr="00802B24" w:rsidRDefault="00F04DA1" w:rsidP="00F04DA1">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5A63D1A0" wp14:editId="426DC28A">
            <wp:extent cx="5400040" cy="2918460"/>
            <wp:effectExtent l="0" t="0" r="10160" b="15240"/>
            <wp:docPr id="241" name="Gráfico 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00A03725" w:rsidRPr="00802B24">
        <w:rPr>
          <w:rFonts w:ascii="Arial" w:hAnsi="Arial" w:cs="Arial"/>
          <w:color w:val="000000"/>
          <w:sz w:val="18"/>
          <w:szCs w:val="18"/>
        </w:rPr>
        <w:t xml:space="preserve">Fonte: MDS, Censo SUAS. </w:t>
      </w:r>
    </w:p>
    <w:p w14:paraId="424C2DE2" w14:textId="77777777" w:rsidR="00AD6CF5" w:rsidRPr="00802B24" w:rsidRDefault="00AD6CF5" w:rsidP="00AD6CF5">
      <w:pPr>
        <w:autoSpaceDE w:val="0"/>
        <w:autoSpaceDN w:val="0"/>
        <w:adjustRightInd w:val="0"/>
        <w:spacing w:line="360" w:lineRule="auto"/>
        <w:jc w:val="both"/>
        <w:rPr>
          <w:rFonts w:ascii="Arial" w:hAnsi="Arial" w:cs="Arial"/>
          <w:sz w:val="24"/>
          <w:szCs w:val="24"/>
        </w:rPr>
      </w:pPr>
    </w:p>
    <w:p w14:paraId="7F89015A" w14:textId="3E2E6429" w:rsidR="006E346A" w:rsidRPr="006E346A" w:rsidRDefault="006E346A" w:rsidP="006E346A">
      <w:pPr>
        <w:autoSpaceDE w:val="0"/>
        <w:autoSpaceDN w:val="0"/>
        <w:adjustRightInd w:val="0"/>
        <w:spacing w:line="360" w:lineRule="auto"/>
        <w:jc w:val="both"/>
        <w:rPr>
          <w:rFonts w:ascii="Arial" w:hAnsi="Arial" w:cs="Arial"/>
          <w:sz w:val="24"/>
          <w:szCs w:val="24"/>
        </w:rPr>
      </w:pPr>
      <w:r w:rsidRPr="006E346A">
        <w:rPr>
          <w:rFonts w:ascii="Arial" w:hAnsi="Arial" w:cs="Arial"/>
          <w:sz w:val="24"/>
          <w:szCs w:val="24"/>
        </w:rPr>
        <w:t>Dos 3.407 trabalhadores das Secretarias Estaduais de Assistência Social que informaram sua formação superior em 2016, 999 (29,3%) eram assistentes sociais, 344 eram psicólogos (10,1%), 310 eram pedagogos (9,1%) e 274 eram advogados (8,0%).</w:t>
      </w:r>
    </w:p>
    <w:p w14:paraId="4605DA1F" w14:textId="77777777" w:rsidR="00A03725" w:rsidRPr="00802B24" w:rsidRDefault="006E346A" w:rsidP="006E346A">
      <w:pPr>
        <w:autoSpaceDE w:val="0"/>
        <w:autoSpaceDN w:val="0"/>
        <w:adjustRightInd w:val="0"/>
        <w:spacing w:line="360" w:lineRule="auto"/>
        <w:jc w:val="both"/>
        <w:rPr>
          <w:rFonts w:ascii="Arial" w:hAnsi="Arial" w:cs="Arial"/>
          <w:sz w:val="24"/>
          <w:szCs w:val="24"/>
        </w:rPr>
      </w:pPr>
      <w:r w:rsidRPr="006E346A">
        <w:rPr>
          <w:rFonts w:ascii="Arial" w:hAnsi="Arial" w:cs="Arial"/>
          <w:sz w:val="24"/>
          <w:szCs w:val="24"/>
        </w:rPr>
        <w:t xml:space="preserve">Existiam 863 trabalhadores de outras formações de nível superior além das listadas (25,3%) </w:t>
      </w:r>
      <w:r w:rsidR="006B59DF" w:rsidRPr="00802B24">
        <w:rPr>
          <w:rFonts w:ascii="Arial" w:hAnsi="Arial" w:cs="Arial"/>
          <w:sz w:val="24"/>
          <w:szCs w:val="24"/>
        </w:rPr>
        <w:t xml:space="preserve">(Gráfico </w:t>
      </w:r>
      <w:r>
        <w:rPr>
          <w:rFonts w:ascii="Arial" w:hAnsi="Arial" w:cs="Arial"/>
          <w:sz w:val="24"/>
          <w:szCs w:val="24"/>
        </w:rPr>
        <w:t>69</w:t>
      </w:r>
      <w:r w:rsidR="006B59DF" w:rsidRPr="00802B24">
        <w:rPr>
          <w:rFonts w:ascii="Arial" w:hAnsi="Arial" w:cs="Arial"/>
          <w:sz w:val="24"/>
          <w:szCs w:val="24"/>
        </w:rPr>
        <w:t>)</w:t>
      </w:r>
      <w:r w:rsidR="00A03725" w:rsidRPr="00802B24">
        <w:rPr>
          <w:rFonts w:ascii="Arial" w:hAnsi="Arial" w:cs="Arial"/>
          <w:sz w:val="24"/>
          <w:szCs w:val="24"/>
        </w:rPr>
        <w:t>.</w:t>
      </w:r>
    </w:p>
    <w:p w14:paraId="698DBDFC" w14:textId="77777777" w:rsidR="00A03725" w:rsidRPr="00802B24" w:rsidRDefault="006E346A" w:rsidP="00A03725">
      <w:pPr>
        <w:spacing w:after="0" w:line="240" w:lineRule="auto"/>
        <w:jc w:val="both"/>
        <w:rPr>
          <w:rFonts w:ascii="Arial" w:eastAsia="Times New Roman" w:hAnsi="Arial" w:cs="Arial"/>
          <w:b/>
          <w:bCs/>
          <w:color w:val="000000"/>
          <w:sz w:val="24"/>
          <w:szCs w:val="24"/>
          <w:lang w:eastAsia="pt-BR"/>
        </w:rPr>
      </w:pPr>
      <w:r w:rsidRPr="006E346A">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69</w:t>
      </w:r>
      <w:r w:rsidRPr="006E346A">
        <w:rPr>
          <w:rFonts w:ascii="Arial" w:eastAsia="Times New Roman" w:hAnsi="Arial" w:cs="Arial"/>
          <w:b/>
          <w:bCs/>
          <w:color w:val="000000"/>
          <w:sz w:val="24"/>
          <w:szCs w:val="24"/>
          <w:lang w:eastAsia="pt-BR"/>
        </w:rPr>
        <w:t>: Formação profissional dos trabalhadores de nível superior nas Secretarias Estaduais de Assistência Social – Brasil,</w:t>
      </w:r>
      <w:r>
        <w:rPr>
          <w:rFonts w:ascii="Arial" w:eastAsia="Times New Roman" w:hAnsi="Arial" w:cs="Arial"/>
          <w:b/>
          <w:bCs/>
          <w:color w:val="000000"/>
          <w:sz w:val="24"/>
          <w:szCs w:val="24"/>
          <w:lang w:eastAsia="pt-BR"/>
        </w:rPr>
        <w:t xml:space="preserve"> </w:t>
      </w:r>
      <w:r w:rsidRPr="006E346A">
        <w:rPr>
          <w:rFonts w:ascii="Arial" w:eastAsia="Times New Roman" w:hAnsi="Arial" w:cs="Arial"/>
          <w:b/>
          <w:bCs/>
          <w:color w:val="000000"/>
          <w:sz w:val="24"/>
          <w:szCs w:val="24"/>
          <w:lang w:eastAsia="pt-BR"/>
        </w:rPr>
        <w:t>2016</w:t>
      </w:r>
    </w:p>
    <w:p w14:paraId="7DBE6DDF" w14:textId="77777777" w:rsidR="00A03725" w:rsidRPr="00802B24" w:rsidRDefault="006E346A" w:rsidP="006E346A">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07CD0054" wp14:editId="5E9241F9">
            <wp:extent cx="5400040" cy="3701415"/>
            <wp:effectExtent l="0" t="0" r="10160" b="13335"/>
            <wp:docPr id="243" name="Gráfico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A03725" w:rsidRPr="00802B24">
        <w:rPr>
          <w:rFonts w:ascii="Arial" w:hAnsi="Arial" w:cs="Arial"/>
          <w:color w:val="000000"/>
          <w:sz w:val="18"/>
          <w:szCs w:val="18"/>
        </w:rPr>
        <w:t xml:space="preserve">Fonte: MDS, Censo SUAS. </w:t>
      </w:r>
    </w:p>
    <w:p w14:paraId="0D89F17C" w14:textId="77777777" w:rsidR="00A03725" w:rsidRPr="00802B24" w:rsidRDefault="00A03725" w:rsidP="00E03C11">
      <w:pPr>
        <w:autoSpaceDE w:val="0"/>
        <w:autoSpaceDN w:val="0"/>
        <w:adjustRightInd w:val="0"/>
        <w:spacing w:line="360" w:lineRule="auto"/>
        <w:jc w:val="both"/>
        <w:rPr>
          <w:rFonts w:ascii="Arial" w:hAnsi="Arial" w:cs="Arial"/>
          <w:sz w:val="24"/>
          <w:szCs w:val="24"/>
        </w:rPr>
      </w:pPr>
    </w:p>
    <w:p w14:paraId="0001E410" w14:textId="1140FAB7" w:rsidR="00A03725" w:rsidRPr="00802B24" w:rsidRDefault="008261E8" w:rsidP="00E03C11">
      <w:pPr>
        <w:autoSpaceDE w:val="0"/>
        <w:autoSpaceDN w:val="0"/>
        <w:adjustRightInd w:val="0"/>
        <w:spacing w:line="360" w:lineRule="auto"/>
        <w:jc w:val="both"/>
        <w:rPr>
          <w:rFonts w:ascii="Arial" w:hAnsi="Arial" w:cs="Arial"/>
          <w:sz w:val="24"/>
          <w:szCs w:val="24"/>
        </w:rPr>
      </w:pPr>
      <w:r w:rsidRPr="008261E8">
        <w:rPr>
          <w:rFonts w:ascii="Arial" w:hAnsi="Arial" w:cs="Arial"/>
          <w:sz w:val="24"/>
          <w:szCs w:val="24"/>
        </w:rPr>
        <w:t xml:space="preserve">Em 2016 havia 89.038 trabalhadores nos CRAS. Embora </w:t>
      </w:r>
      <w:r w:rsidR="00053DDE">
        <w:rPr>
          <w:rFonts w:ascii="Arial" w:hAnsi="Arial" w:cs="Arial"/>
          <w:sz w:val="24"/>
          <w:szCs w:val="24"/>
        </w:rPr>
        <w:t>nesse ano</w:t>
      </w:r>
      <w:r w:rsidRPr="008261E8">
        <w:rPr>
          <w:rFonts w:ascii="Arial" w:hAnsi="Arial" w:cs="Arial"/>
          <w:sz w:val="24"/>
          <w:szCs w:val="24"/>
        </w:rPr>
        <w:t xml:space="preserve"> existissem 37.346 trabalhadores a mais que em 2010 nos CRAS, foi observada redução na quantidade de</w:t>
      </w:r>
      <w:r w:rsidR="008D16D0">
        <w:rPr>
          <w:rFonts w:ascii="Arial" w:hAnsi="Arial" w:cs="Arial"/>
          <w:sz w:val="24"/>
          <w:szCs w:val="24"/>
        </w:rPr>
        <w:t>sses</w:t>
      </w:r>
      <w:r w:rsidRPr="008261E8">
        <w:rPr>
          <w:rFonts w:ascii="Arial" w:hAnsi="Arial" w:cs="Arial"/>
          <w:sz w:val="24"/>
          <w:szCs w:val="24"/>
        </w:rPr>
        <w:t xml:space="preserve"> em relação aos dois anos anteriores: 2.927 profissionais a menos em relação a 2015 e 6.287 em relação a 2014, ano no qual foi registrado o maior número de </w:t>
      </w:r>
      <w:r w:rsidRPr="008261E8">
        <w:rPr>
          <w:rFonts w:ascii="Arial" w:hAnsi="Arial" w:cs="Arial"/>
          <w:sz w:val="24"/>
          <w:szCs w:val="24"/>
        </w:rPr>
        <w:t xml:space="preserve">trabalhadoras e </w:t>
      </w:r>
      <w:r w:rsidRPr="008261E8">
        <w:rPr>
          <w:rFonts w:ascii="Arial" w:hAnsi="Arial" w:cs="Arial"/>
          <w:sz w:val="24"/>
          <w:szCs w:val="24"/>
        </w:rPr>
        <w:t xml:space="preserve">trabalhadores nos CRAS </w:t>
      </w:r>
      <w:r w:rsidR="00E03C11" w:rsidRPr="00802B24">
        <w:rPr>
          <w:rFonts w:ascii="Arial" w:hAnsi="Arial" w:cs="Arial"/>
          <w:sz w:val="24"/>
          <w:szCs w:val="24"/>
        </w:rPr>
        <w:t xml:space="preserve">(Gráfico </w:t>
      </w:r>
      <w:r>
        <w:rPr>
          <w:rFonts w:ascii="Arial" w:hAnsi="Arial" w:cs="Arial"/>
          <w:sz w:val="24"/>
          <w:szCs w:val="24"/>
        </w:rPr>
        <w:t>70</w:t>
      </w:r>
      <w:r w:rsidR="00E03C11" w:rsidRPr="00802B24">
        <w:rPr>
          <w:rFonts w:ascii="Arial" w:hAnsi="Arial" w:cs="Arial"/>
          <w:sz w:val="24"/>
          <w:szCs w:val="24"/>
        </w:rPr>
        <w:t>)</w:t>
      </w:r>
      <w:r w:rsidR="00A03725" w:rsidRPr="00802B24">
        <w:rPr>
          <w:rFonts w:ascii="Arial" w:hAnsi="Arial" w:cs="Arial"/>
          <w:sz w:val="24"/>
          <w:szCs w:val="24"/>
        </w:rPr>
        <w:t>.</w:t>
      </w:r>
    </w:p>
    <w:p w14:paraId="6396EE43" w14:textId="77777777" w:rsidR="00A03725" w:rsidRPr="00802B24" w:rsidRDefault="008261E8" w:rsidP="00A03725">
      <w:pPr>
        <w:spacing w:after="0" w:line="240" w:lineRule="auto"/>
        <w:jc w:val="both"/>
        <w:rPr>
          <w:rFonts w:ascii="Arial" w:eastAsia="Times New Roman" w:hAnsi="Arial" w:cs="Arial"/>
          <w:b/>
          <w:bCs/>
          <w:color w:val="000000"/>
          <w:sz w:val="24"/>
          <w:szCs w:val="24"/>
          <w:lang w:eastAsia="pt-BR"/>
        </w:rPr>
      </w:pPr>
      <w:r w:rsidRPr="008261E8">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70</w:t>
      </w:r>
      <w:r w:rsidRPr="008261E8">
        <w:rPr>
          <w:rFonts w:ascii="Arial" w:eastAsia="Times New Roman" w:hAnsi="Arial" w:cs="Arial"/>
          <w:b/>
          <w:bCs/>
          <w:color w:val="000000"/>
          <w:sz w:val="24"/>
          <w:szCs w:val="24"/>
          <w:lang w:eastAsia="pt-BR"/>
        </w:rPr>
        <w:t>: Evolução da quantidade de trabalhadores dos CRAS - Brasil, 2010 a 2016</w:t>
      </w:r>
    </w:p>
    <w:p w14:paraId="303F5FE0" w14:textId="77777777" w:rsidR="00A03725" w:rsidRPr="00802B24" w:rsidRDefault="008261E8" w:rsidP="008261E8">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2BF9D4C9" wp14:editId="2A64E901">
            <wp:extent cx="5400040" cy="3319780"/>
            <wp:effectExtent l="0" t="0" r="10160" b="13970"/>
            <wp:docPr id="245" name="Gráfico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00A03725" w:rsidRPr="00802B24">
        <w:rPr>
          <w:rFonts w:ascii="Arial" w:hAnsi="Arial" w:cs="Arial"/>
          <w:color w:val="000000"/>
          <w:sz w:val="18"/>
          <w:szCs w:val="18"/>
        </w:rPr>
        <w:t>Fonte: MDS, Censo SUAS.</w:t>
      </w:r>
    </w:p>
    <w:p w14:paraId="0A4DEC6B" w14:textId="77777777" w:rsidR="00A03725" w:rsidRPr="00802B24" w:rsidRDefault="00A03725" w:rsidP="00D516A4">
      <w:pPr>
        <w:autoSpaceDE w:val="0"/>
        <w:autoSpaceDN w:val="0"/>
        <w:adjustRightInd w:val="0"/>
        <w:spacing w:line="360" w:lineRule="auto"/>
        <w:jc w:val="both"/>
        <w:rPr>
          <w:rFonts w:ascii="Arial" w:hAnsi="Arial" w:cs="Arial"/>
          <w:sz w:val="24"/>
          <w:szCs w:val="24"/>
        </w:rPr>
      </w:pPr>
    </w:p>
    <w:p w14:paraId="6A7388C1" w14:textId="77777777" w:rsidR="003A2792" w:rsidRPr="003A2792" w:rsidRDefault="003A2792" w:rsidP="003A2792">
      <w:pPr>
        <w:autoSpaceDE w:val="0"/>
        <w:autoSpaceDN w:val="0"/>
        <w:adjustRightInd w:val="0"/>
        <w:spacing w:line="360" w:lineRule="auto"/>
        <w:jc w:val="both"/>
        <w:rPr>
          <w:rFonts w:ascii="Arial" w:hAnsi="Arial" w:cs="Arial"/>
          <w:sz w:val="24"/>
          <w:szCs w:val="24"/>
        </w:rPr>
      </w:pPr>
      <w:r w:rsidRPr="003A2792">
        <w:rPr>
          <w:rFonts w:ascii="Arial" w:hAnsi="Arial" w:cs="Arial"/>
          <w:sz w:val="24"/>
          <w:szCs w:val="24"/>
        </w:rPr>
        <w:t>Em 2016, dos 89.038 trabalhadores do CRAS, 34,3% eram servidores estatutários, 6,6% celetistas e 9,4% comissionados. A categoria "Outros Vínculos", que representa 49,8% do total, incluiu Servidores temporários (30,9% do total), terceirizados (4,8%), trabalhador de empresa/ cooperativa/ entidade prestadora de serviços (1,7%), trabalhadores sem vínculo (1,2%), voluntários (0,1%), além de outros vínculos não permanentes (11,1%).</w:t>
      </w:r>
    </w:p>
    <w:p w14:paraId="6D5243AE" w14:textId="77777777" w:rsidR="00A03725" w:rsidRPr="00802B24" w:rsidRDefault="003A2792" w:rsidP="003A2792">
      <w:pPr>
        <w:autoSpaceDE w:val="0"/>
        <w:autoSpaceDN w:val="0"/>
        <w:adjustRightInd w:val="0"/>
        <w:spacing w:line="360" w:lineRule="auto"/>
        <w:jc w:val="both"/>
        <w:rPr>
          <w:rFonts w:ascii="Arial" w:hAnsi="Arial" w:cs="Arial"/>
          <w:sz w:val="24"/>
          <w:szCs w:val="24"/>
        </w:rPr>
      </w:pPr>
      <w:r w:rsidRPr="003A2792">
        <w:rPr>
          <w:rFonts w:ascii="Arial" w:hAnsi="Arial" w:cs="Arial"/>
          <w:sz w:val="24"/>
          <w:szCs w:val="24"/>
        </w:rPr>
        <w:t>O percentual de trabalhadores estatutários cresceu desde 2014 e o de servidores de outros víncu</w:t>
      </w:r>
      <w:r>
        <w:rPr>
          <w:rFonts w:ascii="Arial" w:hAnsi="Arial" w:cs="Arial"/>
          <w:sz w:val="24"/>
          <w:szCs w:val="24"/>
        </w:rPr>
        <w:t>los se reduziu no mesmo período</w:t>
      </w:r>
      <w:r w:rsidRPr="003A2792">
        <w:rPr>
          <w:rFonts w:ascii="Arial" w:hAnsi="Arial" w:cs="Arial"/>
          <w:sz w:val="24"/>
          <w:szCs w:val="24"/>
        </w:rPr>
        <w:t xml:space="preserve"> </w:t>
      </w:r>
      <w:r w:rsidR="007737BD" w:rsidRPr="00802B24">
        <w:rPr>
          <w:rFonts w:ascii="Arial" w:hAnsi="Arial" w:cs="Arial"/>
          <w:sz w:val="24"/>
          <w:szCs w:val="24"/>
        </w:rPr>
        <w:t xml:space="preserve">(Gráfico </w:t>
      </w:r>
      <w:r>
        <w:rPr>
          <w:rFonts w:ascii="Arial" w:hAnsi="Arial" w:cs="Arial"/>
          <w:sz w:val="24"/>
          <w:szCs w:val="24"/>
        </w:rPr>
        <w:t>71</w:t>
      </w:r>
      <w:r w:rsidR="007737BD" w:rsidRPr="00802B24">
        <w:rPr>
          <w:rFonts w:ascii="Arial" w:hAnsi="Arial" w:cs="Arial"/>
          <w:sz w:val="24"/>
          <w:szCs w:val="24"/>
        </w:rPr>
        <w:t>)</w:t>
      </w:r>
      <w:r>
        <w:rPr>
          <w:rFonts w:ascii="Arial" w:hAnsi="Arial" w:cs="Arial"/>
          <w:sz w:val="24"/>
          <w:szCs w:val="24"/>
        </w:rPr>
        <w:t>.</w:t>
      </w:r>
    </w:p>
    <w:p w14:paraId="07FB55D0" w14:textId="77777777" w:rsidR="00A03725" w:rsidRPr="00802B24" w:rsidRDefault="003A2792" w:rsidP="000B548A">
      <w:pPr>
        <w:spacing w:after="0" w:line="240" w:lineRule="auto"/>
        <w:jc w:val="both"/>
        <w:rPr>
          <w:rFonts w:ascii="Arial" w:eastAsia="Times New Roman" w:hAnsi="Arial" w:cs="Arial"/>
          <w:b/>
          <w:bCs/>
          <w:color w:val="000000"/>
          <w:sz w:val="24"/>
          <w:szCs w:val="24"/>
          <w:lang w:eastAsia="pt-BR"/>
        </w:rPr>
      </w:pPr>
      <w:r w:rsidRPr="003A2792">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w:t>
      </w:r>
      <w:r w:rsidRPr="003A2792">
        <w:rPr>
          <w:rFonts w:ascii="Arial" w:eastAsia="Times New Roman" w:hAnsi="Arial" w:cs="Arial"/>
          <w:b/>
          <w:bCs/>
          <w:color w:val="000000"/>
          <w:sz w:val="24"/>
          <w:szCs w:val="24"/>
          <w:lang w:eastAsia="pt-BR"/>
        </w:rPr>
        <w:t>1: Percentual de trabalhadores nos CRAS, segundo tipo de vínculo – Brasil, 2012 a 2016</w:t>
      </w:r>
    </w:p>
    <w:p w14:paraId="5017B9BE" w14:textId="77777777" w:rsidR="000B548A" w:rsidRPr="00802B24" w:rsidRDefault="003A2792" w:rsidP="003A2792">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7C4B97DD" wp14:editId="7B0DE494">
            <wp:extent cx="5400040" cy="3530600"/>
            <wp:effectExtent l="0" t="0" r="10160" b="12700"/>
            <wp:docPr id="246" name="Gráfico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0B548A" w:rsidRPr="00802B24">
        <w:rPr>
          <w:rFonts w:ascii="Arial" w:hAnsi="Arial" w:cs="Arial"/>
          <w:color w:val="000000"/>
          <w:sz w:val="18"/>
          <w:szCs w:val="18"/>
        </w:rPr>
        <w:t>Fonte: MDS, Censo SUAS.</w:t>
      </w:r>
    </w:p>
    <w:p w14:paraId="393D9C2B" w14:textId="77777777" w:rsidR="000B548A" w:rsidRPr="00802B24" w:rsidRDefault="000B548A" w:rsidP="00D516A4">
      <w:pPr>
        <w:autoSpaceDE w:val="0"/>
        <w:autoSpaceDN w:val="0"/>
        <w:adjustRightInd w:val="0"/>
        <w:spacing w:line="360" w:lineRule="auto"/>
        <w:jc w:val="both"/>
        <w:rPr>
          <w:rFonts w:ascii="Arial" w:hAnsi="Arial" w:cs="Arial"/>
          <w:sz w:val="24"/>
          <w:szCs w:val="24"/>
        </w:rPr>
      </w:pPr>
    </w:p>
    <w:p w14:paraId="0B9CF7EA" w14:textId="078113C9" w:rsidR="00150625" w:rsidRPr="00150625" w:rsidRDefault="00150625" w:rsidP="00150625">
      <w:pPr>
        <w:autoSpaceDE w:val="0"/>
        <w:autoSpaceDN w:val="0"/>
        <w:adjustRightInd w:val="0"/>
        <w:spacing w:line="360" w:lineRule="auto"/>
        <w:jc w:val="both"/>
        <w:rPr>
          <w:rFonts w:ascii="Arial" w:hAnsi="Arial" w:cs="Arial"/>
          <w:sz w:val="24"/>
          <w:szCs w:val="24"/>
        </w:rPr>
      </w:pPr>
      <w:r w:rsidRPr="00150625">
        <w:rPr>
          <w:rFonts w:ascii="Arial" w:hAnsi="Arial" w:cs="Arial"/>
          <w:sz w:val="24"/>
          <w:szCs w:val="24"/>
        </w:rPr>
        <w:t xml:space="preserve">O percentual de trabalhadores de nível fundamental tem caído desde 2012, passando de 12,5% em 2012 para 10,1% em 2016. A maior proporção de </w:t>
      </w:r>
      <w:r w:rsidR="00812910">
        <w:rPr>
          <w:rFonts w:ascii="Arial" w:hAnsi="Arial" w:cs="Arial"/>
          <w:sz w:val="24"/>
          <w:szCs w:val="24"/>
        </w:rPr>
        <w:t>profissionais</w:t>
      </w:r>
      <w:r w:rsidR="00812910" w:rsidRPr="00150625">
        <w:rPr>
          <w:rFonts w:ascii="Arial" w:hAnsi="Arial" w:cs="Arial"/>
          <w:sz w:val="24"/>
          <w:szCs w:val="24"/>
        </w:rPr>
        <w:t xml:space="preserve"> </w:t>
      </w:r>
      <w:r w:rsidRPr="00150625">
        <w:rPr>
          <w:rFonts w:ascii="Arial" w:hAnsi="Arial" w:cs="Arial"/>
          <w:sz w:val="24"/>
          <w:szCs w:val="24"/>
        </w:rPr>
        <w:t>de nível superior foi observada em 2012 (49,3% do total), que se reduziu até 2014, atingindo 44,1% e passou a aumentar em 2015 e em 2016.</w:t>
      </w:r>
    </w:p>
    <w:p w14:paraId="1FDF7AC4" w14:textId="77777777" w:rsidR="00A03725" w:rsidRPr="00802B24" w:rsidRDefault="00150625" w:rsidP="00150625">
      <w:pPr>
        <w:autoSpaceDE w:val="0"/>
        <w:autoSpaceDN w:val="0"/>
        <w:adjustRightInd w:val="0"/>
        <w:spacing w:line="360" w:lineRule="auto"/>
        <w:jc w:val="both"/>
        <w:rPr>
          <w:rFonts w:ascii="Arial" w:hAnsi="Arial" w:cs="Arial"/>
          <w:sz w:val="24"/>
          <w:szCs w:val="24"/>
        </w:rPr>
      </w:pPr>
      <w:r w:rsidRPr="00150625">
        <w:rPr>
          <w:rFonts w:ascii="Arial" w:hAnsi="Arial" w:cs="Arial"/>
          <w:sz w:val="24"/>
          <w:szCs w:val="24"/>
        </w:rPr>
        <w:t>Em 2016, 46,3% dos trabalhadores tinham nível superior completo, sendo que 40,2% tinham apenas ensino superior, 5,8% especialização, e 0,4% mestrado ou doutorado. Os trabalhadore</w:t>
      </w:r>
      <w:r>
        <w:rPr>
          <w:rFonts w:ascii="Arial" w:hAnsi="Arial" w:cs="Arial"/>
          <w:sz w:val="24"/>
          <w:szCs w:val="24"/>
        </w:rPr>
        <w:t xml:space="preserve">s de nível fundamental eram </w:t>
      </w:r>
      <w:commentRangeStart w:id="18"/>
      <w:r>
        <w:rPr>
          <w:rFonts w:ascii="Arial" w:hAnsi="Arial" w:cs="Arial"/>
          <w:sz w:val="24"/>
          <w:szCs w:val="24"/>
        </w:rPr>
        <w:t>10,</w:t>
      </w:r>
      <w:commentRangeStart w:id="19"/>
      <w:r>
        <w:rPr>
          <w:rFonts w:ascii="Arial" w:hAnsi="Arial" w:cs="Arial"/>
          <w:sz w:val="24"/>
          <w:szCs w:val="24"/>
        </w:rPr>
        <w:t>1</w:t>
      </w:r>
      <w:commentRangeEnd w:id="19"/>
      <w:r w:rsidR="00EE4FAA">
        <w:rPr>
          <w:rStyle w:val="Refdecomentrio"/>
        </w:rPr>
        <w:commentReference w:id="19"/>
      </w:r>
      <w:r w:rsidRPr="00150625">
        <w:rPr>
          <w:rFonts w:ascii="Arial" w:hAnsi="Arial" w:cs="Arial"/>
          <w:sz w:val="24"/>
          <w:szCs w:val="24"/>
        </w:rPr>
        <w:t>%</w:t>
      </w:r>
      <w:commentRangeEnd w:id="18"/>
      <w:r>
        <w:rPr>
          <w:rStyle w:val="Refdecomentrio"/>
        </w:rPr>
        <w:commentReference w:id="18"/>
      </w:r>
      <w:r w:rsidRPr="00150625">
        <w:rPr>
          <w:rFonts w:ascii="Arial" w:hAnsi="Arial" w:cs="Arial"/>
          <w:sz w:val="24"/>
          <w:szCs w:val="24"/>
        </w:rPr>
        <w:t xml:space="preserve"> do total, sendo 0,2% sem escolaridade, 3,7% com nível fundamental incompleto, 3,7% fundamental completo e 2,5% com ensino médio incompleto</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72</w:t>
      </w:r>
      <w:r w:rsidRPr="00802B24">
        <w:rPr>
          <w:rFonts w:ascii="Arial" w:hAnsi="Arial" w:cs="Arial"/>
          <w:sz w:val="24"/>
          <w:szCs w:val="24"/>
        </w:rPr>
        <w:t>)</w:t>
      </w:r>
      <w:r w:rsidR="00A03725" w:rsidRPr="00802B24">
        <w:rPr>
          <w:rFonts w:ascii="Arial" w:hAnsi="Arial" w:cs="Arial"/>
          <w:sz w:val="24"/>
          <w:szCs w:val="24"/>
        </w:rPr>
        <w:t>.</w:t>
      </w:r>
    </w:p>
    <w:p w14:paraId="5B7571DD" w14:textId="77777777" w:rsidR="00A03725" w:rsidRPr="00802B24" w:rsidRDefault="00150625" w:rsidP="007737BD">
      <w:pPr>
        <w:spacing w:after="0" w:line="240" w:lineRule="auto"/>
        <w:jc w:val="both"/>
        <w:rPr>
          <w:rFonts w:ascii="Arial" w:eastAsia="Times New Roman" w:hAnsi="Arial" w:cs="Arial"/>
          <w:b/>
          <w:bCs/>
          <w:color w:val="000000"/>
          <w:sz w:val="24"/>
          <w:szCs w:val="24"/>
          <w:lang w:eastAsia="pt-BR"/>
        </w:rPr>
      </w:pPr>
      <w:r w:rsidRPr="00150625">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72</w:t>
      </w:r>
      <w:r w:rsidRPr="00150625">
        <w:rPr>
          <w:rFonts w:ascii="Arial" w:eastAsia="Times New Roman" w:hAnsi="Arial" w:cs="Arial"/>
          <w:b/>
          <w:bCs/>
          <w:color w:val="000000"/>
          <w:sz w:val="24"/>
          <w:szCs w:val="24"/>
          <w:lang w:eastAsia="pt-BR"/>
        </w:rPr>
        <w:t>: Percentual de trabalhadores nos CRAS, segundo escolaridade– Brasil,</w:t>
      </w:r>
      <w:r>
        <w:rPr>
          <w:rFonts w:ascii="Arial" w:eastAsia="Times New Roman" w:hAnsi="Arial" w:cs="Arial"/>
          <w:b/>
          <w:bCs/>
          <w:color w:val="000000"/>
          <w:sz w:val="24"/>
          <w:szCs w:val="24"/>
          <w:lang w:eastAsia="pt-BR"/>
        </w:rPr>
        <w:t xml:space="preserve"> </w:t>
      </w:r>
      <w:r w:rsidRPr="00150625">
        <w:rPr>
          <w:rFonts w:ascii="Arial" w:eastAsia="Times New Roman" w:hAnsi="Arial" w:cs="Arial"/>
          <w:b/>
          <w:bCs/>
          <w:color w:val="000000"/>
          <w:sz w:val="24"/>
          <w:szCs w:val="24"/>
          <w:lang w:eastAsia="pt-BR"/>
        </w:rPr>
        <w:t>2012 a 2016</w:t>
      </w:r>
    </w:p>
    <w:p w14:paraId="439E221F" w14:textId="77777777" w:rsidR="00150625" w:rsidRPr="00802B24" w:rsidRDefault="00150625" w:rsidP="00150625">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5F07062A" wp14:editId="2B84519A">
            <wp:extent cx="5400040" cy="3321685"/>
            <wp:effectExtent l="0" t="0" r="10160" b="12065"/>
            <wp:docPr id="247" name="Gráfico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Pr="00802B24">
        <w:rPr>
          <w:rFonts w:ascii="Arial" w:hAnsi="Arial" w:cs="Arial"/>
          <w:color w:val="000000"/>
          <w:sz w:val="18"/>
          <w:szCs w:val="18"/>
        </w:rPr>
        <w:t>Fonte: MDS, Censo SUAS.</w:t>
      </w:r>
    </w:p>
    <w:p w14:paraId="248FDC40" w14:textId="77777777" w:rsidR="00A03725" w:rsidRPr="00802B24" w:rsidRDefault="00A03725" w:rsidP="007737BD">
      <w:pPr>
        <w:autoSpaceDE w:val="0"/>
        <w:autoSpaceDN w:val="0"/>
        <w:adjustRightInd w:val="0"/>
        <w:spacing w:line="360" w:lineRule="auto"/>
        <w:jc w:val="both"/>
        <w:rPr>
          <w:rFonts w:ascii="Arial" w:hAnsi="Arial" w:cs="Arial"/>
          <w:sz w:val="24"/>
          <w:szCs w:val="24"/>
        </w:rPr>
      </w:pPr>
    </w:p>
    <w:p w14:paraId="3E0146B0" w14:textId="66C1A85C" w:rsidR="00C5151A" w:rsidRPr="00C5151A" w:rsidRDefault="00C5151A" w:rsidP="00C5151A">
      <w:pPr>
        <w:autoSpaceDE w:val="0"/>
        <w:autoSpaceDN w:val="0"/>
        <w:adjustRightInd w:val="0"/>
        <w:spacing w:line="360" w:lineRule="auto"/>
        <w:jc w:val="both"/>
        <w:rPr>
          <w:rFonts w:ascii="Arial" w:hAnsi="Arial" w:cs="Arial"/>
          <w:sz w:val="24"/>
          <w:szCs w:val="24"/>
        </w:rPr>
      </w:pPr>
      <w:r w:rsidRPr="00C5151A">
        <w:rPr>
          <w:rFonts w:ascii="Arial" w:hAnsi="Arial" w:cs="Arial"/>
          <w:sz w:val="24"/>
          <w:szCs w:val="24"/>
        </w:rPr>
        <w:t>Em 2016, o grupo sem formação profissional seguiu como a maior categoria de trabalhadores nos Centros de Referência de Assistência Social (CRAS), totalizando 22.618 pessoas, seguido de profissionais de nível médio (22.543) e assistentes sociais (17.551). O número de assistentes sociais e de psicólogos permaneceu praticamente estável desde 2014, enquanto o de profissionais de nível médio e de trabalhadores sem formação profis</w:t>
      </w:r>
      <w:r>
        <w:rPr>
          <w:rFonts w:ascii="Arial" w:hAnsi="Arial" w:cs="Arial"/>
          <w:sz w:val="24"/>
          <w:szCs w:val="24"/>
        </w:rPr>
        <w:t>sional caiu desde o mesmo ano.</w:t>
      </w:r>
    </w:p>
    <w:p w14:paraId="520193B2" w14:textId="73B75ABF" w:rsidR="00A03725" w:rsidRPr="00802B24" w:rsidRDefault="00C5151A" w:rsidP="00C5151A">
      <w:pPr>
        <w:autoSpaceDE w:val="0"/>
        <w:autoSpaceDN w:val="0"/>
        <w:adjustRightInd w:val="0"/>
        <w:spacing w:line="360" w:lineRule="auto"/>
        <w:jc w:val="both"/>
        <w:rPr>
          <w:rFonts w:ascii="Arial" w:hAnsi="Arial" w:cs="Arial"/>
          <w:sz w:val="24"/>
          <w:szCs w:val="24"/>
        </w:rPr>
      </w:pPr>
      <w:r w:rsidRPr="00C5151A">
        <w:rPr>
          <w:rFonts w:ascii="Arial" w:hAnsi="Arial" w:cs="Arial"/>
          <w:sz w:val="24"/>
          <w:szCs w:val="24"/>
        </w:rPr>
        <w:t xml:space="preserve">A categoria </w:t>
      </w:r>
      <w:proofErr w:type="gramStart"/>
      <w:r>
        <w:rPr>
          <w:rFonts w:ascii="Arial" w:hAnsi="Arial" w:cs="Arial"/>
          <w:sz w:val="24"/>
          <w:szCs w:val="24"/>
        </w:rPr>
        <w:t>“</w:t>
      </w:r>
      <w:r w:rsidRPr="00C5151A">
        <w:rPr>
          <w:rFonts w:ascii="Arial" w:hAnsi="Arial" w:cs="Arial"/>
          <w:sz w:val="24"/>
          <w:szCs w:val="24"/>
        </w:rPr>
        <w:t>Outras formações de nível superior</w:t>
      </w:r>
      <w:r>
        <w:rPr>
          <w:rFonts w:ascii="Arial" w:hAnsi="Arial" w:cs="Arial"/>
          <w:sz w:val="24"/>
          <w:szCs w:val="24"/>
        </w:rPr>
        <w:t>”</w:t>
      </w:r>
      <w:r w:rsidRPr="00C5151A">
        <w:rPr>
          <w:rFonts w:ascii="Arial" w:hAnsi="Arial" w:cs="Arial"/>
          <w:sz w:val="24"/>
          <w:szCs w:val="24"/>
        </w:rPr>
        <w:t xml:space="preserve"> totalizou</w:t>
      </w:r>
      <w:proofErr w:type="gramEnd"/>
      <w:r w:rsidRPr="00C5151A">
        <w:rPr>
          <w:rFonts w:ascii="Arial" w:hAnsi="Arial" w:cs="Arial"/>
          <w:sz w:val="24"/>
          <w:szCs w:val="24"/>
        </w:rPr>
        <w:t xml:space="preserve"> 7.548 profissionais em 2016, sendo: 127 terapeutas ocupacionais, 11 antropólogos, 691 administradores, 45 economistas, 54 analistas de sistemas, 4 programadores, 76 sociólogos, 119 fisioterapeutas, 88 nutricionistas, 78 enfermeiros, 4 médicos, 3 cientistas políticos e 6.248 profissionais</w:t>
      </w:r>
      <w:r>
        <w:rPr>
          <w:rFonts w:ascii="Arial" w:hAnsi="Arial" w:cs="Arial"/>
          <w:sz w:val="24"/>
          <w:szCs w:val="24"/>
        </w:rPr>
        <w:t xml:space="preserve"> de outras formações superiores</w:t>
      </w:r>
      <w:r w:rsidR="007737BD" w:rsidRPr="00802B24">
        <w:rPr>
          <w:rFonts w:ascii="Arial" w:hAnsi="Arial" w:cs="Arial"/>
          <w:sz w:val="24"/>
          <w:szCs w:val="24"/>
        </w:rPr>
        <w:t xml:space="preserve"> (Gráfico </w:t>
      </w:r>
      <w:r>
        <w:rPr>
          <w:rFonts w:ascii="Arial" w:hAnsi="Arial" w:cs="Arial"/>
          <w:sz w:val="24"/>
          <w:szCs w:val="24"/>
        </w:rPr>
        <w:t>73</w:t>
      </w:r>
      <w:r w:rsidR="007737BD" w:rsidRPr="00802B24">
        <w:rPr>
          <w:rFonts w:ascii="Arial" w:hAnsi="Arial" w:cs="Arial"/>
          <w:sz w:val="24"/>
          <w:szCs w:val="24"/>
        </w:rPr>
        <w:t>).</w:t>
      </w:r>
    </w:p>
    <w:p w14:paraId="218BF1A0" w14:textId="77777777" w:rsidR="00A03725" w:rsidRPr="00802B24" w:rsidRDefault="00C5151A" w:rsidP="00A03725">
      <w:pPr>
        <w:spacing w:after="0" w:line="240" w:lineRule="auto"/>
        <w:jc w:val="both"/>
        <w:rPr>
          <w:rFonts w:ascii="Arial" w:hAnsi="Arial" w:cs="Arial"/>
          <w:noProof/>
          <w:lang w:eastAsia="pt-BR"/>
        </w:rPr>
      </w:pPr>
      <w:r w:rsidRPr="00C5151A">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73</w:t>
      </w:r>
      <w:r w:rsidRPr="00C5151A">
        <w:rPr>
          <w:rFonts w:ascii="Arial" w:eastAsia="Times New Roman" w:hAnsi="Arial" w:cs="Arial"/>
          <w:b/>
          <w:bCs/>
          <w:color w:val="000000"/>
          <w:sz w:val="24"/>
          <w:szCs w:val="24"/>
          <w:lang w:eastAsia="pt-BR"/>
        </w:rPr>
        <w:t>: Formação profissional dos trabalhadores dos CRAS - Brasil, 2012 a 2016</w:t>
      </w:r>
    </w:p>
    <w:p w14:paraId="10C1586D" w14:textId="77777777" w:rsidR="00A03725" w:rsidRDefault="00C5151A" w:rsidP="00C5151A">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0E3B3A58" wp14:editId="1139FAB1">
            <wp:extent cx="5400040" cy="3491865"/>
            <wp:effectExtent l="0" t="0" r="10160" b="13335"/>
            <wp:docPr id="248" name="Gráfico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Pr>
          <w:rFonts w:ascii="Arial" w:hAnsi="Arial" w:cs="Arial"/>
          <w:color w:val="000000"/>
          <w:sz w:val="18"/>
          <w:szCs w:val="18"/>
        </w:rPr>
        <w:t>Fonte: MDS, Censo SUAS.</w:t>
      </w:r>
    </w:p>
    <w:p w14:paraId="646A0425" w14:textId="77777777" w:rsidR="00C5151A" w:rsidRPr="00802B24" w:rsidRDefault="00C5151A" w:rsidP="00C5151A">
      <w:pPr>
        <w:autoSpaceDE w:val="0"/>
        <w:autoSpaceDN w:val="0"/>
        <w:adjustRightInd w:val="0"/>
        <w:spacing w:before="240" w:line="360" w:lineRule="auto"/>
        <w:jc w:val="both"/>
        <w:rPr>
          <w:rFonts w:ascii="Arial" w:hAnsi="Arial" w:cs="Arial"/>
          <w:color w:val="000000"/>
          <w:sz w:val="18"/>
          <w:szCs w:val="18"/>
        </w:rPr>
      </w:pPr>
      <w:r w:rsidRPr="00C5151A">
        <w:rPr>
          <w:rFonts w:ascii="Arial" w:hAnsi="Arial" w:cs="Arial"/>
          <w:color w:val="000000"/>
          <w:sz w:val="18"/>
          <w:szCs w:val="18"/>
        </w:rPr>
        <w:t>(*) A categoria engloba os outros profissionais de nível superior, incluindo terapeuta ocupacional, antropólogo, administrador, economista, analista de sistema, programador, sociólogo, fisioterapeuta, nutricionista, enfermeiro, médico e cientista político.</w:t>
      </w:r>
    </w:p>
    <w:p w14:paraId="522DE245" w14:textId="77777777" w:rsidR="00A03725" w:rsidRPr="00802B24" w:rsidRDefault="00A03725" w:rsidP="007737BD">
      <w:pPr>
        <w:autoSpaceDE w:val="0"/>
        <w:autoSpaceDN w:val="0"/>
        <w:adjustRightInd w:val="0"/>
        <w:spacing w:line="360" w:lineRule="auto"/>
        <w:jc w:val="both"/>
        <w:rPr>
          <w:rFonts w:ascii="Arial" w:hAnsi="Arial" w:cs="Arial"/>
          <w:sz w:val="24"/>
          <w:szCs w:val="24"/>
        </w:rPr>
      </w:pPr>
    </w:p>
    <w:p w14:paraId="609D58E2" w14:textId="77777777" w:rsidR="00E23C55" w:rsidRDefault="008F336B" w:rsidP="008F336B">
      <w:pPr>
        <w:autoSpaceDE w:val="0"/>
        <w:autoSpaceDN w:val="0"/>
        <w:adjustRightInd w:val="0"/>
        <w:spacing w:line="360" w:lineRule="auto"/>
        <w:jc w:val="both"/>
        <w:rPr>
          <w:rFonts w:ascii="Arial" w:hAnsi="Arial" w:cs="Arial"/>
          <w:sz w:val="24"/>
          <w:szCs w:val="24"/>
        </w:rPr>
      </w:pPr>
      <w:r w:rsidRPr="008F336B">
        <w:rPr>
          <w:rFonts w:ascii="Arial" w:hAnsi="Arial" w:cs="Arial"/>
          <w:sz w:val="24"/>
          <w:szCs w:val="24"/>
        </w:rPr>
        <w:t>Em 2016, no que se refere à quantidade de trabalhadores segundo a função que exerciam nos CRAS, 24.886 profissionais atuavam como Técnicos de nível superior (27,9% do total) e 18.124 como Educadores Sociais (20,4% do total). Entre as funções categorizadas, as menos observadas foram a de estagiário, com 1.830 trabalhadores (2,1% do total) e de cadastrador, com 2.430 trabalhadores (2,7% do total).</w:t>
      </w:r>
      <w:r w:rsidR="0038237B">
        <w:rPr>
          <w:rFonts w:ascii="Arial" w:hAnsi="Arial" w:cs="Arial"/>
          <w:sz w:val="24"/>
          <w:szCs w:val="24"/>
        </w:rPr>
        <w:t xml:space="preserve"> </w:t>
      </w:r>
      <w:r w:rsidRPr="008F336B">
        <w:rPr>
          <w:rFonts w:ascii="Arial" w:hAnsi="Arial" w:cs="Arial"/>
          <w:sz w:val="24"/>
          <w:szCs w:val="24"/>
        </w:rPr>
        <w:t xml:space="preserve">A função de </w:t>
      </w:r>
      <w:proofErr w:type="gramStart"/>
      <w:r w:rsidRPr="008F336B">
        <w:rPr>
          <w:rFonts w:ascii="Arial" w:hAnsi="Arial" w:cs="Arial"/>
          <w:sz w:val="24"/>
          <w:szCs w:val="24"/>
        </w:rPr>
        <w:t>coordenador</w:t>
      </w:r>
      <w:r w:rsidR="0038237B">
        <w:rPr>
          <w:rFonts w:ascii="Arial" w:hAnsi="Arial" w:cs="Arial"/>
          <w:sz w:val="24"/>
          <w:szCs w:val="24"/>
        </w:rPr>
        <w:t>(</w:t>
      </w:r>
      <w:proofErr w:type="gramEnd"/>
      <w:r w:rsidRPr="008F336B">
        <w:rPr>
          <w:rFonts w:ascii="Arial" w:hAnsi="Arial" w:cs="Arial"/>
          <w:sz w:val="24"/>
          <w:szCs w:val="24"/>
        </w:rPr>
        <w:t>a</w:t>
      </w:r>
      <w:r w:rsidR="0038237B">
        <w:rPr>
          <w:rFonts w:ascii="Arial" w:hAnsi="Arial" w:cs="Arial"/>
          <w:sz w:val="24"/>
          <w:szCs w:val="24"/>
        </w:rPr>
        <w:t>)</w:t>
      </w:r>
      <w:r w:rsidRPr="008F336B">
        <w:rPr>
          <w:rFonts w:ascii="Arial" w:hAnsi="Arial" w:cs="Arial"/>
          <w:sz w:val="24"/>
          <w:szCs w:val="24"/>
        </w:rPr>
        <w:t xml:space="preserve"> era exercida por 7.907 profissionais em 2016 (8,9% do total) </w:t>
      </w:r>
      <w:r w:rsidRPr="00802B24">
        <w:rPr>
          <w:rFonts w:ascii="Arial" w:hAnsi="Arial" w:cs="Arial"/>
          <w:sz w:val="24"/>
          <w:szCs w:val="24"/>
        </w:rPr>
        <w:t xml:space="preserve">(Gráfico </w:t>
      </w:r>
      <w:r>
        <w:rPr>
          <w:rFonts w:ascii="Arial" w:hAnsi="Arial" w:cs="Arial"/>
          <w:sz w:val="24"/>
          <w:szCs w:val="24"/>
        </w:rPr>
        <w:t>74</w:t>
      </w:r>
      <w:r w:rsidRPr="00802B24">
        <w:rPr>
          <w:rFonts w:ascii="Arial" w:hAnsi="Arial" w:cs="Arial"/>
          <w:sz w:val="24"/>
          <w:szCs w:val="24"/>
        </w:rPr>
        <w:t>)</w:t>
      </w:r>
      <w:r w:rsidRPr="008F336B">
        <w:rPr>
          <w:rFonts w:ascii="Arial" w:hAnsi="Arial" w:cs="Arial"/>
          <w:sz w:val="24"/>
          <w:szCs w:val="24"/>
        </w:rPr>
        <w:t>.</w:t>
      </w:r>
    </w:p>
    <w:p w14:paraId="6AF7F148" w14:textId="06EB6EA5" w:rsidR="00A03725" w:rsidRPr="00802B24" w:rsidRDefault="008F336B" w:rsidP="008F336B">
      <w:pPr>
        <w:autoSpaceDE w:val="0"/>
        <w:autoSpaceDN w:val="0"/>
        <w:adjustRightInd w:val="0"/>
        <w:spacing w:line="360" w:lineRule="auto"/>
        <w:jc w:val="both"/>
        <w:rPr>
          <w:rFonts w:ascii="Arial" w:hAnsi="Arial" w:cs="Arial"/>
          <w:sz w:val="24"/>
          <w:szCs w:val="24"/>
        </w:rPr>
      </w:pPr>
      <w:r w:rsidRPr="008F336B">
        <w:rPr>
          <w:rFonts w:ascii="Arial" w:hAnsi="Arial" w:cs="Arial"/>
          <w:sz w:val="24"/>
          <w:szCs w:val="24"/>
        </w:rPr>
        <w:t>Em 70,1% dos CRAS, o Coordenador exercia exclusivamente a função, enquanto em 18,6% das unidades o coordenador acumulava as funções com outra atividade da Secretaria Municipal de Assistência Social, e em 18,6% acumulavam as funções de coordenador e de técnico no CRAS. Em 3,3% das unidades não havia coordenador</w:t>
      </w:r>
      <w:r w:rsidR="00A03725" w:rsidRPr="00802B24">
        <w:rPr>
          <w:rFonts w:ascii="Arial" w:hAnsi="Arial" w:cs="Arial"/>
          <w:sz w:val="24"/>
          <w:szCs w:val="24"/>
        </w:rPr>
        <w:t>.</w:t>
      </w:r>
    </w:p>
    <w:p w14:paraId="44F05257" w14:textId="77777777" w:rsidR="00A03725" w:rsidRPr="00802B24" w:rsidRDefault="008F336B" w:rsidP="00A03725">
      <w:pPr>
        <w:jc w:val="both"/>
        <w:rPr>
          <w:rFonts w:ascii="Arial" w:hAnsi="Arial" w:cs="Arial"/>
          <w:b/>
          <w:sz w:val="24"/>
          <w:szCs w:val="24"/>
        </w:rPr>
      </w:pPr>
      <w:r w:rsidRPr="008F336B">
        <w:rPr>
          <w:rFonts w:ascii="Arial" w:hAnsi="Arial" w:cs="Arial"/>
          <w:b/>
          <w:sz w:val="24"/>
          <w:szCs w:val="24"/>
        </w:rPr>
        <w:t xml:space="preserve">Gráfico </w:t>
      </w:r>
      <w:r>
        <w:rPr>
          <w:rFonts w:ascii="Arial" w:hAnsi="Arial" w:cs="Arial"/>
          <w:b/>
          <w:sz w:val="24"/>
          <w:szCs w:val="24"/>
        </w:rPr>
        <w:t>74</w:t>
      </w:r>
      <w:r w:rsidRPr="008F336B">
        <w:rPr>
          <w:rFonts w:ascii="Arial" w:hAnsi="Arial" w:cs="Arial"/>
          <w:b/>
          <w:sz w:val="24"/>
          <w:szCs w:val="24"/>
        </w:rPr>
        <w:t>: Quantidade de funcionários por CRAS segundo a função exercida - Brasil, 2016</w:t>
      </w:r>
    </w:p>
    <w:p w14:paraId="52939EC2" w14:textId="77777777" w:rsidR="00A03725" w:rsidRPr="00802B24" w:rsidRDefault="008F336B" w:rsidP="008F336B">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78531F08" wp14:editId="27DA61BB">
            <wp:extent cx="5400040" cy="3068320"/>
            <wp:effectExtent l="0" t="0" r="10160" b="17780"/>
            <wp:docPr id="249" name="Gráfico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A03725" w:rsidRPr="00802B24">
        <w:rPr>
          <w:rFonts w:ascii="Arial" w:hAnsi="Arial" w:cs="Arial"/>
          <w:color w:val="000000"/>
          <w:sz w:val="18"/>
          <w:szCs w:val="18"/>
        </w:rPr>
        <w:t>Fonte: MDS, Censo SUAS.</w:t>
      </w:r>
    </w:p>
    <w:p w14:paraId="043E5970" w14:textId="77777777" w:rsidR="00A03725" w:rsidRPr="00802B24" w:rsidRDefault="00A03725" w:rsidP="00A03725">
      <w:pPr>
        <w:jc w:val="both"/>
        <w:rPr>
          <w:rFonts w:ascii="Arial" w:hAnsi="Arial" w:cs="Arial"/>
          <w:sz w:val="24"/>
          <w:szCs w:val="24"/>
        </w:rPr>
      </w:pPr>
    </w:p>
    <w:p w14:paraId="66F9D2CF" w14:textId="0EE4A415" w:rsidR="002362A6" w:rsidRPr="002362A6" w:rsidRDefault="002362A6" w:rsidP="002362A6">
      <w:pPr>
        <w:autoSpaceDE w:val="0"/>
        <w:autoSpaceDN w:val="0"/>
        <w:adjustRightInd w:val="0"/>
        <w:spacing w:line="360" w:lineRule="auto"/>
        <w:jc w:val="both"/>
        <w:rPr>
          <w:rFonts w:ascii="Arial" w:hAnsi="Arial" w:cs="Arial"/>
          <w:sz w:val="24"/>
          <w:szCs w:val="24"/>
        </w:rPr>
      </w:pPr>
      <w:r w:rsidRPr="002362A6">
        <w:rPr>
          <w:rFonts w:ascii="Arial" w:hAnsi="Arial" w:cs="Arial"/>
          <w:sz w:val="24"/>
          <w:szCs w:val="24"/>
        </w:rPr>
        <w:t xml:space="preserve">Em 2016, foram </w:t>
      </w:r>
      <w:proofErr w:type="gramStart"/>
      <w:r w:rsidRPr="002362A6">
        <w:rPr>
          <w:rFonts w:ascii="Arial" w:hAnsi="Arial" w:cs="Arial"/>
          <w:sz w:val="24"/>
          <w:szCs w:val="24"/>
        </w:rPr>
        <w:t>registrados</w:t>
      </w:r>
      <w:proofErr w:type="gramEnd"/>
      <w:r w:rsidRPr="002362A6">
        <w:rPr>
          <w:rFonts w:ascii="Arial" w:hAnsi="Arial" w:cs="Arial"/>
          <w:sz w:val="24"/>
          <w:szCs w:val="24"/>
        </w:rPr>
        <w:t xml:space="preserve"> 65.233</w:t>
      </w:r>
      <w:r w:rsidRPr="002362A6">
        <w:rPr>
          <w:rFonts w:ascii="Arial" w:hAnsi="Arial" w:cs="Arial"/>
          <w:sz w:val="24"/>
          <w:szCs w:val="24"/>
        </w:rPr>
        <w:t xml:space="preserve"> trabalhadoras</w:t>
      </w:r>
      <w:r w:rsidR="00183890">
        <w:rPr>
          <w:rFonts w:ascii="Arial" w:hAnsi="Arial" w:cs="Arial"/>
          <w:sz w:val="24"/>
          <w:szCs w:val="24"/>
        </w:rPr>
        <w:t>/</w:t>
      </w:r>
      <w:r w:rsidRPr="002362A6">
        <w:rPr>
          <w:rFonts w:ascii="Arial" w:hAnsi="Arial" w:cs="Arial"/>
          <w:sz w:val="24"/>
          <w:szCs w:val="24"/>
        </w:rPr>
        <w:t>es</w:t>
      </w:r>
      <w:r w:rsidRPr="002362A6">
        <w:rPr>
          <w:rFonts w:ascii="Arial" w:hAnsi="Arial" w:cs="Arial"/>
          <w:sz w:val="24"/>
          <w:szCs w:val="24"/>
        </w:rPr>
        <w:t xml:space="preserve"> nos Centros de Convivência.</w:t>
      </w:r>
    </w:p>
    <w:p w14:paraId="19194716" w14:textId="3DE70589" w:rsidR="00A03725" w:rsidRPr="00802B24" w:rsidRDefault="002362A6" w:rsidP="002362A6">
      <w:pPr>
        <w:autoSpaceDE w:val="0"/>
        <w:autoSpaceDN w:val="0"/>
        <w:adjustRightInd w:val="0"/>
        <w:spacing w:line="360" w:lineRule="auto"/>
        <w:jc w:val="both"/>
        <w:rPr>
          <w:rFonts w:ascii="Arial" w:hAnsi="Arial" w:cs="Arial"/>
          <w:sz w:val="24"/>
          <w:szCs w:val="24"/>
        </w:rPr>
      </w:pPr>
      <w:r w:rsidRPr="002362A6">
        <w:rPr>
          <w:rFonts w:ascii="Arial" w:hAnsi="Arial" w:cs="Arial"/>
          <w:sz w:val="24"/>
          <w:szCs w:val="24"/>
        </w:rPr>
        <w:t>Entre 2014 e 2015 houve uma redução de 33.884 trabalhadores</w:t>
      </w:r>
      <w:r>
        <w:rPr>
          <w:rFonts w:ascii="Arial" w:hAnsi="Arial" w:cs="Arial"/>
          <w:sz w:val="24"/>
          <w:szCs w:val="24"/>
        </w:rPr>
        <w:t xml:space="preserve"> nas</w:t>
      </w:r>
      <w:r w:rsidRPr="002362A6">
        <w:rPr>
          <w:rFonts w:ascii="Arial" w:hAnsi="Arial" w:cs="Arial"/>
          <w:sz w:val="24"/>
          <w:szCs w:val="24"/>
        </w:rPr>
        <w:t xml:space="preserve"> unidades. Já em 2016 foi observado um aumento de 5.009 profissionais em relação a</w:t>
      </w:r>
      <w:r w:rsidR="00053DDE">
        <w:rPr>
          <w:rFonts w:ascii="Arial" w:hAnsi="Arial" w:cs="Arial"/>
          <w:sz w:val="24"/>
          <w:szCs w:val="24"/>
        </w:rPr>
        <w:t>o ano anterior</w:t>
      </w:r>
      <w:r w:rsidRPr="002362A6">
        <w:rPr>
          <w:rFonts w:ascii="Arial" w:hAnsi="Arial" w:cs="Arial"/>
          <w:sz w:val="24"/>
          <w:szCs w:val="24"/>
        </w:rPr>
        <w:t xml:space="preserve">, quando foram registrados 60.224 trabalhadores </w:t>
      </w:r>
      <w:r w:rsidR="006B0342" w:rsidRPr="00802B24">
        <w:rPr>
          <w:rFonts w:ascii="Arial" w:hAnsi="Arial" w:cs="Arial"/>
          <w:sz w:val="24"/>
          <w:szCs w:val="24"/>
        </w:rPr>
        <w:t xml:space="preserve">(Gráfico </w:t>
      </w:r>
      <w:r>
        <w:rPr>
          <w:rFonts w:ascii="Arial" w:hAnsi="Arial" w:cs="Arial"/>
          <w:sz w:val="24"/>
          <w:szCs w:val="24"/>
        </w:rPr>
        <w:t>7</w:t>
      </w:r>
      <w:r w:rsidR="006B0342" w:rsidRPr="00802B24">
        <w:rPr>
          <w:rFonts w:ascii="Arial" w:hAnsi="Arial" w:cs="Arial"/>
          <w:sz w:val="24"/>
          <w:szCs w:val="24"/>
        </w:rPr>
        <w:t>5)</w:t>
      </w:r>
      <w:r w:rsidR="00A03725" w:rsidRPr="00802B24">
        <w:rPr>
          <w:rFonts w:ascii="Arial" w:hAnsi="Arial" w:cs="Arial"/>
          <w:sz w:val="24"/>
          <w:szCs w:val="24"/>
        </w:rPr>
        <w:t>.</w:t>
      </w:r>
    </w:p>
    <w:p w14:paraId="79C8E271" w14:textId="77777777" w:rsidR="00A03725" w:rsidRPr="00802B24" w:rsidRDefault="002362A6" w:rsidP="00A03725">
      <w:pPr>
        <w:spacing w:after="0" w:line="240" w:lineRule="auto"/>
        <w:rPr>
          <w:rFonts w:ascii="Arial" w:hAnsi="Arial" w:cs="Arial"/>
          <w:noProof/>
          <w:sz w:val="24"/>
          <w:szCs w:val="24"/>
          <w:lang w:eastAsia="pt-BR"/>
        </w:rPr>
      </w:pPr>
      <w:r w:rsidRPr="002362A6">
        <w:rPr>
          <w:rFonts w:ascii="Arial" w:eastAsia="Times New Roman" w:hAnsi="Arial" w:cs="Arial"/>
          <w:b/>
          <w:bCs/>
          <w:sz w:val="24"/>
          <w:szCs w:val="24"/>
          <w:lang w:eastAsia="pt-BR"/>
        </w:rPr>
        <w:t xml:space="preserve">Gráfico </w:t>
      </w:r>
      <w:r>
        <w:rPr>
          <w:rFonts w:ascii="Arial" w:eastAsia="Times New Roman" w:hAnsi="Arial" w:cs="Arial"/>
          <w:b/>
          <w:bCs/>
          <w:sz w:val="24"/>
          <w:szCs w:val="24"/>
          <w:lang w:eastAsia="pt-BR"/>
        </w:rPr>
        <w:t>75</w:t>
      </w:r>
      <w:r w:rsidRPr="002362A6">
        <w:rPr>
          <w:rFonts w:ascii="Arial" w:eastAsia="Times New Roman" w:hAnsi="Arial" w:cs="Arial"/>
          <w:b/>
          <w:bCs/>
          <w:sz w:val="24"/>
          <w:szCs w:val="24"/>
          <w:lang w:eastAsia="pt-BR"/>
        </w:rPr>
        <w:t>: Evolução da quantidade de trabalhadores dos Centros de Convivência - Brasil, 2014 a 2016</w:t>
      </w:r>
    </w:p>
    <w:p w14:paraId="2AA405E2" w14:textId="77777777" w:rsidR="00A03725" w:rsidRPr="00802B24" w:rsidRDefault="002362A6" w:rsidP="002362A6">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7FE40517" wp14:editId="69A45277">
            <wp:extent cx="5400040" cy="3220085"/>
            <wp:effectExtent l="0" t="0" r="10160" b="18415"/>
            <wp:docPr id="250" name="Gráfico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A03725" w:rsidRPr="00802B24">
        <w:rPr>
          <w:rFonts w:ascii="Arial" w:hAnsi="Arial" w:cs="Arial"/>
          <w:color w:val="000000"/>
          <w:sz w:val="18"/>
          <w:szCs w:val="18"/>
        </w:rPr>
        <w:t xml:space="preserve">Fonte: MDS, Censo SUAS. </w:t>
      </w:r>
    </w:p>
    <w:p w14:paraId="71827A40" w14:textId="77777777" w:rsidR="00337CBA" w:rsidRPr="00802B24" w:rsidRDefault="00337CBA" w:rsidP="00337CBA">
      <w:pPr>
        <w:autoSpaceDE w:val="0"/>
        <w:autoSpaceDN w:val="0"/>
        <w:adjustRightInd w:val="0"/>
        <w:spacing w:line="360" w:lineRule="auto"/>
        <w:jc w:val="both"/>
        <w:rPr>
          <w:rFonts w:ascii="Arial" w:hAnsi="Arial" w:cs="Arial"/>
          <w:sz w:val="24"/>
          <w:szCs w:val="24"/>
        </w:rPr>
      </w:pPr>
    </w:p>
    <w:p w14:paraId="3598F092" w14:textId="18441424" w:rsidR="001532A4" w:rsidRPr="001532A4" w:rsidRDefault="001532A4" w:rsidP="001532A4">
      <w:pPr>
        <w:autoSpaceDE w:val="0"/>
        <w:autoSpaceDN w:val="0"/>
        <w:adjustRightInd w:val="0"/>
        <w:spacing w:line="360" w:lineRule="auto"/>
        <w:jc w:val="both"/>
        <w:rPr>
          <w:rFonts w:ascii="Arial" w:hAnsi="Arial" w:cs="Arial"/>
          <w:sz w:val="24"/>
          <w:szCs w:val="24"/>
        </w:rPr>
      </w:pPr>
      <w:r w:rsidRPr="001532A4">
        <w:rPr>
          <w:rFonts w:ascii="Arial" w:hAnsi="Arial" w:cs="Arial"/>
          <w:sz w:val="24"/>
          <w:szCs w:val="24"/>
        </w:rPr>
        <w:t xml:space="preserve">Em 2016, 28.234 trabalhadores dos Centros de Convivência eram empregados celetistas do setor privado (43,3% do total), 7.646 eram servidores estatutários (11,7%) e 3.692 eram empregados públicos celetistas (5,7%). </w:t>
      </w:r>
    </w:p>
    <w:p w14:paraId="4751ECAD" w14:textId="3DBD9CB5" w:rsidR="00A03725" w:rsidRPr="00802B24" w:rsidRDefault="001532A4" w:rsidP="001532A4">
      <w:pPr>
        <w:autoSpaceDE w:val="0"/>
        <w:autoSpaceDN w:val="0"/>
        <w:adjustRightInd w:val="0"/>
        <w:spacing w:line="360" w:lineRule="auto"/>
        <w:jc w:val="both"/>
        <w:rPr>
          <w:rFonts w:ascii="Arial" w:hAnsi="Arial" w:cs="Arial"/>
          <w:sz w:val="24"/>
          <w:szCs w:val="24"/>
        </w:rPr>
      </w:pPr>
      <w:r w:rsidRPr="001532A4">
        <w:rPr>
          <w:rFonts w:ascii="Arial" w:hAnsi="Arial" w:cs="Arial"/>
          <w:sz w:val="24"/>
          <w:szCs w:val="24"/>
        </w:rPr>
        <w:t xml:space="preserve">Dos 5.008 </w:t>
      </w:r>
      <w:r w:rsidR="007A172E">
        <w:rPr>
          <w:rFonts w:ascii="Arial" w:hAnsi="Arial" w:cs="Arial"/>
          <w:sz w:val="24"/>
          <w:szCs w:val="24"/>
        </w:rPr>
        <w:t>profissionais</w:t>
      </w:r>
      <w:r w:rsidR="007A172E" w:rsidRPr="001532A4">
        <w:rPr>
          <w:rFonts w:ascii="Arial" w:hAnsi="Arial" w:cs="Arial"/>
          <w:sz w:val="24"/>
          <w:szCs w:val="24"/>
        </w:rPr>
        <w:t xml:space="preserve"> </w:t>
      </w:r>
      <w:r w:rsidRPr="001532A4">
        <w:rPr>
          <w:rFonts w:ascii="Arial" w:hAnsi="Arial" w:cs="Arial"/>
          <w:sz w:val="24"/>
          <w:szCs w:val="24"/>
        </w:rPr>
        <w:t xml:space="preserve">a mais registrados em 2016 em relação a 2015, 2.378 (47,5%) eram empregados celetistas do setor privado, e 704 (14,1%) servidores estatutários </w:t>
      </w:r>
      <w:r w:rsidR="00337CBA" w:rsidRPr="00802B24">
        <w:rPr>
          <w:rFonts w:ascii="Arial" w:hAnsi="Arial" w:cs="Arial"/>
          <w:sz w:val="24"/>
          <w:szCs w:val="24"/>
        </w:rPr>
        <w:t xml:space="preserve">(Gráfico </w:t>
      </w:r>
      <w:r>
        <w:rPr>
          <w:rFonts w:ascii="Arial" w:hAnsi="Arial" w:cs="Arial"/>
          <w:sz w:val="24"/>
          <w:szCs w:val="24"/>
        </w:rPr>
        <w:t>76</w:t>
      </w:r>
      <w:r w:rsidR="00337CBA" w:rsidRPr="00802B24">
        <w:rPr>
          <w:rFonts w:ascii="Arial" w:hAnsi="Arial" w:cs="Arial"/>
          <w:sz w:val="24"/>
          <w:szCs w:val="24"/>
        </w:rPr>
        <w:t>)</w:t>
      </w:r>
      <w:r w:rsidR="00A03725" w:rsidRPr="00802B24">
        <w:rPr>
          <w:rFonts w:ascii="Arial" w:hAnsi="Arial" w:cs="Arial"/>
          <w:sz w:val="24"/>
          <w:szCs w:val="24"/>
        </w:rPr>
        <w:t>.</w:t>
      </w:r>
    </w:p>
    <w:p w14:paraId="2CF1884F" w14:textId="77777777" w:rsidR="00A03725" w:rsidRPr="00802B24" w:rsidRDefault="001532A4" w:rsidP="00A03725">
      <w:pPr>
        <w:spacing w:after="0" w:line="240" w:lineRule="auto"/>
        <w:jc w:val="both"/>
        <w:rPr>
          <w:rFonts w:ascii="Arial" w:eastAsia="Times New Roman" w:hAnsi="Arial" w:cs="Arial"/>
          <w:b/>
          <w:bCs/>
          <w:sz w:val="24"/>
          <w:szCs w:val="24"/>
          <w:lang w:eastAsia="pt-BR"/>
        </w:rPr>
      </w:pPr>
      <w:r w:rsidRPr="001532A4">
        <w:rPr>
          <w:rFonts w:ascii="Arial" w:eastAsia="Times New Roman" w:hAnsi="Arial" w:cs="Arial"/>
          <w:b/>
          <w:bCs/>
          <w:sz w:val="24"/>
          <w:szCs w:val="24"/>
          <w:lang w:eastAsia="pt-BR"/>
        </w:rPr>
        <w:t>Gráfico 7</w:t>
      </w:r>
      <w:r>
        <w:rPr>
          <w:rFonts w:ascii="Arial" w:eastAsia="Times New Roman" w:hAnsi="Arial" w:cs="Arial"/>
          <w:b/>
          <w:bCs/>
          <w:sz w:val="24"/>
          <w:szCs w:val="24"/>
          <w:lang w:eastAsia="pt-BR"/>
        </w:rPr>
        <w:t>6</w:t>
      </w:r>
      <w:r w:rsidRPr="001532A4">
        <w:rPr>
          <w:rFonts w:ascii="Arial" w:eastAsia="Times New Roman" w:hAnsi="Arial" w:cs="Arial"/>
          <w:b/>
          <w:bCs/>
          <w:sz w:val="24"/>
          <w:szCs w:val="24"/>
          <w:lang w:eastAsia="pt-BR"/>
        </w:rPr>
        <w:t>: Quantidade de trabalhadores dos Centros de Convivência segundo tipo de vínculo - Brasil, 2015 e 2016</w:t>
      </w:r>
    </w:p>
    <w:p w14:paraId="490701E9" w14:textId="77777777" w:rsidR="00A03725" w:rsidRPr="00802B24" w:rsidRDefault="001532A4" w:rsidP="001532A4">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5FFC9D09" wp14:editId="79213B22">
            <wp:extent cx="5400040" cy="3223895"/>
            <wp:effectExtent l="0" t="0" r="10160" b="14605"/>
            <wp:docPr id="251" name="Gráfico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A03725" w:rsidRPr="00802B24">
        <w:rPr>
          <w:rFonts w:ascii="Arial" w:hAnsi="Arial" w:cs="Arial"/>
          <w:color w:val="000000"/>
          <w:sz w:val="18"/>
          <w:szCs w:val="18"/>
        </w:rPr>
        <w:t>Fonte: MDS, Censo SUAS.</w:t>
      </w:r>
    </w:p>
    <w:p w14:paraId="2CE11EDD" w14:textId="77777777" w:rsidR="00AA1DF0" w:rsidRPr="00802B24" w:rsidRDefault="00AA1DF0" w:rsidP="00AA1DF0">
      <w:pPr>
        <w:autoSpaceDE w:val="0"/>
        <w:autoSpaceDN w:val="0"/>
        <w:adjustRightInd w:val="0"/>
        <w:spacing w:line="360" w:lineRule="auto"/>
        <w:jc w:val="both"/>
        <w:rPr>
          <w:rFonts w:ascii="Arial" w:hAnsi="Arial" w:cs="Arial"/>
          <w:sz w:val="24"/>
          <w:szCs w:val="24"/>
        </w:rPr>
      </w:pPr>
    </w:p>
    <w:p w14:paraId="5369C83F" w14:textId="2F0AB919" w:rsidR="00A03725" w:rsidRPr="00802B24" w:rsidRDefault="003A01C0" w:rsidP="00AA1DF0">
      <w:pPr>
        <w:autoSpaceDE w:val="0"/>
        <w:autoSpaceDN w:val="0"/>
        <w:adjustRightInd w:val="0"/>
        <w:spacing w:line="360" w:lineRule="auto"/>
        <w:jc w:val="both"/>
        <w:rPr>
          <w:rFonts w:ascii="Arial" w:hAnsi="Arial" w:cs="Arial"/>
          <w:sz w:val="24"/>
          <w:szCs w:val="24"/>
        </w:rPr>
      </w:pPr>
      <w:r>
        <w:rPr>
          <w:rFonts w:ascii="Arial" w:hAnsi="Arial" w:cs="Arial"/>
          <w:sz w:val="24"/>
          <w:szCs w:val="24"/>
        </w:rPr>
        <w:t>Dos profissionais</w:t>
      </w:r>
      <w:r w:rsidRPr="00786419">
        <w:rPr>
          <w:rFonts w:ascii="Arial" w:hAnsi="Arial" w:cs="Arial"/>
          <w:sz w:val="24"/>
          <w:szCs w:val="24"/>
        </w:rPr>
        <w:t xml:space="preserve"> dos Centros de Convivência</w:t>
      </w:r>
      <w:r>
        <w:rPr>
          <w:rFonts w:ascii="Arial" w:hAnsi="Arial" w:cs="Arial"/>
          <w:sz w:val="24"/>
          <w:szCs w:val="24"/>
        </w:rPr>
        <w:t xml:space="preserve"> no</w:t>
      </w:r>
      <w:r w:rsidR="00786419" w:rsidRPr="00786419">
        <w:rPr>
          <w:rFonts w:ascii="Arial" w:hAnsi="Arial" w:cs="Arial"/>
          <w:sz w:val="24"/>
          <w:szCs w:val="24"/>
        </w:rPr>
        <w:t xml:space="preserve"> ano de 2016, 40,2% tinham nível superior: 34,4% (22.467 trabalhadores) tinham ensino superior completo, 5,1% (3.345) especialização, 0,5% (339) mestrado e 0,1% (74) doutorado. Os trabalhadores de nível fundamental eram 17,4% do total (11.344 trabalhadores), sendo 0,5% (353) sem escolaridade, 6,5% (4.224) com nível fundamental incompleto, 6,5% (4.269) com nível fundamental completo e 3,8% (2.498) com nível médio incompleto. A maior porcentagem foi observada para profissionais de nível médio (42,4% do total de trabalhadores): 31,1% tinham ensino médio completo e 11,3% ensino superior incompleto </w:t>
      </w:r>
      <w:r w:rsidR="007D76D6" w:rsidRPr="00802B24">
        <w:rPr>
          <w:rFonts w:ascii="Arial" w:hAnsi="Arial" w:cs="Arial"/>
          <w:sz w:val="24"/>
          <w:szCs w:val="24"/>
        </w:rPr>
        <w:t xml:space="preserve">(Gráfico </w:t>
      </w:r>
      <w:r w:rsidR="00786419">
        <w:rPr>
          <w:rFonts w:ascii="Arial" w:hAnsi="Arial" w:cs="Arial"/>
          <w:sz w:val="24"/>
          <w:szCs w:val="24"/>
        </w:rPr>
        <w:t>77</w:t>
      </w:r>
      <w:r w:rsidR="007D76D6" w:rsidRPr="00802B24">
        <w:rPr>
          <w:rFonts w:ascii="Arial" w:hAnsi="Arial" w:cs="Arial"/>
          <w:sz w:val="24"/>
          <w:szCs w:val="24"/>
        </w:rPr>
        <w:t>).</w:t>
      </w:r>
    </w:p>
    <w:p w14:paraId="1C33E910" w14:textId="77777777" w:rsidR="00A03725" w:rsidRPr="00802B24" w:rsidRDefault="00786419" w:rsidP="00A03725">
      <w:pPr>
        <w:spacing w:after="0" w:line="240" w:lineRule="auto"/>
        <w:jc w:val="both"/>
        <w:rPr>
          <w:rFonts w:ascii="Arial" w:eastAsia="Times New Roman" w:hAnsi="Arial" w:cs="Arial"/>
          <w:b/>
          <w:bCs/>
          <w:color w:val="000000"/>
          <w:sz w:val="24"/>
          <w:szCs w:val="24"/>
          <w:lang w:eastAsia="pt-BR"/>
        </w:rPr>
      </w:pPr>
      <w:r w:rsidRPr="00786419">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77</w:t>
      </w:r>
      <w:r w:rsidRPr="00786419">
        <w:rPr>
          <w:rFonts w:ascii="Arial" w:eastAsia="Times New Roman" w:hAnsi="Arial" w:cs="Arial"/>
          <w:b/>
          <w:bCs/>
          <w:color w:val="000000"/>
          <w:sz w:val="24"/>
          <w:szCs w:val="24"/>
          <w:lang w:eastAsia="pt-BR"/>
        </w:rPr>
        <w:t>: Percentual de trabalhadores dos Centros de Convivência segundo escolaridade - Brasil, 2015 e 2016</w:t>
      </w:r>
    </w:p>
    <w:p w14:paraId="0E80CBEE" w14:textId="77777777" w:rsidR="00A03725" w:rsidRPr="00802B24" w:rsidRDefault="00786419" w:rsidP="00786419">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0AE67187" wp14:editId="459E0A5B">
            <wp:extent cx="5400040" cy="3654425"/>
            <wp:effectExtent l="0" t="0" r="10160" b="3175"/>
            <wp:docPr id="252" name="Gráfico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A03725" w:rsidRPr="00802B24">
        <w:rPr>
          <w:rFonts w:ascii="Arial" w:hAnsi="Arial" w:cs="Arial"/>
          <w:color w:val="000000"/>
          <w:sz w:val="18"/>
          <w:szCs w:val="18"/>
        </w:rPr>
        <w:t>Fonte:</w:t>
      </w:r>
      <w:r w:rsidR="001B3A15" w:rsidRPr="00802B24">
        <w:rPr>
          <w:rFonts w:ascii="Arial" w:hAnsi="Arial" w:cs="Arial"/>
          <w:color w:val="000000"/>
          <w:sz w:val="18"/>
          <w:szCs w:val="18"/>
        </w:rPr>
        <w:t xml:space="preserve"> MDS, Censo SUAS.</w:t>
      </w:r>
    </w:p>
    <w:p w14:paraId="7E1C1704" w14:textId="77777777" w:rsidR="004B2CFB" w:rsidRPr="00802B24" w:rsidRDefault="004B2CFB" w:rsidP="004B2CFB">
      <w:pPr>
        <w:autoSpaceDE w:val="0"/>
        <w:autoSpaceDN w:val="0"/>
        <w:adjustRightInd w:val="0"/>
        <w:spacing w:line="360" w:lineRule="auto"/>
        <w:jc w:val="both"/>
        <w:rPr>
          <w:rFonts w:ascii="Arial" w:hAnsi="Arial" w:cs="Arial"/>
          <w:sz w:val="24"/>
          <w:szCs w:val="24"/>
        </w:rPr>
      </w:pPr>
    </w:p>
    <w:p w14:paraId="5A99C806" w14:textId="10548999" w:rsidR="00A03725" w:rsidRPr="00802B24" w:rsidRDefault="003A01C0" w:rsidP="003E1334">
      <w:pPr>
        <w:autoSpaceDE w:val="0"/>
        <w:autoSpaceDN w:val="0"/>
        <w:adjustRightInd w:val="0"/>
        <w:spacing w:line="360" w:lineRule="auto"/>
        <w:jc w:val="both"/>
        <w:rPr>
          <w:rFonts w:ascii="Arial" w:hAnsi="Arial" w:cs="Arial"/>
          <w:sz w:val="24"/>
          <w:szCs w:val="24"/>
        </w:rPr>
      </w:pPr>
      <w:r>
        <w:rPr>
          <w:rFonts w:ascii="Arial" w:hAnsi="Arial" w:cs="Arial"/>
          <w:sz w:val="24"/>
          <w:szCs w:val="24"/>
        </w:rPr>
        <w:t>No</w:t>
      </w:r>
      <w:r w:rsidR="003E1334" w:rsidRPr="003E1334">
        <w:rPr>
          <w:rFonts w:ascii="Arial" w:hAnsi="Arial" w:cs="Arial"/>
          <w:sz w:val="24"/>
          <w:szCs w:val="24"/>
        </w:rPr>
        <w:t xml:space="preserve"> que se refere às profissões dos trabalhadores nos Centros de Convivência, 18.517 (28,4%) não tinham formação profissional e 17.362 (26,6%) eram profissionais de nível médio. A formação de nível superior com maior número de trabalhadores foi de pedagogo, com 6.378 profissionais (que representavam 9,8% do total), seguidos de assistentes sociais (4.463 ou 6,8% do total) e</w:t>
      </w:r>
      <w:r w:rsidR="003E1334">
        <w:rPr>
          <w:rFonts w:ascii="Arial" w:hAnsi="Arial" w:cs="Arial"/>
          <w:sz w:val="24"/>
          <w:szCs w:val="24"/>
        </w:rPr>
        <w:t xml:space="preserve"> de psicólogos (2.626 ou 4,0%)</w:t>
      </w:r>
      <w:r w:rsidR="00ED10C3">
        <w:rPr>
          <w:rFonts w:ascii="Arial" w:hAnsi="Arial" w:cs="Arial"/>
          <w:sz w:val="24"/>
          <w:szCs w:val="24"/>
        </w:rPr>
        <w:t xml:space="preserve"> </w:t>
      </w:r>
      <w:r w:rsidR="00ED10C3" w:rsidRPr="00802B24">
        <w:rPr>
          <w:rFonts w:ascii="Arial" w:hAnsi="Arial" w:cs="Arial"/>
          <w:sz w:val="24"/>
          <w:szCs w:val="24"/>
        </w:rPr>
        <w:t xml:space="preserve">(Gráfico </w:t>
      </w:r>
      <w:r w:rsidR="00ED10C3">
        <w:rPr>
          <w:rFonts w:ascii="Arial" w:hAnsi="Arial" w:cs="Arial"/>
          <w:sz w:val="24"/>
          <w:szCs w:val="24"/>
        </w:rPr>
        <w:t>78)</w:t>
      </w:r>
      <w:r w:rsidR="003E1334">
        <w:rPr>
          <w:rFonts w:ascii="Arial" w:hAnsi="Arial" w:cs="Arial"/>
          <w:sz w:val="24"/>
          <w:szCs w:val="24"/>
        </w:rPr>
        <w:t>.</w:t>
      </w:r>
      <w:r>
        <w:rPr>
          <w:rFonts w:ascii="Arial" w:hAnsi="Arial" w:cs="Arial"/>
          <w:sz w:val="24"/>
          <w:szCs w:val="24"/>
        </w:rPr>
        <w:t xml:space="preserve"> </w:t>
      </w:r>
      <w:r w:rsidR="003E1334" w:rsidRPr="003E1334">
        <w:rPr>
          <w:rFonts w:ascii="Arial" w:hAnsi="Arial" w:cs="Arial"/>
          <w:sz w:val="24"/>
          <w:szCs w:val="24"/>
        </w:rPr>
        <w:t>Não houve variações expres</w:t>
      </w:r>
      <w:r w:rsidR="003E1334">
        <w:rPr>
          <w:rFonts w:ascii="Arial" w:hAnsi="Arial" w:cs="Arial"/>
          <w:sz w:val="24"/>
          <w:szCs w:val="24"/>
        </w:rPr>
        <w:t>sivas em relação ao ano de 2015</w:t>
      </w:r>
      <w:r w:rsidR="00ED10C3">
        <w:rPr>
          <w:rFonts w:ascii="Arial" w:hAnsi="Arial" w:cs="Arial"/>
          <w:sz w:val="24"/>
          <w:szCs w:val="24"/>
        </w:rPr>
        <w:t>.</w:t>
      </w:r>
    </w:p>
    <w:p w14:paraId="589B6C23" w14:textId="77777777" w:rsidR="001B3A15" w:rsidRPr="00802B24" w:rsidRDefault="003E1334" w:rsidP="001B3A15">
      <w:pPr>
        <w:spacing w:after="0" w:line="240" w:lineRule="auto"/>
        <w:jc w:val="both"/>
        <w:rPr>
          <w:rFonts w:ascii="Arial" w:eastAsia="Times New Roman" w:hAnsi="Arial" w:cs="Arial"/>
          <w:b/>
          <w:bCs/>
          <w:color w:val="000000"/>
          <w:sz w:val="24"/>
          <w:szCs w:val="24"/>
          <w:lang w:eastAsia="pt-BR"/>
        </w:rPr>
      </w:pPr>
      <w:r w:rsidRPr="003E1334">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78</w:t>
      </w:r>
      <w:r w:rsidRPr="003E1334">
        <w:rPr>
          <w:rFonts w:ascii="Arial" w:eastAsia="Times New Roman" w:hAnsi="Arial" w:cs="Arial"/>
          <w:b/>
          <w:bCs/>
          <w:color w:val="000000"/>
          <w:sz w:val="24"/>
          <w:szCs w:val="24"/>
          <w:lang w:eastAsia="pt-BR"/>
        </w:rPr>
        <w:t>: Formação profissional dos trabalhadores dos Centros de Convivência - Brasil, 2015 e 2016</w:t>
      </w:r>
    </w:p>
    <w:p w14:paraId="5D907260" w14:textId="77777777" w:rsidR="001B3A15" w:rsidRPr="00802B24" w:rsidRDefault="003E1334" w:rsidP="003E1334">
      <w:pPr>
        <w:autoSpaceDE w:val="0"/>
        <w:autoSpaceDN w:val="0"/>
        <w:adjustRightInd w:val="0"/>
        <w:spacing w:before="240" w:line="360" w:lineRule="auto"/>
        <w:jc w:val="both"/>
        <w:rPr>
          <w:rFonts w:ascii="Arial" w:hAnsi="Arial" w:cs="Arial"/>
          <w:color w:val="000000"/>
          <w:sz w:val="18"/>
          <w:szCs w:val="18"/>
        </w:rPr>
      </w:pPr>
      <w:r>
        <w:rPr>
          <w:noProof/>
          <w:lang w:eastAsia="pt-BR"/>
        </w:rPr>
        <w:lastRenderedPageBreak/>
        <w:drawing>
          <wp:inline distT="0" distB="0" distL="0" distR="0" wp14:anchorId="5B001561" wp14:editId="2D411FA7">
            <wp:extent cx="5400040" cy="6391275"/>
            <wp:effectExtent l="0" t="0" r="10160" b="9525"/>
            <wp:docPr id="253" name="Gráfico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1B3A15" w:rsidRPr="00802B24">
        <w:rPr>
          <w:rFonts w:ascii="Arial" w:hAnsi="Arial" w:cs="Arial"/>
          <w:color w:val="000000"/>
          <w:sz w:val="18"/>
          <w:szCs w:val="18"/>
        </w:rPr>
        <w:t>Fonte: MDS, Censo SUAS.</w:t>
      </w:r>
    </w:p>
    <w:p w14:paraId="0980A9CA" w14:textId="77777777" w:rsidR="00A03725" w:rsidRPr="00802B24" w:rsidRDefault="00A03725" w:rsidP="004B2CFB">
      <w:pPr>
        <w:autoSpaceDE w:val="0"/>
        <w:autoSpaceDN w:val="0"/>
        <w:adjustRightInd w:val="0"/>
        <w:spacing w:line="360" w:lineRule="auto"/>
        <w:jc w:val="both"/>
        <w:rPr>
          <w:rFonts w:ascii="Arial" w:hAnsi="Arial" w:cs="Arial"/>
          <w:sz w:val="24"/>
          <w:szCs w:val="24"/>
        </w:rPr>
      </w:pPr>
    </w:p>
    <w:p w14:paraId="27FE66DA" w14:textId="778F3876" w:rsidR="00A03725" w:rsidRPr="00802B24" w:rsidRDefault="003A01C0" w:rsidP="004B2CFB">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Quanto a função exercida pelos </w:t>
      </w:r>
      <w:r w:rsidRPr="00AC1947">
        <w:rPr>
          <w:rFonts w:ascii="Arial" w:hAnsi="Arial" w:cs="Arial"/>
          <w:sz w:val="24"/>
          <w:szCs w:val="24"/>
        </w:rPr>
        <w:t xml:space="preserve">trabalhadores dos Centros de Convivência </w:t>
      </w:r>
      <w:r>
        <w:rPr>
          <w:rFonts w:ascii="Arial" w:hAnsi="Arial" w:cs="Arial"/>
          <w:sz w:val="24"/>
          <w:szCs w:val="24"/>
        </w:rPr>
        <w:t>em</w:t>
      </w:r>
      <w:r w:rsidR="00AC1947" w:rsidRPr="00AC1947">
        <w:rPr>
          <w:rFonts w:ascii="Arial" w:hAnsi="Arial" w:cs="Arial"/>
          <w:sz w:val="24"/>
          <w:szCs w:val="24"/>
        </w:rPr>
        <w:t xml:space="preserve"> 2016, 19.184 </w:t>
      </w:r>
      <w:r>
        <w:rPr>
          <w:rFonts w:ascii="Arial" w:hAnsi="Arial" w:cs="Arial"/>
          <w:sz w:val="24"/>
          <w:szCs w:val="24"/>
        </w:rPr>
        <w:t>desempenhavam</w:t>
      </w:r>
      <w:r w:rsidRPr="00AC1947">
        <w:rPr>
          <w:rFonts w:ascii="Arial" w:hAnsi="Arial" w:cs="Arial"/>
          <w:sz w:val="24"/>
          <w:szCs w:val="24"/>
        </w:rPr>
        <w:t xml:space="preserve"> </w:t>
      </w:r>
      <w:r w:rsidR="00AC1947" w:rsidRPr="00AC1947">
        <w:rPr>
          <w:rFonts w:ascii="Arial" w:hAnsi="Arial" w:cs="Arial"/>
          <w:sz w:val="24"/>
          <w:szCs w:val="24"/>
        </w:rPr>
        <w:t xml:space="preserve">a função de </w:t>
      </w:r>
      <w:proofErr w:type="gramStart"/>
      <w:r w:rsidR="00AC1947" w:rsidRPr="00AC1947">
        <w:rPr>
          <w:rFonts w:ascii="Arial" w:hAnsi="Arial" w:cs="Arial"/>
          <w:sz w:val="24"/>
          <w:szCs w:val="24"/>
        </w:rPr>
        <w:t>educador(</w:t>
      </w:r>
      <w:proofErr w:type="gramEnd"/>
      <w:r w:rsidR="00AC1947" w:rsidRPr="00AC1947">
        <w:rPr>
          <w:rFonts w:ascii="Arial" w:hAnsi="Arial" w:cs="Arial"/>
          <w:sz w:val="24"/>
          <w:szCs w:val="24"/>
        </w:rPr>
        <w:t xml:space="preserve">a) social (29,4% do total), e 9.961 de serviços gerais (15,3%). Havia 5.164 </w:t>
      </w:r>
      <w:proofErr w:type="gramStart"/>
      <w:r w:rsidR="00AC1947" w:rsidRPr="00AC1947">
        <w:rPr>
          <w:rFonts w:ascii="Arial" w:hAnsi="Arial" w:cs="Arial"/>
          <w:sz w:val="24"/>
          <w:szCs w:val="24"/>
        </w:rPr>
        <w:t>coordenadores(</w:t>
      </w:r>
      <w:proofErr w:type="gramEnd"/>
      <w:r w:rsidR="00AC1947" w:rsidRPr="00AC1947">
        <w:rPr>
          <w:rFonts w:ascii="Arial" w:hAnsi="Arial" w:cs="Arial"/>
          <w:sz w:val="24"/>
          <w:szCs w:val="24"/>
        </w:rPr>
        <w:t xml:space="preserve">as), o que representava 7,9% do total de trabalhadores. A função com o menor número de trabalhadores foi a de estagiário (1.130 trabalhadores, ou 1,7% do total) </w:t>
      </w:r>
      <w:r w:rsidR="00970E1B" w:rsidRPr="00802B24">
        <w:rPr>
          <w:rFonts w:ascii="Arial" w:hAnsi="Arial" w:cs="Arial"/>
          <w:sz w:val="24"/>
          <w:szCs w:val="24"/>
        </w:rPr>
        <w:t xml:space="preserve">(Gráfico </w:t>
      </w:r>
      <w:r w:rsidR="00AC1947">
        <w:rPr>
          <w:rFonts w:ascii="Arial" w:hAnsi="Arial" w:cs="Arial"/>
          <w:sz w:val="24"/>
          <w:szCs w:val="24"/>
        </w:rPr>
        <w:t>79</w:t>
      </w:r>
      <w:r w:rsidR="00970E1B" w:rsidRPr="00802B24">
        <w:rPr>
          <w:rFonts w:ascii="Arial" w:hAnsi="Arial" w:cs="Arial"/>
          <w:sz w:val="24"/>
          <w:szCs w:val="24"/>
        </w:rPr>
        <w:t>)</w:t>
      </w:r>
      <w:r w:rsidR="00A03725" w:rsidRPr="00802B24">
        <w:rPr>
          <w:rFonts w:ascii="Arial" w:hAnsi="Arial" w:cs="Arial"/>
          <w:sz w:val="24"/>
          <w:szCs w:val="24"/>
        </w:rPr>
        <w:t>.</w:t>
      </w:r>
    </w:p>
    <w:p w14:paraId="65BC8313" w14:textId="77777777" w:rsidR="00A03725" w:rsidRPr="00802B24" w:rsidRDefault="00AC1947" w:rsidP="00A03725">
      <w:pPr>
        <w:spacing w:after="0" w:line="240" w:lineRule="auto"/>
        <w:jc w:val="both"/>
        <w:rPr>
          <w:rFonts w:ascii="Arial" w:eastAsia="Times New Roman" w:hAnsi="Arial" w:cs="Arial"/>
          <w:b/>
          <w:bCs/>
          <w:color w:val="000000"/>
          <w:sz w:val="24"/>
          <w:szCs w:val="24"/>
          <w:lang w:eastAsia="pt-BR"/>
        </w:rPr>
      </w:pPr>
      <w:r w:rsidRPr="00AC1947">
        <w:rPr>
          <w:rFonts w:ascii="Arial" w:eastAsia="Times New Roman" w:hAnsi="Arial" w:cs="Arial"/>
          <w:b/>
          <w:bCs/>
          <w:color w:val="000000"/>
          <w:sz w:val="24"/>
          <w:szCs w:val="24"/>
          <w:lang w:eastAsia="pt-BR"/>
        </w:rPr>
        <w:lastRenderedPageBreak/>
        <w:t xml:space="preserve">Gráfico </w:t>
      </w:r>
      <w:r>
        <w:rPr>
          <w:rFonts w:ascii="Arial" w:eastAsia="Times New Roman" w:hAnsi="Arial" w:cs="Arial"/>
          <w:b/>
          <w:bCs/>
          <w:color w:val="000000"/>
          <w:sz w:val="24"/>
          <w:szCs w:val="24"/>
          <w:lang w:eastAsia="pt-BR"/>
        </w:rPr>
        <w:t>79</w:t>
      </w:r>
      <w:r w:rsidRPr="00AC1947">
        <w:rPr>
          <w:rFonts w:ascii="Arial" w:eastAsia="Times New Roman" w:hAnsi="Arial" w:cs="Arial"/>
          <w:b/>
          <w:bCs/>
          <w:color w:val="000000"/>
          <w:sz w:val="24"/>
          <w:szCs w:val="24"/>
          <w:lang w:eastAsia="pt-BR"/>
        </w:rPr>
        <w:t>: Quantidade de trabalhadores dos Centros de Convivência segundo a função exercida - Brasil, 2016</w:t>
      </w:r>
    </w:p>
    <w:p w14:paraId="0BFD4D7E" w14:textId="77777777" w:rsidR="00A03725" w:rsidRPr="00802B24" w:rsidRDefault="00AC1947" w:rsidP="00AC1947">
      <w:pPr>
        <w:autoSpaceDE w:val="0"/>
        <w:autoSpaceDN w:val="0"/>
        <w:adjustRightInd w:val="0"/>
        <w:spacing w:before="240" w:line="360" w:lineRule="auto"/>
        <w:jc w:val="both"/>
        <w:rPr>
          <w:rFonts w:ascii="Arial" w:hAnsi="Arial" w:cs="Arial"/>
          <w:color w:val="000000"/>
          <w:sz w:val="18"/>
          <w:szCs w:val="18"/>
        </w:rPr>
      </w:pPr>
      <w:r>
        <w:rPr>
          <w:noProof/>
          <w:lang w:eastAsia="pt-BR"/>
        </w:rPr>
        <w:drawing>
          <wp:inline distT="0" distB="0" distL="0" distR="0" wp14:anchorId="36681559" wp14:editId="5207BC57">
            <wp:extent cx="5400040" cy="3180715"/>
            <wp:effectExtent l="0" t="0" r="10160" b="635"/>
            <wp:docPr id="254" name="Gráfico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Pr>
          <w:rFonts w:ascii="Arial" w:hAnsi="Arial" w:cs="Arial"/>
          <w:color w:val="000000"/>
          <w:sz w:val="18"/>
          <w:szCs w:val="18"/>
        </w:rPr>
        <w:t>Fonte: MDS, Censo SUAS.</w:t>
      </w:r>
    </w:p>
    <w:p w14:paraId="0F92893B" w14:textId="77777777" w:rsidR="00970E1B" w:rsidRPr="00802B24" w:rsidRDefault="00970E1B" w:rsidP="00970E1B">
      <w:pPr>
        <w:autoSpaceDE w:val="0"/>
        <w:autoSpaceDN w:val="0"/>
        <w:adjustRightInd w:val="0"/>
        <w:spacing w:line="360" w:lineRule="auto"/>
        <w:jc w:val="both"/>
        <w:rPr>
          <w:rFonts w:ascii="Arial" w:hAnsi="Arial" w:cs="Arial"/>
          <w:sz w:val="24"/>
          <w:szCs w:val="24"/>
        </w:rPr>
      </w:pPr>
    </w:p>
    <w:p w14:paraId="04F30545" w14:textId="7F81F86D" w:rsidR="00A03725" w:rsidRPr="00802B24" w:rsidRDefault="007A172E" w:rsidP="00970E1B">
      <w:pPr>
        <w:autoSpaceDE w:val="0"/>
        <w:autoSpaceDN w:val="0"/>
        <w:adjustRightInd w:val="0"/>
        <w:spacing w:line="360" w:lineRule="auto"/>
        <w:jc w:val="both"/>
        <w:rPr>
          <w:rFonts w:ascii="Arial" w:hAnsi="Arial" w:cs="Arial"/>
          <w:sz w:val="24"/>
          <w:szCs w:val="24"/>
        </w:rPr>
      </w:pPr>
      <w:r>
        <w:rPr>
          <w:rFonts w:ascii="Arial" w:hAnsi="Arial" w:cs="Arial"/>
          <w:sz w:val="24"/>
          <w:szCs w:val="24"/>
        </w:rPr>
        <w:t>Quanto a equipe de recursos humanos dos CREAS o</w:t>
      </w:r>
      <w:r w:rsidRPr="00C81BD6">
        <w:rPr>
          <w:rFonts w:ascii="Arial" w:hAnsi="Arial" w:cs="Arial"/>
          <w:sz w:val="24"/>
          <w:szCs w:val="24"/>
        </w:rPr>
        <w:t xml:space="preserve">bserva-se desde 2010 que o número de </w:t>
      </w:r>
      <w:r w:rsidR="00483534">
        <w:rPr>
          <w:rFonts w:ascii="Arial" w:hAnsi="Arial" w:cs="Arial"/>
          <w:sz w:val="24"/>
          <w:szCs w:val="24"/>
        </w:rPr>
        <w:t xml:space="preserve">profissionais </w:t>
      </w:r>
      <w:r w:rsidR="00483534" w:rsidRPr="00C81BD6">
        <w:rPr>
          <w:rFonts w:ascii="Arial" w:hAnsi="Arial" w:cs="Arial"/>
          <w:sz w:val="24"/>
          <w:szCs w:val="24"/>
        </w:rPr>
        <w:t>vem</w:t>
      </w:r>
      <w:r w:rsidRPr="00C81BD6">
        <w:rPr>
          <w:rFonts w:ascii="Arial" w:hAnsi="Arial" w:cs="Arial"/>
          <w:sz w:val="24"/>
          <w:szCs w:val="24"/>
        </w:rPr>
        <w:t xml:space="preserve"> aumentando</w:t>
      </w:r>
      <w:r>
        <w:rPr>
          <w:rFonts w:ascii="Arial" w:hAnsi="Arial" w:cs="Arial"/>
          <w:sz w:val="24"/>
          <w:szCs w:val="24"/>
        </w:rPr>
        <w:t xml:space="preserve"> progressivamente</w:t>
      </w:r>
      <w:r w:rsidRPr="00C81BD6">
        <w:rPr>
          <w:rFonts w:ascii="Arial" w:hAnsi="Arial" w:cs="Arial"/>
          <w:sz w:val="24"/>
          <w:szCs w:val="24"/>
        </w:rPr>
        <w:t>, passando de 14.575 para 22.680 em 2016, o que representa um acréscimo de 8.105 trabalhadores</w:t>
      </w:r>
      <w:r w:rsidR="00483534">
        <w:rPr>
          <w:rFonts w:ascii="Arial" w:hAnsi="Arial" w:cs="Arial"/>
          <w:sz w:val="24"/>
          <w:szCs w:val="24"/>
        </w:rPr>
        <w:t xml:space="preserve"> ao longo do período e </w:t>
      </w:r>
      <w:r w:rsidR="00483534" w:rsidRPr="00C81BD6">
        <w:rPr>
          <w:rFonts w:ascii="Arial" w:hAnsi="Arial" w:cs="Arial"/>
          <w:sz w:val="24"/>
          <w:szCs w:val="24"/>
        </w:rPr>
        <w:t>392 a mais em relação ao ano anterior</w:t>
      </w:r>
      <w:r w:rsidR="002E7A5E">
        <w:rPr>
          <w:rFonts w:ascii="Arial" w:hAnsi="Arial" w:cs="Arial"/>
          <w:sz w:val="24"/>
          <w:szCs w:val="24"/>
        </w:rPr>
        <w:t xml:space="preserve"> </w:t>
      </w:r>
      <w:r w:rsidR="00970E1B" w:rsidRPr="00C81BD6">
        <w:rPr>
          <w:rFonts w:ascii="Arial" w:hAnsi="Arial" w:cs="Arial"/>
          <w:sz w:val="24"/>
          <w:szCs w:val="24"/>
        </w:rPr>
        <w:t>(</w:t>
      </w:r>
      <w:r w:rsidR="00970E1B" w:rsidRPr="00802B24">
        <w:rPr>
          <w:rFonts w:ascii="Arial" w:hAnsi="Arial" w:cs="Arial"/>
          <w:sz w:val="24"/>
          <w:szCs w:val="24"/>
        </w:rPr>
        <w:t xml:space="preserve">Gráfico </w:t>
      </w:r>
      <w:r w:rsidR="00C81BD6">
        <w:rPr>
          <w:rFonts w:ascii="Arial" w:hAnsi="Arial" w:cs="Arial"/>
          <w:sz w:val="24"/>
          <w:szCs w:val="24"/>
        </w:rPr>
        <w:t>80</w:t>
      </w:r>
      <w:r w:rsidR="00970E1B" w:rsidRPr="00802B24">
        <w:rPr>
          <w:rFonts w:ascii="Arial" w:hAnsi="Arial" w:cs="Arial"/>
          <w:sz w:val="24"/>
          <w:szCs w:val="24"/>
        </w:rPr>
        <w:t>)</w:t>
      </w:r>
      <w:r w:rsidR="00A03725" w:rsidRPr="00802B24">
        <w:rPr>
          <w:rFonts w:ascii="Arial" w:hAnsi="Arial" w:cs="Arial"/>
          <w:sz w:val="24"/>
          <w:szCs w:val="24"/>
        </w:rPr>
        <w:t>.</w:t>
      </w:r>
    </w:p>
    <w:p w14:paraId="7A1DD339" w14:textId="77777777" w:rsidR="00A03725" w:rsidRPr="00802B24" w:rsidRDefault="00C81BD6" w:rsidP="00A03725">
      <w:pPr>
        <w:rPr>
          <w:rFonts w:ascii="Arial" w:hAnsi="Arial" w:cs="Arial"/>
          <w:noProof/>
          <w:lang w:eastAsia="pt-BR"/>
        </w:rPr>
      </w:pPr>
      <w:r w:rsidRPr="00C81BD6">
        <w:rPr>
          <w:rFonts w:ascii="Arial" w:eastAsia="Times New Roman" w:hAnsi="Arial" w:cs="Arial"/>
          <w:b/>
          <w:bCs/>
          <w:sz w:val="24"/>
          <w:szCs w:val="24"/>
          <w:lang w:eastAsia="pt-BR"/>
        </w:rPr>
        <w:t xml:space="preserve">Gráfico </w:t>
      </w:r>
      <w:r>
        <w:rPr>
          <w:rFonts w:ascii="Arial" w:eastAsia="Times New Roman" w:hAnsi="Arial" w:cs="Arial"/>
          <w:b/>
          <w:bCs/>
          <w:sz w:val="24"/>
          <w:szCs w:val="24"/>
          <w:lang w:eastAsia="pt-BR"/>
        </w:rPr>
        <w:t>80</w:t>
      </w:r>
      <w:r w:rsidRPr="00C81BD6">
        <w:rPr>
          <w:rFonts w:ascii="Arial" w:eastAsia="Times New Roman" w:hAnsi="Arial" w:cs="Arial"/>
          <w:b/>
          <w:bCs/>
          <w:sz w:val="24"/>
          <w:szCs w:val="24"/>
          <w:lang w:eastAsia="pt-BR"/>
        </w:rPr>
        <w:t>: Evolução da quantidade de trabalhadores dos CREAS - Brasil, 2010 a 2016</w:t>
      </w:r>
    </w:p>
    <w:p w14:paraId="653D2385" w14:textId="77777777" w:rsidR="00A03725" w:rsidRPr="00802B24" w:rsidRDefault="00C81BD6" w:rsidP="00C81BD6">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0DD13A9D" wp14:editId="2EC246D1">
            <wp:extent cx="5400040" cy="3097530"/>
            <wp:effectExtent l="0" t="0" r="10160" b="7620"/>
            <wp:docPr id="255" name="Gráfico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A03725" w:rsidRPr="00802B24">
        <w:rPr>
          <w:rFonts w:ascii="Arial" w:eastAsia="Times New Roman" w:hAnsi="Arial" w:cs="Arial"/>
          <w:color w:val="000000"/>
          <w:sz w:val="18"/>
          <w:szCs w:val="18"/>
          <w:lang w:eastAsia="pt-BR"/>
        </w:rPr>
        <w:t xml:space="preserve">Fonte: MDS, Censo SUAS. </w:t>
      </w:r>
    </w:p>
    <w:p w14:paraId="7588A238" w14:textId="77777777" w:rsidR="00A03725" w:rsidRPr="00802B24" w:rsidRDefault="00A03725" w:rsidP="009333EF">
      <w:pPr>
        <w:autoSpaceDE w:val="0"/>
        <w:autoSpaceDN w:val="0"/>
        <w:adjustRightInd w:val="0"/>
        <w:spacing w:line="360" w:lineRule="auto"/>
        <w:jc w:val="both"/>
        <w:rPr>
          <w:rFonts w:ascii="Arial" w:hAnsi="Arial" w:cs="Arial"/>
          <w:sz w:val="24"/>
          <w:szCs w:val="24"/>
        </w:rPr>
      </w:pPr>
    </w:p>
    <w:p w14:paraId="15C436AE" w14:textId="2DC811C5" w:rsidR="00F573F0" w:rsidRPr="00F573F0" w:rsidRDefault="00F573F0" w:rsidP="00F573F0">
      <w:pPr>
        <w:autoSpaceDE w:val="0"/>
        <w:autoSpaceDN w:val="0"/>
        <w:adjustRightInd w:val="0"/>
        <w:spacing w:line="360" w:lineRule="auto"/>
        <w:jc w:val="both"/>
        <w:rPr>
          <w:rFonts w:ascii="Arial" w:hAnsi="Arial" w:cs="Arial"/>
          <w:sz w:val="24"/>
          <w:szCs w:val="24"/>
        </w:rPr>
      </w:pPr>
      <w:r w:rsidRPr="00F573F0">
        <w:rPr>
          <w:rFonts w:ascii="Arial" w:hAnsi="Arial" w:cs="Arial"/>
          <w:sz w:val="24"/>
          <w:szCs w:val="24"/>
        </w:rPr>
        <w:t>Desde 2012 observou-se um aumento na quantidade de trabalhadores estatutários nos CREAS</w:t>
      </w:r>
      <w:r w:rsidR="00113501">
        <w:rPr>
          <w:rFonts w:ascii="Arial" w:hAnsi="Arial" w:cs="Arial"/>
          <w:sz w:val="24"/>
          <w:szCs w:val="24"/>
        </w:rPr>
        <w:t>,</w:t>
      </w:r>
      <w:r w:rsidRPr="00F573F0">
        <w:rPr>
          <w:rFonts w:ascii="Arial" w:hAnsi="Arial" w:cs="Arial"/>
          <w:sz w:val="24"/>
          <w:szCs w:val="24"/>
        </w:rPr>
        <w:t xml:space="preserve"> </w:t>
      </w:r>
      <w:r w:rsidR="00483534">
        <w:rPr>
          <w:rFonts w:ascii="Arial" w:hAnsi="Arial" w:cs="Arial"/>
          <w:sz w:val="24"/>
          <w:szCs w:val="24"/>
        </w:rPr>
        <w:t xml:space="preserve">que </w:t>
      </w:r>
      <w:r w:rsidRPr="00F573F0">
        <w:rPr>
          <w:rFonts w:ascii="Arial" w:hAnsi="Arial" w:cs="Arial"/>
          <w:sz w:val="24"/>
          <w:szCs w:val="24"/>
        </w:rPr>
        <w:t>passaram de 6.549 em 2012 (32,9% do total) para 9.233 em 2016 (40,7% do total)</w:t>
      </w:r>
      <w:r w:rsidR="00483534">
        <w:rPr>
          <w:rFonts w:ascii="Arial" w:hAnsi="Arial" w:cs="Arial"/>
          <w:sz w:val="24"/>
          <w:szCs w:val="24"/>
        </w:rPr>
        <w:t>, uma diferença de</w:t>
      </w:r>
      <w:r w:rsidRPr="00F573F0">
        <w:rPr>
          <w:rFonts w:ascii="Arial" w:hAnsi="Arial" w:cs="Arial"/>
          <w:sz w:val="24"/>
          <w:szCs w:val="24"/>
        </w:rPr>
        <w:t xml:space="preserve"> 2.684 estatutários a mais no período</w:t>
      </w:r>
      <w:r w:rsidRPr="00F573F0">
        <w:rPr>
          <w:rFonts w:ascii="Arial" w:hAnsi="Arial" w:cs="Arial"/>
          <w:sz w:val="24"/>
          <w:szCs w:val="24"/>
        </w:rPr>
        <w:t>, o que corresponde a 95,7% do acréscimo de 2.804 ao total de trabalhadores observado entre os anos de 2012 e 2016</w:t>
      </w:r>
      <w:r w:rsidRPr="00F573F0">
        <w:rPr>
          <w:rFonts w:ascii="Arial" w:hAnsi="Arial" w:cs="Arial"/>
          <w:sz w:val="24"/>
          <w:szCs w:val="24"/>
        </w:rPr>
        <w:t>.</w:t>
      </w:r>
    </w:p>
    <w:p w14:paraId="23728043" w14:textId="71A55FCA" w:rsidR="00A03725" w:rsidRPr="00802B24" w:rsidRDefault="00F573F0" w:rsidP="00F573F0">
      <w:pPr>
        <w:autoSpaceDE w:val="0"/>
        <w:autoSpaceDN w:val="0"/>
        <w:adjustRightInd w:val="0"/>
        <w:spacing w:line="360" w:lineRule="auto"/>
        <w:jc w:val="both"/>
        <w:rPr>
          <w:rFonts w:ascii="Arial" w:hAnsi="Arial" w:cs="Arial"/>
          <w:sz w:val="24"/>
          <w:szCs w:val="24"/>
        </w:rPr>
      </w:pPr>
      <w:r w:rsidRPr="00F573F0">
        <w:rPr>
          <w:rFonts w:ascii="Arial" w:hAnsi="Arial" w:cs="Arial"/>
          <w:sz w:val="24"/>
          <w:szCs w:val="24"/>
        </w:rPr>
        <w:t>Em 2016, os 9.233 servidores estatutários representavam 40,7% do total, sendo o grupo mais numeroso. Eram seguidos dos 5.906 temporários (26,0%), e de 2.061 trabalhadores de outros vínculos não permanentes (9,1%). Os grupos menos numerosos eram voluntários (24 trabalhadores ou 0,1%) e sem vínculo (</w:t>
      </w:r>
      <w:commentRangeStart w:id="20"/>
      <w:commentRangeStart w:id="21"/>
      <w:commentRangeStart w:id="22"/>
      <w:r w:rsidRPr="00F573F0">
        <w:rPr>
          <w:rFonts w:ascii="Arial" w:hAnsi="Arial" w:cs="Arial"/>
          <w:sz w:val="24"/>
          <w:szCs w:val="24"/>
        </w:rPr>
        <w:t>21</w:t>
      </w:r>
      <w:r>
        <w:rPr>
          <w:rFonts w:ascii="Arial" w:hAnsi="Arial" w:cs="Arial"/>
          <w:sz w:val="24"/>
          <w:szCs w:val="24"/>
        </w:rPr>
        <w:t>9</w:t>
      </w:r>
      <w:commentRangeEnd w:id="20"/>
      <w:r w:rsidR="00BE7C6F">
        <w:rPr>
          <w:rStyle w:val="Refdecomentrio"/>
        </w:rPr>
        <w:commentReference w:id="20"/>
      </w:r>
      <w:commentRangeEnd w:id="21"/>
      <w:commentRangeEnd w:id="22"/>
      <w:r w:rsidR="00EE4FAA">
        <w:rPr>
          <w:rStyle w:val="Refdecomentrio"/>
        </w:rPr>
        <w:commentReference w:id="21"/>
      </w:r>
      <w:r w:rsidR="00840B0F">
        <w:rPr>
          <w:rStyle w:val="Refdecomentrio"/>
        </w:rPr>
        <w:commentReference w:id="22"/>
      </w:r>
      <w:r>
        <w:rPr>
          <w:rFonts w:ascii="Arial" w:hAnsi="Arial" w:cs="Arial"/>
          <w:sz w:val="24"/>
          <w:szCs w:val="24"/>
        </w:rPr>
        <w:t xml:space="preserve"> trabalhadores ou 1,0%)</w:t>
      </w:r>
      <w:r w:rsidRPr="00F573F0">
        <w:rPr>
          <w:rFonts w:ascii="Arial" w:hAnsi="Arial" w:cs="Arial"/>
          <w:sz w:val="24"/>
          <w:szCs w:val="24"/>
        </w:rPr>
        <w:t xml:space="preserve"> </w:t>
      </w:r>
      <w:r w:rsidR="009333EF" w:rsidRPr="00802B24">
        <w:rPr>
          <w:rFonts w:ascii="Arial" w:hAnsi="Arial" w:cs="Arial"/>
          <w:sz w:val="24"/>
          <w:szCs w:val="24"/>
        </w:rPr>
        <w:t xml:space="preserve">(Gráfico </w:t>
      </w:r>
      <w:r>
        <w:rPr>
          <w:rFonts w:ascii="Arial" w:hAnsi="Arial" w:cs="Arial"/>
          <w:sz w:val="24"/>
          <w:szCs w:val="24"/>
        </w:rPr>
        <w:t>81</w:t>
      </w:r>
      <w:r w:rsidR="009333EF" w:rsidRPr="00802B24">
        <w:rPr>
          <w:rFonts w:ascii="Arial" w:hAnsi="Arial" w:cs="Arial"/>
          <w:sz w:val="24"/>
          <w:szCs w:val="24"/>
        </w:rPr>
        <w:t>)</w:t>
      </w:r>
      <w:r w:rsidR="00A03725" w:rsidRPr="00802B24">
        <w:rPr>
          <w:rFonts w:ascii="Arial" w:hAnsi="Arial" w:cs="Arial"/>
          <w:sz w:val="24"/>
          <w:szCs w:val="24"/>
        </w:rPr>
        <w:t>.</w:t>
      </w:r>
    </w:p>
    <w:p w14:paraId="7AAF5604" w14:textId="77777777" w:rsidR="00A03725" w:rsidRPr="00802B24" w:rsidRDefault="00F573F0" w:rsidP="00A03725">
      <w:pPr>
        <w:jc w:val="both"/>
        <w:rPr>
          <w:rFonts w:ascii="Arial" w:eastAsia="Times New Roman" w:hAnsi="Arial" w:cs="Arial"/>
          <w:b/>
          <w:bCs/>
          <w:color w:val="000000"/>
          <w:sz w:val="24"/>
          <w:szCs w:val="24"/>
          <w:lang w:eastAsia="pt-BR"/>
        </w:rPr>
      </w:pPr>
      <w:r w:rsidRPr="00F573F0">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81</w:t>
      </w:r>
      <w:r w:rsidRPr="00F573F0">
        <w:rPr>
          <w:rFonts w:ascii="Arial" w:eastAsia="Times New Roman" w:hAnsi="Arial" w:cs="Arial"/>
          <w:b/>
          <w:bCs/>
          <w:color w:val="000000"/>
          <w:sz w:val="24"/>
          <w:szCs w:val="24"/>
          <w:lang w:eastAsia="pt-BR"/>
        </w:rPr>
        <w:t>: Quantidade de trabalhadores nos CREAS segundo tipo de vínculo - Brasil, 2012 a 2016</w:t>
      </w:r>
    </w:p>
    <w:p w14:paraId="3383C2D4" w14:textId="77777777" w:rsidR="00A03725" w:rsidRPr="00802B24" w:rsidRDefault="00F573F0" w:rsidP="00F573F0">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6E239917" wp14:editId="66B4E709">
            <wp:extent cx="5400040" cy="6162675"/>
            <wp:effectExtent l="0" t="0" r="10160" b="9525"/>
            <wp:docPr id="259" name="Gráfico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A03725" w:rsidRPr="00802B24">
        <w:rPr>
          <w:rFonts w:ascii="Arial" w:eastAsia="Times New Roman" w:hAnsi="Arial" w:cs="Arial"/>
          <w:color w:val="000000"/>
          <w:sz w:val="18"/>
          <w:szCs w:val="18"/>
          <w:lang w:eastAsia="pt-BR"/>
        </w:rPr>
        <w:t xml:space="preserve">Fonte: MDS, Censo SUAS. </w:t>
      </w:r>
    </w:p>
    <w:p w14:paraId="60D5FDBB" w14:textId="77777777" w:rsidR="00A03725" w:rsidRPr="00802B24" w:rsidRDefault="00A03725" w:rsidP="002B6A8F">
      <w:pPr>
        <w:autoSpaceDE w:val="0"/>
        <w:autoSpaceDN w:val="0"/>
        <w:adjustRightInd w:val="0"/>
        <w:spacing w:line="360" w:lineRule="auto"/>
        <w:jc w:val="both"/>
        <w:rPr>
          <w:rFonts w:ascii="Arial" w:hAnsi="Arial" w:cs="Arial"/>
          <w:sz w:val="24"/>
          <w:szCs w:val="24"/>
        </w:rPr>
      </w:pPr>
    </w:p>
    <w:p w14:paraId="0C73CA0D" w14:textId="1F99EFB0" w:rsidR="00A03725" w:rsidRPr="00802B24" w:rsidRDefault="006060A1" w:rsidP="002B6A8F">
      <w:pPr>
        <w:autoSpaceDE w:val="0"/>
        <w:autoSpaceDN w:val="0"/>
        <w:adjustRightInd w:val="0"/>
        <w:spacing w:line="360" w:lineRule="auto"/>
        <w:jc w:val="both"/>
        <w:rPr>
          <w:rFonts w:ascii="Arial" w:hAnsi="Arial" w:cs="Arial"/>
          <w:sz w:val="24"/>
          <w:szCs w:val="24"/>
        </w:rPr>
      </w:pPr>
      <w:r w:rsidRPr="006060A1">
        <w:rPr>
          <w:rFonts w:ascii="Arial" w:hAnsi="Arial" w:cs="Arial"/>
          <w:sz w:val="24"/>
          <w:szCs w:val="24"/>
        </w:rPr>
        <w:t xml:space="preserve">Desde 2012, a maior parte dos trabalhadores dos CREAS tinha nível superior: </w:t>
      </w:r>
      <w:r w:rsidR="003A01C0">
        <w:rPr>
          <w:rFonts w:ascii="Arial" w:hAnsi="Arial" w:cs="Arial"/>
          <w:sz w:val="24"/>
          <w:szCs w:val="24"/>
        </w:rPr>
        <w:t xml:space="preserve">naquele momento </w:t>
      </w:r>
      <w:r w:rsidRPr="006060A1">
        <w:rPr>
          <w:rFonts w:ascii="Arial" w:hAnsi="Arial" w:cs="Arial"/>
          <w:sz w:val="24"/>
          <w:szCs w:val="24"/>
        </w:rPr>
        <w:t>eram 62,9% dos trabalhadores (12.511), passando a 65,5% em 2016 (14.863). Foi observada queda na proporção de trabalhadores de nível fundamental, de 8,3% do total de trabalhadores em 2012 (1</w:t>
      </w:r>
      <w:r>
        <w:rPr>
          <w:rFonts w:ascii="Arial" w:hAnsi="Arial" w:cs="Arial"/>
          <w:sz w:val="24"/>
          <w:szCs w:val="24"/>
        </w:rPr>
        <w:t>.654) para 7,5% em 2016 (1.705)</w:t>
      </w:r>
      <w:r w:rsidRPr="006060A1">
        <w:rPr>
          <w:rFonts w:ascii="Arial" w:hAnsi="Arial" w:cs="Arial"/>
          <w:sz w:val="24"/>
          <w:szCs w:val="24"/>
        </w:rPr>
        <w:t xml:space="preserve"> </w:t>
      </w:r>
      <w:r w:rsidR="002B6A8F" w:rsidRPr="00802B24">
        <w:rPr>
          <w:rFonts w:ascii="Arial" w:hAnsi="Arial" w:cs="Arial"/>
          <w:sz w:val="24"/>
          <w:szCs w:val="24"/>
        </w:rPr>
        <w:t xml:space="preserve">(Gráfico </w:t>
      </w:r>
      <w:r>
        <w:rPr>
          <w:rFonts w:ascii="Arial" w:hAnsi="Arial" w:cs="Arial"/>
          <w:sz w:val="24"/>
          <w:szCs w:val="24"/>
        </w:rPr>
        <w:t>82</w:t>
      </w:r>
      <w:r w:rsidR="002B6A8F" w:rsidRPr="00802B24">
        <w:rPr>
          <w:rFonts w:ascii="Arial" w:hAnsi="Arial" w:cs="Arial"/>
          <w:sz w:val="24"/>
          <w:szCs w:val="24"/>
        </w:rPr>
        <w:t>)</w:t>
      </w:r>
      <w:r w:rsidR="00A03725" w:rsidRPr="00802B24">
        <w:rPr>
          <w:rFonts w:ascii="Arial" w:hAnsi="Arial" w:cs="Arial"/>
          <w:sz w:val="24"/>
          <w:szCs w:val="24"/>
        </w:rPr>
        <w:t>.</w:t>
      </w:r>
    </w:p>
    <w:p w14:paraId="511B0367" w14:textId="77777777" w:rsidR="00A03725" w:rsidRPr="00802B24" w:rsidRDefault="006060A1" w:rsidP="00A03725">
      <w:pPr>
        <w:jc w:val="both"/>
        <w:rPr>
          <w:rFonts w:ascii="Arial" w:hAnsi="Arial" w:cs="Arial"/>
          <w:b/>
          <w:sz w:val="24"/>
          <w:szCs w:val="24"/>
        </w:rPr>
      </w:pPr>
      <w:r w:rsidRPr="006060A1">
        <w:rPr>
          <w:rFonts w:ascii="Arial" w:hAnsi="Arial" w:cs="Arial"/>
          <w:b/>
          <w:sz w:val="24"/>
          <w:szCs w:val="24"/>
        </w:rPr>
        <w:t xml:space="preserve">Gráfico </w:t>
      </w:r>
      <w:r>
        <w:rPr>
          <w:rFonts w:ascii="Arial" w:hAnsi="Arial" w:cs="Arial"/>
          <w:b/>
          <w:sz w:val="24"/>
          <w:szCs w:val="24"/>
        </w:rPr>
        <w:t>82</w:t>
      </w:r>
      <w:r w:rsidRPr="006060A1">
        <w:rPr>
          <w:rFonts w:ascii="Arial" w:hAnsi="Arial" w:cs="Arial"/>
          <w:b/>
          <w:sz w:val="24"/>
          <w:szCs w:val="24"/>
        </w:rPr>
        <w:t>: Percentual de trabalhadores dos CREAS segundo escolaridade - Brasil, 2012 a 2016</w:t>
      </w:r>
    </w:p>
    <w:p w14:paraId="145E667B" w14:textId="77777777" w:rsidR="00A03725" w:rsidRPr="00802B24" w:rsidRDefault="006060A1" w:rsidP="006060A1">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451042D3" wp14:editId="1BE06A7A">
            <wp:extent cx="5400040" cy="3347085"/>
            <wp:effectExtent l="0" t="0" r="10160" b="571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A03725" w:rsidRPr="00802B24">
        <w:rPr>
          <w:rFonts w:ascii="Arial" w:eastAsia="Times New Roman" w:hAnsi="Arial" w:cs="Arial"/>
          <w:color w:val="000000"/>
          <w:sz w:val="18"/>
          <w:szCs w:val="18"/>
          <w:lang w:eastAsia="pt-BR"/>
        </w:rPr>
        <w:t>Fonte: MDS, Censo SUAS.</w:t>
      </w:r>
    </w:p>
    <w:p w14:paraId="048E2AEB" w14:textId="77777777" w:rsidR="00A03725" w:rsidRPr="00802B24" w:rsidRDefault="00A03725" w:rsidP="001F40AA">
      <w:pPr>
        <w:autoSpaceDE w:val="0"/>
        <w:autoSpaceDN w:val="0"/>
        <w:adjustRightInd w:val="0"/>
        <w:spacing w:line="360" w:lineRule="auto"/>
        <w:jc w:val="both"/>
        <w:rPr>
          <w:rFonts w:ascii="Arial" w:hAnsi="Arial" w:cs="Arial"/>
          <w:sz w:val="24"/>
          <w:szCs w:val="24"/>
        </w:rPr>
      </w:pPr>
    </w:p>
    <w:p w14:paraId="5D112F9E" w14:textId="77777777" w:rsidR="00CC05DB" w:rsidRPr="00CC05DB" w:rsidRDefault="00CC05DB" w:rsidP="00CC05DB">
      <w:pPr>
        <w:autoSpaceDE w:val="0"/>
        <w:autoSpaceDN w:val="0"/>
        <w:adjustRightInd w:val="0"/>
        <w:spacing w:line="360" w:lineRule="auto"/>
        <w:jc w:val="both"/>
        <w:rPr>
          <w:rFonts w:ascii="Arial" w:hAnsi="Arial" w:cs="Arial"/>
          <w:sz w:val="24"/>
          <w:szCs w:val="24"/>
        </w:rPr>
      </w:pPr>
      <w:r w:rsidRPr="00CC05DB">
        <w:rPr>
          <w:rFonts w:ascii="Arial" w:hAnsi="Arial" w:cs="Arial"/>
          <w:sz w:val="24"/>
          <w:szCs w:val="24"/>
        </w:rPr>
        <w:t>Ao longo da série histórica, observou-se um aumento no quantitativo de assistentes sociais, que era a formação profissional com o maior número de trabalhadores nos CREAS em todos os anos observados. Em 2016, existiam 6.064 assistentes sociais (26,7% dos trabalhadores dos CREAS). Na sequência aparecem os psicólogos, que totalizavam 4.376 profissionais (19,3% do total), seguidos de profissionais de nível médio, que totalizavam 3.865 pessoas (17,0% do total).</w:t>
      </w:r>
    </w:p>
    <w:p w14:paraId="775CADB7" w14:textId="77777777" w:rsidR="00A03725" w:rsidRPr="00802B24" w:rsidRDefault="00CC05DB" w:rsidP="00CC05DB">
      <w:pPr>
        <w:autoSpaceDE w:val="0"/>
        <w:autoSpaceDN w:val="0"/>
        <w:adjustRightInd w:val="0"/>
        <w:spacing w:line="360" w:lineRule="auto"/>
        <w:jc w:val="both"/>
        <w:rPr>
          <w:rFonts w:ascii="Arial" w:hAnsi="Arial" w:cs="Arial"/>
          <w:sz w:val="24"/>
          <w:szCs w:val="24"/>
        </w:rPr>
      </w:pPr>
      <w:r w:rsidRPr="00CC05DB">
        <w:rPr>
          <w:rFonts w:ascii="Arial" w:hAnsi="Arial" w:cs="Arial"/>
          <w:sz w:val="24"/>
          <w:szCs w:val="24"/>
        </w:rPr>
        <w:t>Pode-se observar também que a quantidade de profissionais sem formação profissional vem se reduzindo desde 2012, atingindo o quantitativo de 3.893 pessoas em 2016 (17,2% do total de trabalhadores)</w:t>
      </w:r>
      <w:r w:rsidR="00EA220B" w:rsidRPr="00802B24">
        <w:rPr>
          <w:rFonts w:ascii="Arial" w:hAnsi="Arial" w:cs="Arial"/>
          <w:sz w:val="24"/>
          <w:szCs w:val="24"/>
        </w:rPr>
        <w:t xml:space="preserve"> (Gráfico </w:t>
      </w:r>
      <w:r>
        <w:rPr>
          <w:rFonts w:ascii="Arial" w:hAnsi="Arial" w:cs="Arial"/>
          <w:sz w:val="24"/>
          <w:szCs w:val="24"/>
        </w:rPr>
        <w:t>83</w:t>
      </w:r>
      <w:r w:rsidR="00EA220B" w:rsidRPr="00802B24">
        <w:rPr>
          <w:rFonts w:ascii="Arial" w:hAnsi="Arial" w:cs="Arial"/>
          <w:sz w:val="24"/>
          <w:szCs w:val="24"/>
        </w:rPr>
        <w:t>)</w:t>
      </w:r>
      <w:r w:rsidR="00A03725" w:rsidRPr="00802B24">
        <w:rPr>
          <w:rFonts w:ascii="Arial" w:hAnsi="Arial" w:cs="Arial"/>
          <w:sz w:val="24"/>
          <w:szCs w:val="24"/>
        </w:rPr>
        <w:t>.</w:t>
      </w:r>
    </w:p>
    <w:p w14:paraId="39814635" w14:textId="77777777" w:rsidR="00A03725" w:rsidRPr="00802B24" w:rsidRDefault="00CC05DB" w:rsidP="00EA220B">
      <w:pPr>
        <w:jc w:val="both"/>
        <w:rPr>
          <w:rFonts w:ascii="Arial" w:hAnsi="Arial" w:cs="Arial"/>
          <w:b/>
          <w:sz w:val="24"/>
          <w:szCs w:val="24"/>
        </w:rPr>
      </w:pPr>
      <w:r w:rsidRPr="00CC05DB">
        <w:rPr>
          <w:rFonts w:ascii="Arial" w:hAnsi="Arial" w:cs="Arial"/>
          <w:b/>
          <w:sz w:val="24"/>
          <w:szCs w:val="24"/>
        </w:rPr>
        <w:t xml:space="preserve">Gráfico </w:t>
      </w:r>
      <w:r>
        <w:rPr>
          <w:rFonts w:ascii="Arial" w:hAnsi="Arial" w:cs="Arial"/>
          <w:b/>
          <w:sz w:val="24"/>
          <w:szCs w:val="24"/>
        </w:rPr>
        <w:t>83</w:t>
      </w:r>
      <w:r w:rsidRPr="00CC05DB">
        <w:rPr>
          <w:rFonts w:ascii="Arial" w:hAnsi="Arial" w:cs="Arial"/>
          <w:b/>
          <w:sz w:val="24"/>
          <w:szCs w:val="24"/>
        </w:rPr>
        <w:t>: Quantidade de trabalhadores dos CREAS segundo formação profissional - Brasil, 2012 a 2016</w:t>
      </w:r>
    </w:p>
    <w:p w14:paraId="2F6F3B7E" w14:textId="77777777" w:rsidR="00EA220B" w:rsidRDefault="00CC05DB" w:rsidP="00CC05DB">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0B618B49" wp14:editId="38293581">
            <wp:extent cx="5400040" cy="5124450"/>
            <wp:effectExtent l="0" t="0" r="1016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EA220B" w:rsidRPr="00802B24">
        <w:rPr>
          <w:rFonts w:ascii="Arial" w:eastAsia="Times New Roman" w:hAnsi="Arial" w:cs="Arial"/>
          <w:color w:val="000000"/>
          <w:sz w:val="18"/>
          <w:szCs w:val="18"/>
          <w:lang w:eastAsia="pt-BR"/>
        </w:rPr>
        <w:t>Fonte: MDS, Censo SUAS.</w:t>
      </w:r>
    </w:p>
    <w:p w14:paraId="594A1B40" w14:textId="77777777" w:rsidR="00CC05DB" w:rsidRPr="00802B24" w:rsidRDefault="00CC05DB" w:rsidP="00CC05DB">
      <w:pPr>
        <w:autoSpaceDE w:val="0"/>
        <w:autoSpaceDN w:val="0"/>
        <w:adjustRightInd w:val="0"/>
        <w:spacing w:before="240" w:line="360" w:lineRule="auto"/>
        <w:jc w:val="both"/>
        <w:rPr>
          <w:rFonts w:ascii="Arial" w:eastAsia="Times New Roman" w:hAnsi="Arial" w:cs="Arial"/>
          <w:color w:val="000000"/>
          <w:sz w:val="18"/>
          <w:szCs w:val="18"/>
          <w:lang w:eastAsia="pt-BR"/>
        </w:rPr>
      </w:pPr>
      <w:r w:rsidRPr="00CC05DB">
        <w:rPr>
          <w:rFonts w:ascii="Arial" w:eastAsia="Times New Roman" w:hAnsi="Arial" w:cs="Arial"/>
          <w:color w:val="000000"/>
          <w:sz w:val="18"/>
          <w:szCs w:val="18"/>
          <w:lang w:eastAsia="pt-BR"/>
        </w:rPr>
        <w:t>(*) A categoria engloba os outros profissionais de nível superior, incluindo terapeuta ocupacional, antropólogo, economista, analista de sistema, programador, sociólogo, fisioterapeuta, nutricionista, enfermeiro, médico e cientista político.</w:t>
      </w:r>
    </w:p>
    <w:p w14:paraId="0B045539" w14:textId="77777777" w:rsidR="00EA220B" w:rsidRPr="00802B24" w:rsidRDefault="00EA220B" w:rsidP="001F40AA">
      <w:pPr>
        <w:autoSpaceDE w:val="0"/>
        <w:autoSpaceDN w:val="0"/>
        <w:adjustRightInd w:val="0"/>
        <w:spacing w:line="360" w:lineRule="auto"/>
        <w:jc w:val="both"/>
        <w:rPr>
          <w:rFonts w:ascii="Arial" w:hAnsi="Arial" w:cs="Arial"/>
          <w:sz w:val="24"/>
          <w:szCs w:val="24"/>
        </w:rPr>
      </w:pPr>
    </w:p>
    <w:p w14:paraId="40461F8F" w14:textId="031B4563" w:rsidR="00A03725" w:rsidRPr="00802B24" w:rsidRDefault="00483534" w:rsidP="001F40AA">
      <w:pPr>
        <w:autoSpaceDE w:val="0"/>
        <w:autoSpaceDN w:val="0"/>
        <w:adjustRightInd w:val="0"/>
        <w:spacing w:line="360" w:lineRule="auto"/>
        <w:jc w:val="both"/>
        <w:rPr>
          <w:rFonts w:ascii="Arial" w:hAnsi="Arial" w:cs="Arial"/>
          <w:sz w:val="24"/>
          <w:szCs w:val="24"/>
        </w:rPr>
      </w:pPr>
      <w:r>
        <w:rPr>
          <w:rFonts w:ascii="Arial" w:hAnsi="Arial" w:cs="Arial"/>
          <w:sz w:val="24"/>
          <w:szCs w:val="24"/>
        </w:rPr>
        <w:t>A</w:t>
      </w:r>
      <w:r w:rsidR="007A3421" w:rsidRPr="007A3421">
        <w:rPr>
          <w:rFonts w:ascii="Arial" w:hAnsi="Arial" w:cs="Arial"/>
          <w:sz w:val="24"/>
          <w:szCs w:val="24"/>
        </w:rPr>
        <w:t xml:space="preserve"> maior parte dos trabalhadores dos CREAS </w:t>
      </w:r>
      <w:r w:rsidR="00BD3C92">
        <w:rPr>
          <w:rFonts w:ascii="Arial" w:hAnsi="Arial" w:cs="Arial"/>
          <w:sz w:val="24"/>
          <w:szCs w:val="24"/>
        </w:rPr>
        <w:t>era</w:t>
      </w:r>
      <w:r w:rsidR="007A3421" w:rsidRPr="007A3421">
        <w:rPr>
          <w:rFonts w:ascii="Arial" w:hAnsi="Arial" w:cs="Arial"/>
          <w:sz w:val="24"/>
          <w:szCs w:val="24"/>
        </w:rPr>
        <w:t xml:space="preserve"> </w:t>
      </w:r>
      <w:r>
        <w:rPr>
          <w:rFonts w:ascii="Arial" w:hAnsi="Arial" w:cs="Arial"/>
          <w:sz w:val="24"/>
          <w:szCs w:val="24"/>
        </w:rPr>
        <w:t xml:space="preserve">de </w:t>
      </w:r>
      <w:r w:rsidR="007A3421" w:rsidRPr="007A3421">
        <w:rPr>
          <w:rFonts w:ascii="Arial" w:hAnsi="Arial" w:cs="Arial"/>
          <w:sz w:val="24"/>
          <w:szCs w:val="24"/>
        </w:rPr>
        <w:t xml:space="preserve">técnicos de nível superior: </w:t>
      </w:r>
      <w:r>
        <w:rPr>
          <w:rFonts w:ascii="Arial" w:hAnsi="Arial" w:cs="Arial"/>
          <w:sz w:val="24"/>
          <w:szCs w:val="24"/>
        </w:rPr>
        <w:t xml:space="preserve">esses representavam </w:t>
      </w:r>
      <w:r w:rsidR="007A3421" w:rsidRPr="007A3421">
        <w:rPr>
          <w:rFonts w:ascii="Arial" w:hAnsi="Arial" w:cs="Arial"/>
          <w:sz w:val="24"/>
          <w:szCs w:val="24"/>
        </w:rPr>
        <w:t xml:space="preserve">8.919 trabalhadores (44,9% do total) </w:t>
      </w:r>
      <w:r>
        <w:rPr>
          <w:rFonts w:ascii="Arial" w:hAnsi="Arial" w:cs="Arial"/>
          <w:sz w:val="24"/>
          <w:szCs w:val="24"/>
        </w:rPr>
        <w:t xml:space="preserve">em 2012 e </w:t>
      </w:r>
      <w:r w:rsidR="007A3421" w:rsidRPr="007A3421">
        <w:rPr>
          <w:rFonts w:ascii="Arial" w:hAnsi="Arial" w:cs="Arial"/>
          <w:sz w:val="24"/>
          <w:szCs w:val="24"/>
        </w:rPr>
        <w:t>10.636 (46,9%)</w:t>
      </w:r>
      <w:r>
        <w:rPr>
          <w:rFonts w:ascii="Arial" w:hAnsi="Arial" w:cs="Arial"/>
          <w:sz w:val="24"/>
          <w:szCs w:val="24"/>
        </w:rPr>
        <w:t xml:space="preserve"> em 2016</w:t>
      </w:r>
      <w:r w:rsidR="007A3421" w:rsidRPr="007A3421">
        <w:rPr>
          <w:rFonts w:ascii="Arial" w:hAnsi="Arial" w:cs="Arial"/>
          <w:sz w:val="24"/>
          <w:szCs w:val="24"/>
        </w:rPr>
        <w:t xml:space="preserve">. </w:t>
      </w:r>
      <w:r w:rsidR="00BD3C92">
        <w:rPr>
          <w:rFonts w:ascii="Arial" w:hAnsi="Arial" w:cs="Arial"/>
          <w:sz w:val="24"/>
          <w:szCs w:val="24"/>
        </w:rPr>
        <w:t>Neste ano</w:t>
      </w:r>
      <w:r w:rsidR="007A3421" w:rsidRPr="007A3421">
        <w:rPr>
          <w:rFonts w:ascii="Arial" w:hAnsi="Arial" w:cs="Arial"/>
          <w:sz w:val="24"/>
          <w:szCs w:val="24"/>
        </w:rPr>
        <w:t xml:space="preserve"> a função de educador social era exercida por 2.620 trabalhadores (11,6% do total), a função apoio administrativo era exercida por 2.415 trabalhadores (10,6%), enquanto a função Coordenador por 2.366 (10,4%). As funções exercidas pelos menores quantitativos de trabalhadores em 2016 eram a de técnico de nível médio (322 trabalhadores ou 1,4% do total) e de estagiário (500 </w:t>
      </w:r>
      <w:r w:rsidR="007A3421">
        <w:rPr>
          <w:rFonts w:ascii="Arial" w:hAnsi="Arial" w:cs="Arial"/>
          <w:sz w:val="24"/>
          <w:szCs w:val="24"/>
        </w:rPr>
        <w:t>trabalhadores ou 2,2% do total)</w:t>
      </w:r>
      <w:r w:rsidR="007A3421" w:rsidRPr="007A3421">
        <w:rPr>
          <w:rFonts w:ascii="Arial" w:hAnsi="Arial" w:cs="Arial"/>
          <w:sz w:val="24"/>
          <w:szCs w:val="24"/>
        </w:rPr>
        <w:t xml:space="preserve"> </w:t>
      </w:r>
      <w:r w:rsidR="00D9674F" w:rsidRPr="00802B24">
        <w:rPr>
          <w:rFonts w:ascii="Arial" w:hAnsi="Arial" w:cs="Arial"/>
          <w:sz w:val="24"/>
          <w:szCs w:val="24"/>
        </w:rPr>
        <w:t xml:space="preserve">(Gráfico </w:t>
      </w:r>
      <w:r w:rsidR="007A3421">
        <w:rPr>
          <w:rFonts w:ascii="Arial" w:hAnsi="Arial" w:cs="Arial"/>
          <w:sz w:val="24"/>
          <w:szCs w:val="24"/>
        </w:rPr>
        <w:t>84</w:t>
      </w:r>
      <w:r w:rsidR="00D9674F" w:rsidRPr="00802B24">
        <w:rPr>
          <w:rFonts w:ascii="Arial" w:hAnsi="Arial" w:cs="Arial"/>
          <w:sz w:val="24"/>
          <w:szCs w:val="24"/>
        </w:rPr>
        <w:t>)</w:t>
      </w:r>
      <w:r w:rsidR="00A03725" w:rsidRPr="00802B24">
        <w:rPr>
          <w:rFonts w:ascii="Arial" w:hAnsi="Arial" w:cs="Arial"/>
          <w:sz w:val="24"/>
          <w:szCs w:val="24"/>
        </w:rPr>
        <w:t>.</w:t>
      </w:r>
    </w:p>
    <w:p w14:paraId="5D357F19" w14:textId="77777777" w:rsidR="00A03725" w:rsidRPr="00802B24" w:rsidRDefault="007A3421" w:rsidP="00A03725">
      <w:pPr>
        <w:spacing w:after="0" w:line="240" w:lineRule="auto"/>
        <w:jc w:val="both"/>
        <w:rPr>
          <w:rFonts w:ascii="Arial" w:eastAsia="Times New Roman" w:hAnsi="Arial" w:cs="Arial"/>
          <w:b/>
          <w:bCs/>
          <w:color w:val="000000"/>
          <w:sz w:val="24"/>
          <w:szCs w:val="24"/>
          <w:lang w:eastAsia="pt-BR"/>
        </w:rPr>
      </w:pPr>
      <w:r w:rsidRPr="007A3421">
        <w:rPr>
          <w:rFonts w:ascii="Arial" w:eastAsia="Times New Roman" w:hAnsi="Arial" w:cs="Arial"/>
          <w:b/>
          <w:bCs/>
          <w:color w:val="000000"/>
          <w:sz w:val="24"/>
          <w:szCs w:val="24"/>
          <w:lang w:eastAsia="pt-BR"/>
        </w:rPr>
        <w:lastRenderedPageBreak/>
        <w:t xml:space="preserve">Gráfico </w:t>
      </w:r>
      <w:r>
        <w:rPr>
          <w:rFonts w:ascii="Arial" w:eastAsia="Times New Roman" w:hAnsi="Arial" w:cs="Arial"/>
          <w:b/>
          <w:bCs/>
          <w:color w:val="000000"/>
          <w:sz w:val="24"/>
          <w:szCs w:val="24"/>
          <w:lang w:eastAsia="pt-BR"/>
        </w:rPr>
        <w:t>84</w:t>
      </w:r>
      <w:r w:rsidRPr="007A3421">
        <w:rPr>
          <w:rFonts w:ascii="Arial" w:eastAsia="Times New Roman" w:hAnsi="Arial" w:cs="Arial"/>
          <w:b/>
          <w:bCs/>
          <w:color w:val="000000"/>
          <w:sz w:val="24"/>
          <w:szCs w:val="24"/>
          <w:lang w:eastAsia="pt-BR"/>
        </w:rPr>
        <w:t>: Quantidade de trabalhadores dos CREAS segundo a função exercida – Brasil, 2012 a 2016</w:t>
      </w:r>
    </w:p>
    <w:p w14:paraId="6859CD3A" w14:textId="77777777" w:rsidR="00A03725" w:rsidRPr="00802B24" w:rsidRDefault="000A23C7" w:rsidP="000A23C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1FF6625E" wp14:editId="4A287515">
            <wp:extent cx="5400040" cy="5448300"/>
            <wp:effectExtent l="0" t="0" r="1016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A03725" w:rsidRPr="00802B24">
        <w:rPr>
          <w:rFonts w:ascii="Arial" w:eastAsia="Times New Roman" w:hAnsi="Arial" w:cs="Arial"/>
          <w:color w:val="000000"/>
          <w:sz w:val="18"/>
          <w:szCs w:val="18"/>
          <w:lang w:eastAsia="pt-BR"/>
        </w:rPr>
        <w:t xml:space="preserve">Fonte: MDS, Censo SUAS. </w:t>
      </w:r>
    </w:p>
    <w:p w14:paraId="58232088" w14:textId="77777777" w:rsidR="00A03725" w:rsidRPr="00802B24" w:rsidRDefault="00A03725" w:rsidP="00A03725">
      <w:pPr>
        <w:jc w:val="both"/>
        <w:rPr>
          <w:rFonts w:ascii="Arial" w:hAnsi="Arial" w:cs="Arial"/>
          <w:sz w:val="24"/>
          <w:szCs w:val="24"/>
        </w:rPr>
      </w:pPr>
    </w:p>
    <w:p w14:paraId="56A3E1EA" w14:textId="78BFB45A" w:rsidR="00A03725" w:rsidRPr="00802B24" w:rsidRDefault="00764C05" w:rsidP="00E95085">
      <w:pPr>
        <w:autoSpaceDE w:val="0"/>
        <w:autoSpaceDN w:val="0"/>
        <w:adjustRightInd w:val="0"/>
        <w:spacing w:line="360" w:lineRule="auto"/>
        <w:jc w:val="both"/>
        <w:rPr>
          <w:rFonts w:ascii="Arial" w:hAnsi="Arial" w:cs="Arial"/>
          <w:sz w:val="24"/>
          <w:szCs w:val="24"/>
        </w:rPr>
      </w:pPr>
      <w:r>
        <w:rPr>
          <w:rFonts w:ascii="Arial" w:hAnsi="Arial" w:cs="Arial"/>
          <w:sz w:val="24"/>
          <w:szCs w:val="24"/>
        </w:rPr>
        <w:t>Entre 2011 e</w:t>
      </w:r>
      <w:r w:rsidR="009B58E7" w:rsidRPr="009B58E7">
        <w:rPr>
          <w:rFonts w:ascii="Arial" w:hAnsi="Arial" w:cs="Arial"/>
          <w:sz w:val="24"/>
          <w:szCs w:val="24"/>
        </w:rPr>
        <w:t xml:space="preserve"> 2016, o quantitativo de trabalhadores atuando nos Centros de Referência Especializados em População em Situação de Rua (Centro POP) aumentou continuamente, com acréscimo de 1.929 trabalhadores no período</w:t>
      </w:r>
      <w:r>
        <w:rPr>
          <w:rFonts w:ascii="Arial" w:hAnsi="Arial" w:cs="Arial"/>
          <w:sz w:val="24"/>
          <w:szCs w:val="24"/>
        </w:rPr>
        <w:t>,</w:t>
      </w:r>
      <w:r w:rsidR="009A095B">
        <w:rPr>
          <w:rFonts w:ascii="Arial" w:hAnsi="Arial" w:cs="Arial"/>
          <w:sz w:val="24"/>
          <w:szCs w:val="24"/>
        </w:rPr>
        <w:t xml:space="preserve"> apesar de entre</w:t>
      </w:r>
      <w:r>
        <w:rPr>
          <w:rFonts w:ascii="Arial" w:hAnsi="Arial" w:cs="Arial"/>
          <w:sz w:val="24"/>
          <w:szCs w:val="24"/>
        </w:rPr>
        <w:t xml:space="preserve"> </w:t>
      </w:r>
      <w:r w:rsidR="009A095B">
        <w:rPr>
          <w:rFonts w:ascii="Arial" w:hAnsi="Arial" w:cs="Arial"/>
          <w:sz w:val="24"/>
          <w:szCs w:val="24"/>
        </w:rPr>
        <w:t xml:space="preserve">os anos de </w:t>
      </w:r>
      <w:r w:rsidR="009B58E7" w:rsidRPr="009B58E7">
        <w:rPr>
          <w:rFonts w:ascii="Arial" w:hAnsi="Arial" w:cs="Arial"/>
          <w:sz w:val="24"/>
          <w:szCs w:val="24"/>
        </w:rPr>
        <w:t xml:space="preserve">2015 e 2016 </w:t>
      </w:r>
      <w:r w:rsidR="009A095B">
        <w:rPr>
          <w:rFonts w:ascii="Arial" w:hAnsi="Arial" w:cs="Arial"/>
          <w:sz w:val="24"/>
          <w:szCs w:val="24"/>
        </w:rPr>
        <w:t xml:space="preserve">ter sido </w:t>
      </w:r>
      <w:r w:rsidR="009B58E7" w:rsidRPr="009B58E7">
        <w:rPr>
          <w:rFonts w:ascii="Arial" w:hAnsi="Arial" w:cs="Arial"/>
          <w:sz w:val="24"/>
          <w:szCs w:val="24"/>
        </w:rPr>
        <w:t>registrado o menor aumento, co</w:t>
      </w:r>
      <w:r w:rsidR="009B58E7">
        <w:rPr>
          <w:rFonts w:ascii="Arial" w:hAnsi="Arial" w:cs="Arial"/>
          <w:sz w:val="24"/>
          <w:szCs w:val="24"/>
        </w:rPr>
        <w:t>m acréscimo de 8 trabalhadores</w:t>
      </w:r>
      <w:r w:rsidR="00E95085" w:rsidRPr="00802B24">
        <w:rPr>
          <w:rFonts w:ascii="Arial" w:hAnsi="Arial" w:cs="Arial"/>
          <w:sz w:val="24"/>
          <w:szCs w:val="24"/>
        </w:rPr>
        <w:t xml:space="preserve"> (Gráfico </w:t>
      </w:r>
      <w:r w:rsidR="009B58E7">
        <w:rPr>
          <w:rFonts w:ascii="Arial" w:hAnsi="Arial" w:cs="Arial"/>
          <w:sz w:val="24"/>
          <w:szCs w:val="24"/>
        </w:rPr>
        <w:t>85</w:t>
      </w:r>
      <w:r w:rsidR="00E95085" w:rsidRPr="00802B24">
        <w:rPr>
          <w:rFonts w:ascii="Arial" w:hAnsi="Arial" w:cs="Arial"/>
          <w:sz w:val="24"/>
          <w:szCs w:val="24"/>
        </w:rPr>
        <w:t>)</w:t>
      </w:r>
      <w:r w:rsidR="00A03725" w:rsidRPr="00802B24">
        <w:rPr>
          <w:rFonts w:ascii="Arial" w:hAnsi="Arial" w:cs="Arial"/>
          <w:sz w:val="24"/>
          <w:szCs w:val="24"/>
        </w:rPr>
        <w:t>.</w:t>
      </w:r>
    </w:p>
    <w:p w14:paraId="681EA60C" w14:textId="77777777" w:rsidR="00A03725" w:rsidRPr="00802B24" w:rsidRDefault="009B58E7" w:rsidP="00A03725">
      <w:pPr>
        <w:spacing w:after="0" w:line="240" w:lineRule="auto"/>
        <w:jc w:val="both"/>
        <w:rPr>
          <w:rFonts w:ascii="Arial" w:eastAsia="Times New Roman" w:hAnsi="Arial" w:cs="Arial"/>
          <w:b/>
          <w:bCs/>
          <w:color w:val="000000"/>
          <w:sz w:val="24"/>
          <w:szCs w:val="24"/>
          <w:lang w:eastAsia="pt-BR"/>
        </w:rPr>
      </w:pPr>
      <w:r w:rsidRPr="009B58E7">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85</w:t>
      </w:r>
      <w:r w:rsidRPr="009B58E7">
        <w:rPr>
          <w:rFonts w:ascii="Arial" w:eastAsia="Times New Roman" w:hAnsi="Arial" w:cs="Arial"/>
          <w:b/>
          <w:bCs/>
          <w:color w:val="000000"/>
          <w:sz w:val="24"/>
          <w:szCs w:val="24"/>
          <w:lang w:eastAsia="pt-BR"/>
        </w:rPr>
        <w:t>: Evolução da quantidade de trabalhadores do</w:t>
      </w:r>
      <w:r w:rsidRPr="009B58E7">
        <w:rPr>
          <w:rFonts w:ascii="Arial" w:eastAsia="Times New Roman" w:hAnsi="Arial" w:cs="Arial"/>
          <w:b/>
          <w:bCs/>
          <w:color w:val="000000"/>
          <w:sz w:val="24"/>
          <w:szCs w:val="24"/>
          <w:lang w:eastAsia="pt-BR"/>
        </w:rPr>
        <w:t>s</w:t>
      </w:r>
      <w:r w:rsidRPr="009B58E7">
        <w:rPr>
          <w:rFonts w:ascii="Arial" w:eastAsia="Times New Roman" w:hAnsi="Arial" w:cs="Arial"/>
          <w:b/>
          <w:bCs/>
          <w:color w:val="000000"/>
          <w:sz w:val="24"/>
          <w:szCs w:val="24"/>
          <w:lang w:eastAsia="pt-BR"/>
        </w:rPr>
        <w:t xml:space="preserve"> Centro</w:t>
      </w:r>
      <w:r w:rsidRPr="009B58E7">
        <w:rPr>
          <w:rFonts w:ascii="Arial" w:eastAsia="Times New Roman" w:hAnsi="Arial" w:cs="Arial"/>
          <w:b/>
          <w:bCs/>
          <w:color w:val="000000"/>
          <w:sz w:val="24"/>
          <w:szCs w:val="24"/>
          <w:lang w:eastAsia="pt-BR"/>
        </w:rPr>
        <w:t>s</w:t>
      </w:r>
      <w:r w:rsidRPr="009B58E7">
        <w:rPr>
          <w:rFonts w:ascii="Arial" w:eastAsia="Times New Roman" w:hAnsi="Arial" w:cs="Arial"/>
          <w:b/>
          <w:bCs/>
          <w:color w:val="000000"/>
          <w:sz w:val="24"/>
          <w:szCs w:val="24"/>
          <w:lang w:eastAsia="pt-BR"/>
        </w:rPr>
        <w:t xml:space="preserve"> POP - Brasil, 2011 a 2016</w:t>
      </w:r>
    </w:p>
    <w:p w14:paraId="7AD5049B" w14:textId="77777777" w:rsidR="00A03725" w:rsidRPr="00802B24" w:rsidRDefault="009B58E7" w:rsidP="009B58E7">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0D2084AB" wp14:editId="338E4606">
            <wp:extent cx="5400040" cy="3394710"/>
            <wp:effectExtent l="0" t="0" r="10160" b="1524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A03725" w:rsidRPr="00802B24">
        <w:rPr>
          <w:rFonts w:ascii="Arial" w:eastAsia="Times New Roman" w:hAnsi="Arial" w:cs="Arial"/>
          <w:color w:val="000000"/>
          <w:sz w:val="18"/>
          <w:szCs w:val="18"/>
          <w:lang w:eastAsia="pt-BR"/>
        </w:rPr>
        <w:t>Fonte: MDS, Censo SUAS.</w:t>
      </w:r>
    </w:p>
    <w:p w14:paraId="591E9DE0" w14:textId="77777777" w:rsidR="00A03725" w:rsidRPr="00802B24" w:rsidRDefault="00A03725" w:rsidP="00715E84">
      <w:pPr>
        <w:autoSpaceDE w:val="0"/>
        <w:autoSpaceDN w:val="0"/>
        <w:adjustRightInd w:val="0"/>
        <w:spacing w:line="360" w:lineRule="auto"/>
        <w:jc w:val="both"/>
        <w:rPr>
          <w:rFonts w:ascii="Arial" w:hAnsi="Arial" w:cs="Arial"/>
          <w:sz w:val="24"/>
          <w:szCs w:val="24"/>
        </w:rPr>
      </w:pPr>
    </w:p>
    <w:p w14:paraId="069B860D" w14:textId="77777777" w:rsidR="00A03725" w:rsidRPr="00802B24" w:rsidRDefault="00886B37" w:rsidP="00715E84">
      <w:pPr>
        <w:autoSpaceDE w:val="0"/>
        <w:autoSpaceDN w:val="0"/>
        <w:adjustRightInd w:val="0"/>
        <w:spacing w:line="360" w:lineRule="auto"/>
        <w:jc w:val="both"/>
        <w:rPr>
          <w:rFonts w:ascii="Arial" w:hAnsi="Arial" w:cs="Arial"/>
          <w:sz w:val="24"/>
          <w:szCs w:val="24"/>
        </w:rPr>
      </w:pPr>
      <w:r w:rsidRPr="00886B37">
        <w:rPr>
          <w:rFonts w:ascii="Arial" w:hAnsi="Arial" w:cs="Arial"/>
          <w:sz w:val="24"/>
          <w:szCs w:val="24"/>
        </w:rPr>
        <w:t>Em 2016, 41,4% dos trabalhadores eram estatutários (1.290 pessoas), a maior proporção entre as categorias selecionadas. Na sequência apareceram os servidores temporários (524 pessoas ou 16,8% do total) e os terceirizados (378 trabalhadores, ou 12,1% do total). Em 2016, foi observada a maior proporção de trabalhadores estatutários desde 2012: passaram de 39,5% do total de trabalhadores em 2012 (646) para 41,4% em 2016 (1.290 trabalhadores).  Também aumentaram entre 2012 e 2016 o percentual e o número absoluto de trabalhadores temporários, que passaram de 12,2% do total de trabalhadores 2012 (199) para 16,8% 2016 (524), embora a proporção venha se reduzindo desde 2014, quando os trabalhadores temporários eram 20,6% do total (625). As categorias com menores percentuais em 2016 eram as de trabalhadores sem vínculo (1,0% do total) e de voluntário</w:t>
      </w:r>
      <w:r w:rsidR="00662AE1">
        <w:rPr>
          <w:rFonts w:ascii="Arial" w:hAnsi="Arial" w:cs="Arial"/>
          <w:sz w:val="24"/>
          <w:szCs w:val="24"/>
        </w:rPr>
        <w:t>s (0,2%)</w:t>
      </w:r>
      <w:r w:rsidR="00715E84" w:rsidRPr="00802B24">
        <w:rPr>
          <w:rFonts w:ascii="Arial" w:hAnsi="Arial" w:cs="Arial"/>
          <w:sz w:val="24"/>
          <w:szCs w:val="24"/>
        </w:rPr>
        <w:t xml:space="preserve"> (Gráfico </w:t>
      </w:r>
      <w:r w:rsidR="00662AE1">
        <w:rPr>
          <w:rFonts w:ascii="Arial" w:hAnsi="Arial" w:cs="Arial"/>
          <w:sz w:val="24"/>
          <w:szCs w:val="24"/>
        </w:rPr>
        <w:t>8</w:t>
      </w:r>
      <w:r w:rsidR="00715E84" w:rsidRPr="00802B24">
        <w:rPr>
          <w:rFonts w:ascii="Arial" w:hAnsi="Arial" w:cs="Arial"/>
          <w:sz w:val="24"/>
          <w:szCs w:val="24"/>
        </w:rPr>
        <w:t>6)</w:t>
      </w:r>
      <w:r w:rsidR="00A03725" w:rsidRPr="00802B24">
        <w:rPr>
          <w:rFonts w:ascii="Arial" w:hAnsi="Arial" w:cs="Arial"/>
          <w:sz w:val="24"/>
          <w:szCs w:val="24"/>
        </w:rPr>
        <w:t>.</w:t>
      </w:r>
    </w:p>
    <w:p w14:paraId="177254E0" w14:textId="77777777" w:rsidR="00A03725" w:rsidRPr="00802B24" w:rsidRDefault="00662AE1" w:rsidP="00A03725">
      <w:pPr>
        <w:spacing w:after="0" w:line="240" w:lineRule="auto"/>
        <w:jc w:val="both"/>
        <w:rPr>
          <w:rFonts w:ascii="Arial" w:eastAsia="Times New Roman" w:hAnsi="Arial" w:cs="Arial"/>
          <w:b/>
          <w:bCs/>
          <w:color w:val="000000"/>
          <w:sz w:val="24"/>
          <w:szCs w:val="24"/>
          <w:lang w:eastAsia="pt-BR"/>
        </w:rPr>
      </w:pPr>
      <w:r w:rsidRPr="00662AE1">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86</w:t>
      </w:r>
      <w:r w:rsidRPr="00662AE1">
        <w:rPr>
          <w:rFonts w:ascii="Arial" w:eastAsia="Times New Roman" w:hAnsi="Arial" w:cs="Arial"/>
          <w:b/>
          <w:bCs/>
          <w:color w:val="000000"/>
          <w:sz w:val="24"/>
          <w:szCs w:val="24"/>
          <w:lang w:eastAsia="pt-BR"/>
        </w:rPr>
        <w:t>: Percentual de trabalhadores do</w:t>
      </w:r>
      <w:r w:rsidRPr="00662AE1">
        <w:rPr>
          <w:rFonts w:ascii="Arial" w:eastAsia="Times New Roman" w:hAnsi="Arial" w:cs="Arial"/>
          <w:b/>
          <w:bCs/>
          <w:color w:val="000000"/>
          <w:sz w:val="24"/>
          <w:szCs w:val="24"/>
          <w:lang w:eastAsia="pt-BR"/>
        </w:rPr>
        <w:t>s</w:t>
      </w:r>
      <w:r w:rsidRPr="00662AE1">
        <w:rPr>
          <w:rFonts w:ascii="Arial" w:eastAsia="Times New Roman" w:hAnsi="Arial" w:cs="Arial"/>
          <w:b/>
          <w:bCs/>
          <w:color w:val="000000"/>
          <w:sz w:val="24"/>
          <w:szCs w:val="24"/>
          <w:lang w:eastAsia="pt-BR"/>
        </w:rPr>
        <w:t xml:space="preserve"> Centro</w:t>
      </w:r>
      <w:r w:rsidRPr="00662AE1">
        <w:rPr>
          <w:rFonts w:ascii="Arial" w:eastAsia="Times New Roman" w:hAnsi="Arial" w:cs="Arial"/>
          <w:b/>
          <w:bCs/>
          <w:color w:val="000000"/>
          <w:sz w:val="24"/>
          <w:szCs w:val="24"/>
          <w:lang w:eastAsia="pt-BR"/>
        </w:rPr>
        <w:t>s</w:t>
      </w:r>
      <w:r w:rsidRPr="00662AE1">
        <w:rPr>
          <w:rFonts w:ascii="Arial" w:eastAsia="Times New Roman" w:hAnsi="Arial" w:cs="Arial"/>
          <w:b/>
          <w:bCs/>
          <w:color w:val="000000"/>
          <w:sz w:val="24"/>
          <w:szCs w:val="24"/>
          <w:lang w:eastAsia="pt-BR"/>
        </w:rPr>
        <w:t xml:space="preserve"> POP segundo tipo de vínculo - Brasil, 2012 a 2016</w:t>
      </w:r>
    </w:p>
    <w:p w14:paraId="182ED90A" w14:textId="77777777" w:rsidR="00A03725" w:rsidRPr="00802B24" w:rsidRDefault="00662AE1" w:rsidP="00521F5D">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4212CF8" wp14:editId="37C7094D">
            <wp:extent cx="5400040" cy="5800725"/>
            <wp:effectExtent l="0" t="0" r="10160"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A03725" w:rsidRPr="00802B24">
        <w:rPr>
          <w:rFonts w:ascii="Arial" w:eastAsia="Times New Roman" w:hAnsi="Arial" w:cs="Arial"/>
          <w:color w:val="000000"/>
          <w:sz w:val="18"/>
          <w:szCs w:val="18"/>
          <w:lang w:eastAsia="pt-BR"/>
        </w:rPr>
        <w:t>Fonte: MDS, Censo SUAS.</w:t>
      </w:r>
    </w:p>
    <w:p w14:paraId="584908EE" w14:textId="77777777" w:rsidR="00A03725" w:rsidRPr="00802B24" w:rsidRDefault="00A03725" w:rsidP="00A15B95">
      <w:pPr>
        <w:autoSpaceDE w:val="0"/>
        <w:autoSpaceDN w:val="0"/>
        <w:adjustRightInd w:val="0"/>
        <w:spacing w:line="360" w:lineRule="auto"/>
        <w:jc w:val="both"/>
        <w:rPr>
          <w:rFonts w:ascii="Arial" w:hAnsi="Arial" w:cs="Arial"/>
          <w:sz w:val="24"/>
          <w:szCs w:val="24"/>
        </w:rPr>
      </w:pPr>
    </w:p>
    <w:p w14:paraId="04E88A6D" w14:textId="5A9F36DE" w:rsidR="00A03725" w:rsidRPr="00802B24" w:rsidRDefault="009A095B" w:rsidP="00A15B95">
      <w:pPr>
        <w:autoSpaceDE w:val="0"/>
        <w:autoSpaceDN w:val="0"/>
        <w:adjustRightInd w:val="0"/>
        <w:spacing w:line="360" w:lineRule="auto"/>
        <w:jc w:val="both"/>
        <w:rPr>
          <w:rFonts w:ascii="Arial" w:hAnsi="Arial" w:cs="Arial"/>
          <w:sz w:val="24"/>
          <w:szCs w:val="24"/>
        </w:rPr>
      </w:pPr>
      <w:r>
        <w:rPr>
          <w:rFonts w:ascii="Arial" w:hAnsi="Arial" w:cs="Arial"/>
          <w:sz w:val="24"/>
          <w:szCs w:val="24"/>
        </w:rPr>
        <w:t>Quanto ao nível de escolaridade dos profissionais do</w:t>
      </w:r>
      <w:r w:rsidR="00A73B81">
        <w:rPr>
          <w:rFonts w:ascii="Arial" w:hAnsi="Arial" w:cs="Arial"/>
          <w:sz w:val="24"/>
          <w:szCs w:val="24"/>
        </w:rPr>
        <w:t>s</w:t>
      </w:r>
      <w:r>
        <w:rPr>
          <w:rFonts w:ascii="Arial" w:hAnsi="Arial" w:cs="Arial"/>
          <w:sz w:val="24"/>
          <w:szCs w:val="24"/>
        </w:rPr>
        <w:t xml:space="preserve"> Centro</w:t>
      </w:r>
      <w:r w:rsidR="00A73B81">
        <w:rPr>
          <w:rFonts w:ascii="Arial" w:hAnsi="Arial" w:cs="Arial"/>
          <w:sz w:val="24"/>
          <w:szCs w:val="24"/>
        </w:rPr>
        <w:t>s</w:t>
      </w:r>
      <w:r>
        <w:rPr>
          <w:rFonts w:ascii="Arial" w:hAnsi="Arial" w:cs="Arial"/>
          <w:sz w:val="24"/>
          <w:szCs w:val="24"/>
        </w:rPr>
        <w:t xml:space="preserve"> POP em</w:t>
      </w:r>
      <w:r w:rsidR="00521F5D" w:rsidRPr="00521F5D">
        <w:rPr>
          <w:rFonts w:ascii="Arial" w:hAnsi="Arial" w:cs="Arial"/>
          <w:sz w:val="24"/>
          <w:szCs w:val="24"/>
        </w:rPr>
        <w:t xml:space="preserve"> 2016, </w:t>
      </w:r>
      <w:r w:rsidR="00386F19">
        <w:rPr>
          <w:rFonts w:ascii="Arial" w:hAnsi="Arial" w:cs="Arial"/>
          <w:sz w:val="24"/>
          <w:szCs w:val="24"/>
        </w:rPr>
        <w:t>47,6% (</w:t>
      </w:r>
      <w:r w:rsidR="00521F5D" w:rsidRPr="00521F5D">
        <w:rPr>
          <w:rFonts w:ascii="Arial" w:hAnsi="Arial" w:cs="Arial"/>
          <w:sz w:val="24"/>
          <w:szCs w:val="24"/>
        </w:rPr>
        <w:t>1.482</w:t>
      </w:r>
      <w:r w:rsidR="00386F19">
        <w:rPr>
          <w:rFonts w:ascii="Arial" w:hAnsi="Arial" w:cs="Arial"/>
          <w:sz w:val="24"/>
          <w:szCs w:val="24"/>
        </w:rPr>
        <w:t>)</w:t>
      </w:r>
      <w:r w:rsidR="00521F5D" w:rsidRPr="00521F5D">
        <w:rPr>
          <w:rFonts w:ascii="Arial" w:hAnsi="Arial" w:cs="Arial"/>
          <w:sz w:val="24"/>
          <w:szCs w:val="24"/>
        </w:rPr>
        <w:t xml:space="preserve"> tinham nível superior de escolaridade, </w:t>
      </w:r>
      <w:r w:rsidR="00386F19">
        <w:rPr>
          <w:rFonts w:ascii="Arial" w:hAnsi="Arial" w:cs="Arial"/>
          <w:sz w:val="24"/>
          <w:szCs w:val="24"/>
        </w:rPr>
        <w:t xml:space="preserve">um acréscimo de 3 pontos percentuais em relação a 2012. </w:t>
      </w:r>
      <w:r w:rsidR="00521F5D" w:rsidRPr="00521F5D">
        <w:rPr>
          <w:rFonts w:ascii="Arial" w:hAnsi="Arial" w:cs="Arial"/>
          <w:sz w:val="24"/>
          <w:szCs w:val="24"/>
        </w:rPr>
        <w:t>Foi observada redução na proporção de trabalhadores de nível fundamental</w:t>
      </w:r>
      <w:r w:rsidR="00386F19">
        <w:rPr>
          <w:rFonts w:ascii="Arial" w:hAnsi="Arial" w:cs="Arial"/>
          <w:sz w:val="24"/>
          <w:szCs w:val="24"/>
        </w:rPr>
        <w:t xml:space="preserve"> ao longo do período chegando a </w:t>
      </w:r>
      <w:r w:rsidR="00521F5D">
        <w:rPr>
          <w:rFonts w:ascii="Arial" w:hAnsi="Arial" w:cs="Arial"/>
          <w:sz w:val="24"/>
          <w:szCs w:val="24"/>
        </w:rPr>
        <w:t>11,2% em 2016</w:t>
      </w:r>
      <w:r w:rsidR="00521F5D" w:rsidRPr="00521F5D">
        <w:rPr>
          <w:rFonts w:ascii="Arial" w:hAnsi="Arial" w:cs="Arial"/>
          <w:sz w:val="24"/>
          <w:szCs w:val="24"/>
        </w:rPr>
        <w:t xml:space="preserve"> </w:t>
      </w:r>
      <w:r w:rsidR="00A15B95" w:rsidRPr="00802B24">
        <w:rPr>
          <w:rFonts w:ascii="Arial" w:hAnsi="Arial" w:cs="Arial"/>
          <w:sz w:val="24"/>
          <w:szCs w:val="24"/>
        </w:rPr>
        <w:t xml:space="preserve">(Gráfico </w:t>
      </w:r>
      <w:r w:rsidR="00521F5D">
        <w:rPr>
          <w:rFonts w:ascii="Arial" w:hAnsi="Arial" w:cs="Arial"/>
          <w:sz w:val="24"/>
          <w:szCs w:val="24"/>
        </w:rPr>
        <w:t>87</w:t>
      </w:r>
      <w:r w:rsidR="00A15B95" w:rsidRPr="00802B24">
        <w:rPr>
          <w:rFonts w:ascii="Arial" w:hAnsi="Arial" w:cs="Arial"/>
          <w:sz w:val="24"/>
          <w:szCs w:val="24"/>
        </w:rPr>
        <w:t>)</w:t>
      </w:r>
      <w:r w:rsidR="00A03725" w:rsidRPr="00802B24">
        <w:rPr>
          <w:rFonts w:ascii="Arial" w:hAnsi="Arial" w:cs="Arial"/>
          <w:sz w:val="24"/>
          <w:szCs w:val="24"/>
        </w:rPr>
        <w:t>.</w:t>
      </w:r>
    </w:p>
    <w:p w14:paraId="681323A7" w14:textId="77777777" w:rsidR="00A03725" w:rsidRPr="00802B24" w:rsidRDefault="00521F5D" w:rsidP="00A03725">
      <w:pPr>
        <w:spacing w:after="0" w:line="240" w:lineRule="auto"/>
        <w:jc w:val="both"/>
        <w:rPr>
          <w:rFonts w:ascii="Arial" w:eastAsia="Times New Roman" w:hAnsi="Arial" w:cs="Arial"/>
          <w:b/>
          <w:bCs/>
          <w:color w:val="000000"/>
          <w:sz w:val="24"/>
          <w:szCs w:val="24"/>
          <w:lang w:eastAsia="pt-BR"/>
        </w:rPr>
      </w:pPr>
      <w:r w:rsidRPr="00521F5D">
        <w:rPr>
          <w:rFonts w:ascii="Arial" w:eastAsia="Times New Roman" w:hAnsi="Arial" w:cs="Arial"/>
          <w:b/>
          <w:bCs/>
          <w:color w:val="000000"/>
          <w:sz w:val="24"/>
          <w:szCs w:val="24"/>
          <w:lang w:eastAsia="pt-BR"/>
        </w:rPr>
        <w:t>Gráfico 8</w:t>
      </w:r>
      <w:r>
        <w:rPr>
          <w:rFonts w:ascii="Arial" w:eastAsia="Times New Roman" w:hAnsi="Arial" w:cs="Arial"/>
          <w:b/>
          <w:bCs/>
          <w:color w:val="000000"/>
          <w:sz w:val="24"/>
          <w:szCs w:val="24"/>
          <w:lang w:eastAsia="pt-BR"/>
        </w:rPr>
        <w:t>7</w:t>
      </w:r>
      <w:r w:rsidRPr="00521F5D">
        <w:rPr>
          <w:rFonts w:ascii="Arial" w:eastAsia="Times New Roman" w:hAnsi="Arial" w:cs="Arial"/>
          <w:b/>
          <w:bCs/>
          <w:color w:val="000000"/>
          <w:sz w:val="24"/>
          <w:szCs w:val="24"/>
          <w:lang w:eastAsia="pt-BR"/>
        </w:rPr>
        <w:t>: Percentual de trabalhadores do</w:t>
      </w:r>
      <w:r w:rsidRPr="00521F5D">
        <w:rPr>
          <w:rFonts w:ascii="Arial" w:eastAsia="Times New Roman" w:hAnsi="Arial" w:cs="Arial"/>
          <w:b/>
          <w:bCs/>
          <w:color w:val="000000"/>
          <w:sz w:val="24"/>
          <w:szCs w:val="24"/>
          <w:lang w:eastAsia="pt-BR"/>
        </w:rPr>
        <w:t>s</w:t>
      </w:r>
      <w:r w:rsidRPr="00521F5D">
        <w:rPr>
          <w:rFonts w:ascii="Arial" w:eastAsia="Times New Roman" w:hAnsi="Arial" w:cs="Arial"/>
          <w:b/>
          <w:bCs/>
          <w:color w:val="000000"/>
          <w:sz w:val="24"/>
          <w:szCs w:val="24"/>
          <w:lang w:eastAsia="pt-BR"/>
        </w:rPr>
        <w:t xml:space="preserve"> Centro</w:t>
      </w:r>
      <w:r w:rsidRPr="00521F5D">
        <w:rPr>
          <w:rFonts w:ascii="Arial" w:eastAsia="Times New Roman" w:hAnsi="Arial" w:cs="Arial"/>
          <w:b/>
          <w:bCs/>
          <w:color w:val="000000"/>
          <w:sz w:val="24"/>
          <w:szCs w:val="24"/>
          <w:lang w:eastAsia="pt-BR"/>
        </w:rPr>
        <w:t>s</w:t>
      </w:r>
      <w:r w:rsidRPr="00521F5D">
        <w:rPr>
          <w:rFonts w:ascii="Arial" w:eastAsia="Times New Roman" w:hAnsi="Arial" w:cs="Arial"/>
          <w:b/>
          <w:bCs/>
          <w:color w:val="000000"/>
          <w:sz w:val="24"/>
          <w:szCs w:val="24"/>
          <w:lang w:eastAsia="pt-BR"/>
        </w:rPr>
        <w:t xml:space="preserve"> POP segundo nível de escolaridade - Brasil, 2012 a 2016</w:t>
      </w:r>
    </w:p>
    <w:p w14:paraId="414BB661" w14:textId="77777777" w:rsidR="00A03725" w:rsidRPr="00802B24" w:rsidRDefault="00521F5D" w:rsidP="00521F5D">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69BC9554" wp14:editId="02B9A6DD">
            <wp:extent cx="5400040" cy="3202940"/>
            <wp:effectExtent l="0" t="0" r="10160" b="1651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A03725" w:rsidRPr="00802B24">
        <w:rPr>
          <w:rFonts w:ascii="Arial" w:eastAsia="Times New Roman" w:hAnsi="Arial" w:cs="Arial"/>
          <w:color w:val="000000"/>
          <w:sz w:val="18"/>
          <w:szCs w:val="18"/>
          <w:lang w:eastAsia="pt-BR"/>
        </w:rPr>
        <w:t>Fonte: MDS, Censo SUAS.</w:t>
      </w:r>
    </w:p>
    <w:p w14:paraId="10A0729F" w14:textId="77777777" w:rsidR="00A03725" w:rsidRPr="00802B24" w:rsidRDefault="00A03725" w:rsidP="00BA78F1">
      <w:pPr>
        <w:autoSpaceDE w:val="0"/>
        <w:autoSpaceDN w:val="0"/>
        <w:adjustRightInd w:val="0"/>
        <w:spacing w:line="360" w:lineRule="auto"/>
        <w:jc w:val="both"/>
        <w:rPr>
          <w:rFonts w:ascii="Arial" w:hAnsi="Arial" w:cs="Arial"/>
          <w:sz w:val="24"/>
          <w:szCs w:val="24"/>
        </w:rPr>
      </w:pPr>
    </w:p>
    <w:p w14:paraId="7659E6E5" w14:textId="77777777" w:rsidR="008137E8" w:rsidRPr="008137E8" w:rsidRDefault="008137E8" w:rsidP="008137E8">
      <w:pPr>
        <w:autoSpaceDE w:val="0"/>
        <w:autoSpaceDN w:val="0"/>
        <w:adjustRightInd w:val="0"/>
        <w:spacing w:line="360" w:lineRule="auto"/>
        <w:jc w:val="both"/>
        <w:rPr>
          <w:rFonts w:ascii="Arial" w:hAnsi="Arial" w:cs="Arial"/>
          <w:sz w:val="24"/>
          <w:szCs w:val="24"/>
        </w:rPr>
      </w:pPr>
      <w:r w:rsidRPr="008137E8">
        <w:rPr>
          <w:rFonts w:ascii="Arial" w:hAnsi="Arial" w:cs="Arial"/>
          <w:sz w:val="24"/>
          <w:szCs w:val="24"/>
        </w:rPr>
        <w:t>Em 2016, dos 3.116 trabalhadores dos Centros POP, 1.392 (44,7% do total) estavam na categoria "sem formação profissional/ sem informação", enquanto 296 (9,5%) eram profissionais de nível médio. Entre as formações profissionais de nível superior detalhadas, havia 598 assistentes sociais, (19,2% do total), 325 psicólogos (10,4%) e 99 pedagogos (3,2%).</w:t>
      </w:r>
    </w:p>
    <w:p w14:paraId="71FBD4AD" w14:textId="77777777" w:rsidR="00A03725" w:rsidRPr="00802B24" w:rsidRDefault="008137E8" w:rsidP="008137E8">
      <w:pPr>
        <w:autoSpaceDE w:val="0"/>
        <w:autoSpaceDN w:val="0"/>
        <w:adjustRightInd w:val="0"/>
        <w:spacing w:line="360" w:lineRule="auto"/>
        <w:jc w:val="both"/>
        <w:rPr>
          <w:rFonts w:ascii="Arial" w:hAnsi="Arial" w:cs="Arial"/>
          <w:sz w:val="24"/>
          <w:szCs w:val="24"/>
        </w:rPr>
      </w:pPr>
      <w:r w:rsidRPr="008137E8">
        <w:rPr>
          <w:rFonts w:ascii="Arial" w:hAnsi="Arial" w:cs="Arial"/>
          <w:sz w:val="24"/>
          <w:szCs w:val="24"/>
        </w:rPr>
        <w:t xml:space="preserve">No comparativo entre os anos, observou-se queda no número de profissionais de nível médio entre 2015 e 2016 (661 trabalhadores a menos) e aumento na quantidade de trabalhadores sem formação profissional/ sem informação. As demais categorias não </w:t>
      </w:r>
      <w:r>
        <w:rPr>
          <w:rFonts w:ascii="Arial" w:hAnsi="Arial" w:cs="Arial"/>
          <w:sz w:val="24"/>
          <w:szCs w:val="24"/>
        </w:rPr>
        <w:t>sofreram alterações expressivas</w:t>
      </w:r>
      <w:r w:rsidR="00367A40" w:rsidRPr="00802B24">
        <w:rPr>
          <w:rFonts w:ascii="Arial" w:hAnsi="Arial" w:cs="Arial"/>
          <w:sz w:val="24"/>
          <w:szCs w:val="24"/>
        </w:rPr>
        <w:t xml:space="preserve"> (Gráfico </w:t>
      </w:r>
      <w:r>
        <w:rPr>
          <w:rFonts w:ascii="Arial" w:hAnsi="Arial" w:cs="Arial"/>
          <w:sz w:val="24"/>
          <w:szCs w:val="24"/>
        </w:rPr>
        <w:t>88</w:t>
      </w:r>
      <w:r w:rsidR="00367A40" w:rsidRPr="00802B24">
        <w:rPr>
          <w:rFonts w:ascii="Arial" w:hAnsi="Arial" w:cs="Arial"/>
          <w:sz w:val="24"/>
          <w:szCs w:val="24"/>
        </w:rPr>
        <w:t>)</w:t>
      </w:r>
      <w:r w:rsidR="00A03725" w:rsidRPr="00802B24">
        <w:rPr>
          <w:rFonts w:ascii="Arial" w:hAnsi="Arial" w:cs="Arial"/>
          <w:sz w:val="24"/>
          <w:szCs w:val="24"/>
        </w:rPr>
        <w:t>.</w:t>
      </w:r>
    </w:p>
    <w:p w14:paraId="651AE9DB" w14:textId="77777777" w:rsidR="00A03725" w:rsidRPr="00802B24" w:rsidRDefault="008137E8" w:rsidP="00A03725">
      <w:pPr>
        <w:spacing w:after="0" w:line="240" w:lineRule="auto"/>
        <w:jc w:val="both"/>
        <w:rPr>
          <w:rFonts w:ascii="Arial" w:eastAsia="Times New Roman" w:hAnsi="Arial" w:cs="Arial"/>
          <w:b/>
          <w:bCs/>
          <w:color w:val="000000"/>
          <w:sz w:val="24"/>
          <w:szCs w:val="24"/>
          <w:lang w:eastAsia="pt-BR"/>
        </w:rPr>
      </w:pPr>
      <w:r w:rsidRPr="008137E8">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88</w:t>
      </w:r>
      <w:r w:rsidRPr="008137E8">
        <w:rPr>
          <w:rFonts w:ascii="Arial" w:eastAsia="Times New Roman" w:hAnsi="Arial" w:cs="Arial"/>
          <w:b/>
          <w:bCs/>
          <w:color w:val="000000"/>
          <w:sz w:val="24"/>
          <w:szCs w:val="24"/>
          <w:lang w:eastAsia="pt-BR"/>
        </w:rPr>
        <w:t>: Quantidade de trabalhadores do</w:t>
      </w:r>
      <w:r w:rsidRPr="008137E8">
        <w:rPr>
          <w:rFonts w:ascii="Arial" w:eastAsia="Times New Roman" w:hAnsi="Arial" w:cs="Arial"/>
          <w:b/>
          <w:bCs/>
          <w:color w:val="000000"/>
          <w:sz w:val="24"/>
          <w:szCs w:val="24"/>
          <w:lang w:eastAsia="pt-BR"/>
        </w:rPr>
        <w:t>s</w:t>
      </w:r>
      <w:r w:rsidRPr="008137E8">
        <w:rPr>
          <w:rFonts w:ascii="Arial" w:eastAsia="Times New Roman" w:hAnsi="Arial" w:cs="Arial"/>
          <w:b/>
          <w:bCs/>
          <w:color w:val="000000"/>
          <w:sz w:val="24"/>
          <w:szCs w:val="24"/>
          <w:lang w:eastAsia="pt-BR"/>
        </w:rPr>
        <w:t xml:space="preserve"> Centro</w:t>
      </w:r>
      <w:r w:rsidRPr="008137E8">
        <w:rPr>
          <w:rFonts w:ascii="Arial" w:eastAsia="Times New Roman" w:hAnsi="Arial" w:cs="Arial"/>
          <w:b/>
          <w:bCs/>
          <w:color w:val="000000"/>
          <w:sz w:val="24"/>
          <w:szCs w:val="24"/>
          <w:lang w:eastAsia="pt-BR"/>
        </w:rPr>
        <w:t>s</w:t>
      </w:r>
      <w:r w:rsidRPr="008137E8">
        <w:rPr>
          <w:rFonts w:ascii="Arial" w:eastAsia="Times New Roman" w:hAnsi="Arial" w:cs="Arial"/>
          <w:b/>
          <w:bCs/>
          <w:color w:val="000000"/>
          <w:sz w:val="24"/>
          <w:szCs w:val="24"/>
          <w:lang w:eastAsia="pt-BR"/>
        </w:rPr>
        <w:t xml:space="preserve"> POP segundo formação profissional – Brasil, 2012 a 2016</w:t>
      </w:r>
    </w:p>
    <w:p w14:paraId="548A5DE2" w14:textId="77777777" w:rsidR="00A03725" w:rsidRDefault="008137E8" w:rsidP="008137E8">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27431C9E" wp14:editId="54AD92F2">
            <wp:extent cx="5400040" cy="2486025"/>
            <wp:effectExtent l="0" t="0" r="1016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00A03725" w:rsidRPr="00802B24">
        <w:rPr>
          <w:rFonts w:ascii="Arial" w:eastAsia="Times New Roman" w:hAnsi="Arial" w:cs="Arial"/>
          <w:color w:val="000000"/>
          <w:sz w:val="18"/>
          <w:szCs w:val="18"/>
          <w:lang w:eastAsia="pt-BR"/>
        </w:rPr>
        <w:t>Fonte: MDS, Censo SUAS.</w:t>
      </w:r>
    </w:p>
    <w:p w14:paraId="5B409372" w14:textId="77777777" w:rsidR="008137E8" w:rsidRPr="00802B24" w:rsidRDefault="008137E8" w:rsidP="008137E8">
      <w:pPr>
        <w:autoSpaceDE w:val="0"/>
        <w:autoSpaceDN w:val="0"/>
        <w:adjustRightInd w:val="0"/>
        <w:spacing w:before="240" w:line="360" w:lineRule="auto"/>
        <w:jc w:val="both"/>
        <w:rPr>
          <w:rFonts w:ascii="Arial" w:eastAsia="Times New Roman" w:hAnsi="Arial" w:cs="Arial"/>
          <w:color w:val="000000"/>
          <w:sz w:val="18"/>
          <w:szCs w:val="18"/>
          <w:lang w:eastAsia="pt-BR"/>
        </w:rPr>
      </w:pPr>
      <w:r w:rsidRPr="008137E8">
        <w:rPr>
          <w:rFonts w:ascii="Arial" w:eastAsia="Times New Roman" w:hAnsi="Arial" w:cs="Arial"/>
          <w:color w:val="000000"/>
          <w:sz w:val="18"/>
          <w:szCs w:val="18"/>
          <w:lang w:eastAsia="pt-BR"/>
        </w:rPr>
        <w:t>(*) A categoria "Outro profissional de nível superior" inclui administradores, sociólogos, terapeutas ocupacionais, fisioterapeutas, enfermeiros, nutricionistas, economistas, analistas de sistemas, cientistas políticos, programadores, antropólogos e profissionais de outras formações de nível superior.</w:t>
      </w:r>
    </w:p>
    <w:p w14:paraId="57656F47" w14:textId="77777777" w:rsidR="00A03725" w:rsidRPr="00802B24" w:rsidRDefault="00A03725" w:rsidP="00035397">
      <w:pPr>
        <w:autoSpaceDE w:val="0"/>
        <w:autoSpaceDN w:val="0"/>
        <w:adjustRightInd w:val="0"/>
        <w:spacing w:line="360" w:lineRule="auto"/>
        <w:jc w:val="both"/>
        <w:rPr>
          <w:rFonts w:ascii="Arial" w:hAnsi="Arial" w:cs="Arial"/>
          <w:sz w:val="24"/>
          <w:szCs w:val="24"/>
        </w:rPr>
      </w:pPr>
    </w:p>
    <w:p w14:paraId="696AE217" w14:textId="77777777" w:rsidR="00A03725" w:rsidRPr="00802B24" w:rsidRDefault="00460FCE" w:rsidP="00035397">
      <w:pPr>
        <w:autoSpaceDE w:val="0"/>
        <w:autoSpaceDN w:val="0"/>
        <w:adjustRightInd w:val="0"/>
        <w:spacing w:line="360" w:lineRule="auto"/>
        <w:jc w:val="both"/>
        <w:rPr>
          <w:rFonts w:ascii="Arial" w:hAnsi="Arial" w:cs="Arial"/>
          <w:sz w:val="24"/>
          <w:szCs w:val="24"/>
        </w:rPr>
      </w:pPr>
      <w:r w:rsidRPr="00460FCE">
        <w:rPr>
          <w:rFonts w:ascii="Arial" w:hAnsi="Arial" w:cs="Arial"/>
          <w:sz w:val="24"/>
          <w:szCs w:val="24"/>
        </w:rPr>
        <w:t>Entre 2012 e 2016, as funções de técnico de nível de ensino superior e Educador Social eram as exercidas pelo maior número de trabalhadores dos Centros de Referência Especializados para População em Situação de Rua (Centro POP). Em 2012, havia 467 educadores sociais (28,5% dos trabalhadores) e 425 técnicos de nível superior (26,0%). Em 2016 os números eram 883 (28,3%) e 838 (26,9%), respectivamente. Os coordenadores eram, em 2016, 22</w:t>
      </w:r>
      <w:r>
        <w:rPr>
          <w:rFonts w:ascii="Arial" w:hAnsi="Arial" w:cs="Arial"/>
          <w:sz w:val="24"/>
          <w:szCs w:val="24"/>
        </w:rPr>
        <w:t>3 trabalhadores (7,2% do total)</w:t>
      </w:r>
      <w:r w:rsidR="00035397" w:rsidRPr="00802B24">
        <w:rPr>
          <w:rFonts w:ascii="Arial" w:hAnsi="Arial" w:cs="Arial"/>
          <w:sz w:val="24"/>
          <w:szCs w:val="24"/>
        </w:rPr>
        <w:t xml:space="preserve"> (Gráfico </w:t>
      </w:r>
      <w:r>
        <w:rPr>
          <w:rFonts w:ascii="Arial" w:hAnsi="Arial" w:cs="Arial"/>
          <w:sz w:val="24"/>
          <w:szCs w:val="24"/>
        </w:rPr>
        <w:t>89</w:t>
      </w:r>
      <w:r w:rsidR="00035397" w:rsidRPr="00802B24">
        <w:rPr>
          <w:rFonts w:ascii="Arial" w:hAnsi="Arial" w:cs="Arial"/>
          <w:sz w:val="24"/>
          <w:szCs w:val="24"/>
        </w:rPr>
        <w:t>)</w:t>
      </w:r>
      <w:r w:rsidR="00A03725" w:rsidRPr="00802B24">
        <w:rPr>
          <w:rFonts w:ascii="Arial" w:hAnsi="Arial" w:cs="Arial"/>
          <w:sz w:val="24"/>
          <w:szCs w:val="24"/>
        </w:rPr>
        <w:t>.</w:t>
      </w:r>
    </w:p>
    <w:p w14:paraId="44706A64" w14:textId="77777777" w:rsidR="00A03725" w:rsidRPr="00802B24" w:rsidRDefault="00460FCE" w:rsidP="00A03725">
      <w:pPr>
        <w:spacing w:after="0" w:line="240" w:lineRule="auto"/>
        <w:jc w:val="both"/>
        <w:rPr>
          <w:rFonts w:ascii="Arial" w:eastAsia="Times New Roman" w:hAnsi="Arial" w:cs="Arial"/>
          <w:b/>
          <w:bCs/>
          <w:color w:val="000000"/>
          <w:sz w:val="24"/>
          <w:szCs w:val="24"/>
          <w:lang w:eastAsia="pt-BR"/>
        </w:rPr>
      </w:pPr>
      <w:r w:rsidRPr="00460FCE">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89</w:t>
      </w:r>
      <w:r w:rsidRPr="00460FCE">
        <w:rPr>
          <w:rFonts w:ascii="Arial" w:eastAsia="Times New Roman" w:hAnsi="Arial" w:cs="Arial"/>
          <w:b/>
          <w:bCs/>
          <w:color w:val="000000"/>
          <w:sz w:val="24"/>
          <w:szCs w:val="24"/>
          <w:lang w:eastAsia="pt-BR"/>
        </w:rPr>
        <w:t>: Número de trabalhadores do</w:t>
      </w:r>
      <w:r w:rsidRPr="00460FCE">
        <w:rPr>
          <w:rFonts w:ascii="Arial" w:eastAsia="Times New Roman" w:hAnsi="Arial" w:cs="Arial"/>
          <w:b/>
          <w:bCs/>
          <w:color w:val="000000"/>
          <w:sz w:val="24"/>
          <w:szCs w:val="24"/>
          <w:lang w:eastAsia="pt-BR"/>
        </w:rPr>
        <w:t>s</w:t>
      </w:r>
      <w:r w:rsidRPr="00460FCE">
        <w:rPr>
          <w:rFonts w:ascii="Arial" w:eastAsia="Times New Roman" w:hAnsi="Arial" w:cs="Arial"/>
          <w:b/>
          <w:bCs/>
          <w:color w:val="000000"/>
          <w:sz w:val="24"/>
          <w:szCs w:val="24"/>
          <w:lang w:eastAsia="pt-BR"/>
        </w:rPr>
        <w:t xml:space="preserve"> Centro</w:t>
      </w:r>
      <w:r w:rsidRPr="00460FCE">
        <w:rPr>
          <w:rFonts w:ascii="Arial" w:eastAsia="Times New Roman" w:hAnsi="Arial" w:cs="Arial"/>
          <w:b/>
          <w:bCs/>
          <w:color w:val="000000"/>
          <w:sz w:val="24"/>
          <w:szCs w:val="24"/>
          <w:lang w:eastAsia="pt-BR"/>
        </w:rPr>
        <w:t>s</w:t>
      </w:r>
      <w:r w:rsidRPr="00460FCE">
        <w:rPr>
          <w:rFonts w:ascii="Arial" w:eastAsia="Times New Roman" w:hAnsi="Arial" w:cs="Arial"/>
          <w:b/>
          <w:bCs/>
          <w:color w:val="000000"/>
          <w:sz w:val="24"/>
          <w:szCs w:val="24"/>
          <w:lang w:eastAsia="pt-BR"/>
        </w:rPr>
        <w:t xml:space="preserve"> POP segundo a função exercida – Brasil, 2012 a 2016</w:t>
      </w:r>
    </w:p>
    <w:p w14:paraId="27AE5698" w14:textId="77777777" w:rsidR="00A03725" w:rsidRPr="00802B24" w:rsidRDefault="00460FCE" w:rsidP="00460FCE">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21EB2B94" wp14:editId="55F38230">
            <wp:extent cx="5400040" cy="5572125"/>
            <wp:effectExtent l="0" t="0" r="10160"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00A03725" w:rsidRPr="00802B24">
        <w:rPr>
          <w:rFonts w:ascii="Arial" w:eastAsia="Times New Roman" w:hAnsi="Arial" w:cs="Arial"/>
          <w:color w:val="000000"/>
          <w:sz w:val="18"/>
          <w:szCs w:val="18"/>
          <w:lang w:eastAsia="pt-BR"/>
        </w:rPr>
        <w:t>Fonte: MDS, Censo SUAS.</w:t>
      </w:r>
    </w:p>
    <w:p w14:paraId="663CDE02" w14:textId="77777777" w:rsidR="00A03725" w:rsidRPr="00802B24" w:rsidRDefault="00A03725" w:rsidP="00035397">
      <w:pPr>
        <w:autoSpaceDE w:val="0"/>
        <w:autoSpaceDN w:val="0"/>
        <w:adjustRightInd w:val="0"/>
        <w:spacing w:line="360" w:lineRule="auto"/>
        <w:jc w:val="both"/>
        <w:rPr>
          <w:rFonts w:ascii="Arial" w:hAnsi="Arial" w:cs="Arial"/>
          <w:sz w:val="24"/>
          <w:szCs w:val="24"/>
        </w:rPr>
      </w:pPr>
    </w:p>
    <w:p w14:paraId="481DD5EE" w14:textId="77777777" w:rsidR="00F42D54" w:rsidRPr="00F42D54" w:rsidRDefault="00F42D54" w:rsidP="00F42D54">
      <w:pPr>
        <w:autoSpaceDE w:val="0"/>
        <w:autoSpaceDN w:val="0"/>
        <w:adjustRightInd w:val="0"/>
        <w:spacing w:line="360" w:lineRule="auto"/>
        <w:jc w:val="both"/>
        <w:rPr>
          <w:rFonts w:ascii="Arial" w:hAnsi="Arial" w:cs="Arial"/>
          <w:sz w:val="24"/>
          <w:szCs w:val="24"/>
        </w:rPr>
      </w:pPr>
      <w:r w:rsidRPr="00F42D54">
        <w:rPr>
          <w:rFonts w:ascii="Arial" w:hAnsi="Arial" w:cs="Arial"/>
          <w:sz w:val="24"/>
          <w:szCs w:val="24"/>
        </w:rPr>
        <w:t>Em 2016 foram registrados 25.151 trabalhadores nos Centros-Dia, 2.667 a mais que em 2015.</w:t>
      </w:r>
    </w:p>
    <w:p w14:paraId="3BA4F82F" w14:textId="284ABBCC" w:rsidR="00A03725" w:rsidRPr="00802B24" w:rsidRDefault="00386F19" w:rsidP="00F42D54">
      <w:pPr>
        <w:autoSpaceDE w:val="0"/>
        <w:autoSpaceDN w:val="0"/>
        <w:adjustRightInd w:val="0"/>
        <w:spacing w:line="360" w:lineRule="auto"/>
        <w:jc w:val="both"/>
        <w:rPr>
          <w:rFonts w:ascii="Arial" w:hAnsi="Arial" w:cs="Arial"/>
          <w:sz w:val="24"/>
          <w:szCs w:val="24"/>
        </w:rPr>
      </w:pPr>
      <w:r>
        <w:rPr>
          <w:rFonts w:ascii="Arial" w:hAnsi="Arial" w:cs="Arial"/>
          <w:sz w:val="24"/>
          <w:szCs w:val="24"/>
        </w:rPr>
        <w:t>Ao</w:t>
      </w:r>
      <w:r w:rsidR="00F42D54" w:rsidRPr="00F42D54">
        <w:rPr>
          <w:rFonts w:ascii="Arial" w:hAnsi="Arial" w:cs="Arial"/>
          <w:sz w:val="24"/>
          <w:szCs w:val="24"/>
        </w:rPr>
        <w:t xml:space="preserve"> observa</w:t>
      </w:r>
      <w:r>
        <w:rPr>
          <w:rFonts w:ascii="Arial" w:hAnsi="Arial" w:cs="Arial"/>
          <w:sz w:val="24"/>
          <w:szCs w:val="24"/>
        </w:rPr>
        <w:t>r</w:t>
      </w:r>
      <w:r w:rsidR="00F42D54" w:rsidRPr="00F42D54">
        <w:rPr>
          <w:rFonts w:ascii="Arial" w:hAnsi="Arial" w:cs="Arial"/>
          <w:sz w:val="24"/>
          <w:szCs w:val="24"/>
        </w:rPr>
        <w:t xml:space="preserve"> a distribuição de trabalhadores por grande</w:t>
      </w:r>
      <w:r w:rsidR="003A01C0">
        <w:rPr>
          <w:rFonts w:ascii="Arial" w:hAnsi="Arial" w:cs="Arial"/>
          <w:sz w:val="24"/>
          <w:szCs w:val="24"/>
        </w:rPr>
        <w:t>s</w:t>
      </w:r>
      <w:r w:rsidR="00F42D54" w:rsidRPr="00F42D54">
        <w:rPr>
          <w:rFonts w:ascii="Arial" w:hAnsi="Arial" w:cs="Arial"/>
          <w:sz w:val="24"/>
          <w:szCs w:val="24"/>
        </w:rPr>
        <w:t xml:space="preserve"> </w:t>
      </w:r>
      <w:r w:rsidR="003A01C0" w:rsidRPr="00F42D54">
        <w:rPr>
          <w:rFonts w:ascii="Arial" w:hAnsi="Arial" w:cs="Arial"/>
          <w:sz w:val="24"/>
          <w:szCs w:val="24"/>
        </w:rPr>
        <w:t>regi</w:t>
      </w:r>
      <w:r w:rsidR="003A01C0">
        <w:rPr>
          <w:rFonts w:ascii="Arial" w:hAnsi="Arial" w:cs="Arial"/>
          <w:sz w:val="24"/>
          <w:szCs w:val="24"/>
        </w:rPr>
        <w:t>ões</w:t>
      </w:r>
      <w:r w:rsidR="00F42D54">
        <w:rPr>
          <w:rFonts w:ascii="Arial" w:hAnsi="Arial" w:cs="Arial"/>
          <w:sz w:val="24"/>
          <w:szCs w:val="24"/>
        </w:rPr>
        <w:t>,</w:t>
      </w:r>
      <w:r w:rsidR="00F42D54" w:rsidRPr="00F42D54">
        <w:rPr>
          <w:rFonts w:ascii="Arial" w:hAnsi="Arial" w:cs="Arial"/>
          <w:sz w:val="24"/>
          <w:szCs w:val="24"/>
        </w:rPr>
        <w:t xml:space="preserve"> </w:t>
      </w:r>
      <w:r w:rsidRPr="00F42D54">
        <w:rPr>
          <w:rFonts w:ascii="Arial" w:hAnsi="Arial" w:cs="Arial"/>
          <w:sz w:val="24"/>
          <w:szCs w:val="24"/>
        </w:rPr>
        <w:t>verific</w:t>
      </w:r>
      <w:r>
        <w:rPr>
          <w:rFonts w:ascii="Arial" w:hAnsi="Arial" w:cs="Arial"/>
          <w:sz w:val="24"/>
          <w:szCs w:val="24"/>
        </w:rPr>
        <w:t>a</w:t>
      </w:r>
      <w:r w:rsidR="00F42D54" w:rsidRPr="00F42D54">
        <w:rPr>
          <w:rFonts w:ascii="Arial" w:hAnsi="Arial" w:cs="Arial"/>
          <w:sz w:val="24"/>
          <w:szCs w:val="24"/>
        </w:rPr>
        <w:t>-se que em 2016 havia 14.800 trabalhadores na região Sudeste (58,8% do total), 5.053 na região Sul (20,1%), 2.603 na região Nordeste (10,3%),</w:t>
      </w:r>
      <w:r w:rsidR="00F42D54">
        <w:rPr>
          <w:rFonts w:ascii="Arial" w:hAnsi="Arial" w:cs="Arial"/>
          <w:sz w:val="24"/>
          <w:szCs w:val="24"/>
        </w:rPr>
        <w:t xml:space="preserve"> 2.469 na região Centro-Oeste (</w:t>
      </w:r>
      <w:r w:rsidR="00F42D54" w:rsidRPr="00F42D54">
        <w:rPr>
          <w:rFonts w:ascii="Arial" w:hAnsi="Arial" w:cs="Arial"/>
          <w:sz w:val="24"/>
          <w:szCs w:val="24"/>
        </w:rPr>
        <w:t xml:space="preserve">9,8%) e 227 na região Norte (0,9%). Entre 2015 e 2016 foi verificado aumento de 995 trabalhadores na região Nordeste </w:t>
      </w:r>
      <w:r w:rsidR="0048347E" w:rsidRPr="00802B24">
        <w:rPr>
          <w:rFonts w:ascii="Arial" w:hAnsi="Arial" w:cs="Arial"/>
          <w:sz w:val="24"/>
          <w:szCs w:val="24"/>
        </w:rPr>
        <w:t xml:space="preserve">(Gráfico </w:t>
      </w:r>
      <w:r w:rsidR="00F42D54">
        <w:rPr>
          <w:rFonts w:ascii="Arial" w:hAnsi="Arial" w:cs="Arial"/>
          <w:sz w:val="24"/>
          <w:szCs w:val="24"/>
        </w:rPr>
        <w:t>90</w:t>
      </w:r>
      <w:r w:rsidR="0048347E" w:rsidRPr="00802B24">
        <w:rPr>
          <w:rFonts w:ascii="Arial" w:hAnsi="Arial" w:cs="Arial"/>
          <w:sz w:val="24"/>
          <w:szCs w:val="24"/>
        </w:rPr>
        <w:t>)</w:t>
      </w:r>
      <w:r w:rsidR="00A03725" w:rsidRPr="00802B24">
        <w:rPr>
          <w:rFonts w:ascii="Arial" w:hAnsi="Arial" w:cs="Arial"/>
          <w:sz w:val="24"/>
          <w:szCs w:val="24"/>
        </w:rPr>
        <w:t>.</w:t>
      </w:r>
    </w:p>
    <w:p w14:paraId="42D1EC0E" w14:textId="77777777" w:rsidR="00A03725" w:rsidRPr="00802B24" w:rsidRDefault="00F42D54" w:rsidP="00A03725">
      <w:pPr>
        <w:spacing w:after="0" w:line="240" w:lineRule="auto"/>
        <w:jc w:val="both"/>
        <w:rPr>
          <w:rFonts w:ascii="Arial" w:eastAsia="Times New Roman" w:hAnsi="Arial" w:cs="Arial"/>
          <w:b/>
          <w:bCs/>
          <w:color w:val="000000"/>
          <w:sz w:val="24"/>
          <w:szCs w:val="24"/>
          <w:lang w:eastAsia="pt-BR"/>
        </w:rPr>
      </w:pPr>
      <w:r w:rsidRPr="00F42D54">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90</w:t>
      </w:r>
      <w:r w:rsidRPr="00F42D54">
        <w:rPr>
          <w:rFonts w:ascii="Arial" w:eastAsia="Times New Roman" w:hAnsi="Arial" w:cs="Arial"/>
          <w:b/>
          <w:bCs/>
          <w:color w:val="000000"/>
          <w:sz w:val="24"/>
          <w:szCs w:val="24"/>
          <w:lang w:eastAsia="pt-BR"/>
        </w:rPr>
        <w:t>: Evolução da quantidade de trabalhadores do</w:t>
      </w:r>
      <w:r w:rsidRPr="00F42D54">
        <w:rPr>
          <w:rFonts w:ascii="Arial" w:eastAsia="Times New Roman" w:hAnsi="Arial" w:cs="Arial"/>
          <w:b/>
          <w:bCs/>
          <w:color w:val="000000"/>
          <w:sz w:val="24"/>
          <w:szCs w:val="24"/>
          <w:lang w:eastAsia="pt-BR"/>
        </w:rPr>
        <w:t>s</w:t>
      </w:r>
      <w:r w:rsidRPr="00F42D54">
        <w:rPr>
          <w:rFonts w:ascii="Arial" w:eastAsia="Times New Roman" w:hAnsi="Arial" w:cs="Arial"/>
          <w:b/>
          <w:bCs/>
          <w:color w:val="000000"/>
          <w:sz w:val="24"/>
          <w:szCs w:val="24"/>
          <w:lang w:eastAsia="pt-BR"/>
        </w:rPr>
        <w:t xml:space="preserve"> Centro</w:t>
      </w:r>
      <w:r w:rsidRPr="00F42D54">
        <w:rPr>
          <w:rFonts w:ascii="Arial" w:eastAsia="Times New Roman" w:hAnsi="Arial" w:cs="Arial"/>
          <w:b/>
          <w:bCs/>
          <w:color w:val="000000"/>
          <w:sz w:val="24"/>
          <w:szCs w:val="24"/>
          <w:lang w:eastAsia="pt-BR"/>
        </w:rPr>
        <w:t>s</w:t>
      </w:r>
      <w:r w:rsidRPr="00F42D54">
        <w:rPr>
          <w:rFonts w:ascii="Arial" w:eastAsia="Times New Roman" w:hAnsi="Arial" w:cs="Arial"/>
          <w:b/>
          <w:bCs/>
          <w:color w:val="000000"/>
          <w:sz w:val="24"/>
          <w:szCs w:val="24"/>
          <w:lang w:eastAsia="pt-BR"/>
        </w:rPr>
        <w:t>-Dia</w:t>
      </w:r>
      <w:r w:rsidR="003A01C0">
        <w:rPr>
          <w:rFonts w:ascii="Arial" w:eastAsia="Times New Roman" w:hAnsi="Arial" w:cs="Arial"/>
          <w:b/>
          <w:bCs/>
          <w:color w:val="000000"/>
          <w:sz w:val="24"/>
          <w:szCs w:val="24"/>
          <w:lang w:eastAsia="pt-BR"/>
        </w:rPr>
        <w:t>, segundo grandes regiões</w:t>
      </w:r>
      <w:r w:rsidRPr="00F42D54">
        <w:rPr>
          <w:rFonts w:ascii="Arial" w:eastAsia="Times New Roman" w:hAnsi="Arial" w:cs="Arial"/>
          <w:b/>
          <w:bCs/>
          <w:color w:val="000000"/>
          <w:sz w:val="24"/>
          <w:szCs w:val="24"/>
          <w:lang w:eastAsia="pt-BR"/>
        </w:rPr>
        <w:t xml:space="preserve"> - Brasil, 2015 e 2016</w:t>
      </w:r>
    </w:p>
    <w:p w14:paraId="0A59ABC8" w14:textId="77777777" w:rsidR="00A03725" w:rsidRPr="00802B24" w:rsidRDefault="00F42D54" w:rsidP="00F42D54">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9D658D4" wp14:editId="2F1AC4B6">
            <wp:extent cx="5400040" cy="4370070"/>
            <wp:effectExtent l="0" t="0" r="10160"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A03725" w:rsidRPr="00802B24">
        <w:rPr>
          <w:rFonts w:ascii="Arial" w:eastAsia="Times New Roman" w:hAnsi="Arial" w:cs="Arial"/>
          <w:color w:val="000000"/>
          <w:sz w:val="18"/>
          <w:szCs w:val="18"/>
          <w:lang w:eastAsia="pt-BR"/>
        </w:rPr>
        <w:t>Fonte: MDS, Censo SUAS.</w:t>
      </w:r>
    </w:p>
    <w:p w14:paraId="2D1FD134" w14:textId="77777777" w:rsidR="00A03725" w:rsidRPr="00802B24" w:rsidRDefault="00A03725" w:rsidP="000A75DE">
      <w:pPr>
        <w:autoSpaceDE w:val="0"/>
        <w:autoSpaceDN w:val="0"/>
        <w:adjustRightInd w:val="0"/>
        <w:spacing w:line="360" w:lineRule="auto"/>
        <w:jc w:val="both"/>
        <w:rPr>
          <w:rFonts w:ascii="Arial" w:hAnsi="Arial" w:cs="Arial"/>
          <w:sz w:val="24"/>
          <w:szCs w:val="24"/>
        </w:rPr>
      </w:pPr>
    </w:p>
    <w:p w14:paraId="38A97E8C" w14:textId="77777777" w:rsidR="00A03725" w:rsidRPr="00802B24" w:rsidRDefault="00E608E0" w:rsidP="000A75DE">
      <w:pPr>
        <w:autoSpaceDE w:val="0"/>
        <w:autoSpaceDN w:val="0"/>
        <w:adjustRightInd w:val="0"/>
        <w:spacing w:line="360" w:lineRule="auto"/>
        <w:jc w:val="both"/>
        <w:rPr>
          <w:rFonts w:ascii="Arial" w:hAnsi="Arial" w:cs="Arial"/>
          <w:sz w:val="24"/>
          <w:szCs w:val="24"/>
        </w:rPr>
      </w:pPr>
      <w:r w:rsidRPr="00E608E0">
        <w:rPr>
          <w:rFonts w:ascii="Arial" w:hAnsi="Arial" w:cs="Arial"/>
          <w:sz w:val="24"/>
          <w:szCs w:val="24"/>
        </w:rPr>
        <w:t>A maior parte dos trabalhadores nos Centros-Dia eram empregados celetistas do setor privado: em 2015 eram 12.844, representando 57,1% do total, e em 2016 eram 14.104 pessoas, representando 56,1% do total. O tipo de vínculo com o segundo maior percentual de trabalhadores foi o de servidores estatutários: eram 13,8% do total (3.093 trabalhadores) em 2015 e 12,9%</w:t>
      </w:r>
      <w:r>
        <w:rPr>
          <w:rFonts w:ascii="Arial" w:hAnsi="Arial" w:cs="Arial"/>
          <w:sz w:val="24"/>
          <w:szCs w:val="24"/>
        </w:rPr>
        <w:t xml:space="preserve"> (3.248 trabalhadores) em 2016 </w:t>
      </w:r>
      <w:r w:rsidR="000A75DE" w:rsidRPr="00802B24">
        <w:rPr>
          <w:rFonts w:ascii="Arial" w:hAnsi="Arial" w:cs="Arial"/>
          <w:sz w:val="24"/>
          <w:szCs w:val="24"/>
        </w:rPr>
        <w:t xml:space="preserve">(Gráfico </w:t>
      </w:r>
      <w:r>
        <w:rPr>
          <w:rFonts w:ascii="Arial" w:hAnsi="Arial" w:cs="Arial"/>
          <w:sz w:val="24"/>
          <w:szCs w:val="24"/>
        </w:rPr>
        <w:t>91</w:t>
      </w:r>
      <w:r w:rsidR="000A75DE" w:rsidRPr="00802B24">
        <w:rPr>
          <w:rFonts w:ascii="Arial" w:hAnsi="Arial" w:cs="Arial"/>
          <w:sz w:val="24"/>
          <w:szCs w:val="24"/>
        </w:rPr>
        <w:t>)</w:t>
      </w:r>
      <w:r w:rsidR="00A03725" w:rsidRPr="00802B24">
        <w:rPr>
          <w:rFonts w:ascii="Arial" w:hAnsi="Arial" w:cs="Arial"/>
          <w:sz w:val="24"/>
          <w:szCs w:val="24"/>
        </w:rPr>
        <w:t>.</w:t>
      </w:r>
    </w:p>
    <w:p w14:paraId="5968A5B6" w14:textId="77777777" w:rsidR="00A03725" w:rsidRPr="00802B24" w:rsidRDefault="00E608E0" w:rsidP="00A03725">
      <w:pPr>
        <w:spacing w:after="0" w:line="240" w:lineRule="auto"/>
        <w:jc w:val="both"/>
        <w:rPr>
          <w:rFonts w:ascii="Arial" w:eastAsia="Times New Roman" w:hAnsi="Arial" w:cs="Arial"/>
          <w:b/>
          <w:bCs/>
          <w:color w:val="000000"/>
          <w:sz w:val="24"/>
          <w:szCs w:val="24"/>
          <w:lang w:eastAsia="pt-BR"/>
        </w:rPr>
      </w:pPr>
      <w:r w:rsidRPr="00E608E0">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91</w:t>
      </w:r>
      <w:r w:rsidRPr="00E608E0">
        <w:rPr>
          <w:rFonts w:ascii="Arial" w:eastAsia="Times New Roman" w:hAnsi="Arial" w:cs="Arial"/>
          <w:b/>
          <w:bCs/>
          <w:color w:val="000000"/>
          <w:sz w:val="24"/>
          <w:szCs w:val="24"/>
          <w:lang w:eastAsia="pt-BR"/>
        </w:rPr>
        <w:t>: Percentual de trabalhadores do</w:t>
      </w:r>
      <w:r w:rsidRPr="00E608E0">
        <w:rPr>
          <w:rFonts w:ascii="Arial" w:eastAsia="Times New Roman" w:hAnsi="Arial" w:cs="Arial"/>
          <w:b/>
          <w:bCs/>
          <w:color w:val="000000"/>
          <w:sz w:val="24"/>
          <w:szCs w:val="24"/>
          <w:lang w:eastAsia="pt-BR"/>
        </w:rPr>
        <w:t>s</w:t>
      </w:r>
      <w:r w:rsidRPr="00E608E0">
        <w:rPr>
          <w:rFonts w:ascii="Arial" w:eastAsia="Times New Roman" w:hAnsi="Arial" w:cs="Arial"/>
          <w:b/>
          <w:bCs/>
          <w:color w:val="000000"/>
          <w:sz w:val="24"/>
          <w:szCs w:val="24"/>
          <w:lang w:eastAsia="pt-BR"/>
        </w:rPr>
        <w:t xml:space="preserve"> Centro</w:t>
      </w:r>
      <w:r w:rsidRPr="00E608E0">
        <w:rPr>
          <w:rFonts w:ascii="Arial" w:eastAsia="Times New Roman" w:hAnsi="Arial" w:cs="Arial"/>
          <w:b/>
          <w:bCs/>
          <w:color w:val="000000"/>
          <w:sz w:val="24"/>
          <w:szCs w:val="24"/>
          <w:lang w:eastAsia="pt-BR"/>
        </w:rPr>
        <w:t>s</w:t>
      </w:r>
      <w:r w:rsidRPr="00E608E0">
        <w:rPr>
          <w:rFonts w:ascii="Arial" w:eastAsia="Times New Roman" w:hAnsi="Arial" w:cs="Arial"/>
          <w:b/>
          <w:bCs/>
          <w:color w:val="000000"/>
          <w:sz w:val="24"/>
          <w:szCs w:val="24"/>
          <w:lang w:eastAsia="pt-BR"/>
        </w:rPr>
        <w:t>-Dia segundo tipo de vínculo - Brasil, 2015 e 2016</w:t>
      </w:r>
    </w:p>
    <w:p w14:paraId="1EAA23B1" w14:textId="77777777" w:rsidR="00A03725" w:rsidRPr="00802B24" w:rsidRDefault="00E608E0" w:rsidP="00465E0F">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30F95229" wp14:editId="67D1B2C7">
            <wp:extent cx="5400040" cy="3152775"/>
            <wp:effectExtent l="0" t="0" r="1016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A03725" w:rsidRPr="00802B24">
        <w:rPr>
          <w:rFonts w:ascii="Arial" w:eastAsia="Times New Roman" w:hAnsi="Arial" w:cs="Arial"/>
          <w:color w:val="000000"/>
          <w:sz w:val="18"/>
          <w:szCs w:val="18"/>
          <w:lang w:eastAsia="pt-BR"/>
        </w:rPr>
        <w:t>Fonte: MDS, Censo SUAS.</w:t>
      </w:r>
    </w:p>
    <w:p w14:paraId="0027F859" w14:textId="77777777" w:rsidR="00A03725" w:rsidRDefault="00A03725" w:rsidP="007C4343">
      <w:pPr>
        <w:autoSpaceDE w:val="0"/>
        <w:autoSpaceDN w:val="0"/>
        <w:adjustRightInd w:val="0"/>
        <w:spacing w:line="360" w:lineRule="auto"/>
        <w:jc w:val="both"/>
        <w:rPr>
          <w:rFonts w:ascii="Arial" w:hAnsi="Arial" w:cs="Arial"/>
          <w:sz w:val="24"/>
          <w:szCs w:val="24"/>
        </w:rPr>
      </w:pPr>
    </w:p>
    <w:p w14:paraId="186F26E8" w14:textId="4725EF82" w:rsidR="00115E13" w:rsidRPr="00115E13" w:rsidRDefault="00386F19" w:rsidP="00115E13">
      <w:pPr>
        <w:autoSpaceDE w:val="0"/>
        <w:autoSpaceDN w:val="0"/>
        <w:adjustRightInd w:val="0"/>
        <w:spacing w:line="360" w:lineRule="auto"/>
        <w:jc w:val="both"/>
        <w:rPr>
          <w:rFonts w:ascii="Arial" w:hAnsi="Arial" w:cs="Arial"/>
          <w:sz w:val="24"/>
          <w:szCs w:val="24"/>
        </w:rPr>
      </w:pPr>
      <w:r>
        <w:rPr>
          <w:rFonts w:ascii="Arial" w:hAnsi="Arial" w:cs="Arial"/>
          <w:sz w:val="24"/>
          <w:szCs w:val="24"/>
        </w:rPr>
        <w:t>Quanto ao nível de escolaridade</w:t>
      </w:r>
      <w:r w:rsidR="00553598">
        <w:rPr>
          <w:rFonts w:ascii="Arial" w:hAnsi="Arial" w:cs="Arial"/>
          <w:sz w:val="24"/>
          <w:szCs w:val="24"/>
        </w:rPr>
        <w:t>,</w:t>
      </w:r>
      <w:r>
        <w:rPr>
          <w:rFonts w:ascii="Arial" w:hAnsi="Arial" w:cs="Arial"/>
          <w:sz w:val="24"/>
          <w:szCs w:val="24"/>
        </w:rPr>
        <w:t xml:space="preserve"> e</w:t>
      </w:r>
      <w:r w:rsidR="00115E13" w:rsidRPr="00115E13">
        <w:rPr>
          <w:rFonts w:ascii="Arial" w:hAnsi="Arial" w:cs="Arial"/>
          <w:sz w:val="24"/>
          <w:szCs w:val="24"/>
        </w:rPr>
        <w:t xml:space="preserve">m 2016 15.263 trabalhadores dos Centros-Dia (60,7% do total) tinham nível superior. </w:t>
      </w:r>
    </w:p>
    <w:p w14:paraId="7B344B13" w14:textId="46C07126" w:rsidR="00115E13" w:rsidRPr="00115E13" w:rsidRDefault="00115E13" w:rsidP="00115E13">
      <w:pPr>
        <w:autoSpaceDE w:val="0"/>
        <w:autoSpaceDN w:val="0"/>
        <w:adjustRightInd w:val="0"/>
        <w:spacing w:line="360" w:lineRule="auto"/>
        <w:jc w:val="both"/>
        <w:rPr>
          <w:rFonts w:ascii="Arial" w:hAnsi="Arial" w:cs="Arial"/>
          <w:sz w:val="24"/>
          <w:szCs w:val="24"/>
        </w:rPr>
      </w:pPr>
      <w:r w:rsidRPr="00115E13">
        <w:rPr>
          <w:rFonts w:ascii="Arial" w:hAnsi="Arial" w:cs="Arial"/>
          <w:sz w:val="24"/>
          <w:szCs w:val="24"/>
        </w:rPr>
        <w:t xml:space="preserve">Embora tenha sido observado aumento de 1.330 trabalhadores de nível superior entre 2015 e 2016, </w:t>
      </w:r>
      <w:r w:rsidR="00B50560">
        <w:rPr>
          <w:rFonts w:ascii="Arial" w:hAnsi="Arial" w:cs="Arial"/>
          <w:sz w:val="24"/>
          <w:szCs w:val="24"/>
        </w:rPr>
        <w:t xml:space="preserve">proporcionalmente esta categoria foi reduzida de </w:t>
      </w:r>
      <w:r w:rsidRPr="00115E13">
        <w:rPr>
          <w:rFonts w:ascii="Arial" w:hAnsi="Arial" w:cs="Arial"/>
          <w:sz w:val="24"/>
          <w:szCs w:val="24"/>
        </w:rPr>
        <w:t xml:space="preserve">62,0% dos 22.484 trabalhadores em 2015 </w:t>
      </w:r>
      <w:r w:rsidR="00B50560">
        <w:rPr>
          <w:rFonts w:ascii="Arial" w:hAnsi="Arial" w:cs="Arial"/>
          <w:sz w:val="24"/>
          <w:szCs w:val="24"/>
        </w:rPr>
        <w:t>para</w:t>
      </w:r>
      <w:r w:rsidR="00B50560" w:rsidRPr="00115E13">
        <w:rPr>
          <w:rFonts w:ascii="Arial" w:hAnsi="Arial" w:cs="Arial"/>
          <w:sz w:val="24"/>
          <w:szCs w:val="24"/>
        </w:rPr>
        <w:t xml:space="preserve"> </w:t>
      </w:r>
      <w:r w:rsidRPr="00115E13">
        <w:rPr>
          <w:rFonts w:ascii="Arial" w:hAnsi="Arial" w:cs="Arial"/>
          <w:sz w:val="24"/>
          <w:szCs w:val="24"/>
        </w:rPr>
        <w:t>60,7% dos 25.151 trabalhadores em 2016.</w:t>
      </w:r>
    </w:p>
    <w:p w14:paraId="20311A56" w14:textId="19263C3A" w:rsidR="00115E13" w:rsidRDefault="00115E13" w:rsidP="00115E13">
      <w:pPr>
        <w:autoSpaceDE w:val="0"/>
        <w:autoSpaceDN w:val="0"/>
        <w:adjustRightInd w:val="0"/>
        <w:spacing w:line="360" w:lineRule="auto"/>
        <w:jc w:val="both"/>
        <w:rPr>
          <w:rFonts w:ascii="Arial" w:hAnsi="Arial" w:cs="Arial"/>
          <w:sz w:val="24"/>
          <w:szCs w:val="24"/>
        </w:rPr>
      </w:pPr>
      <w:r w:rsidRPr="00115E13">
        <w:rPr>
          <w:rFonts w:ascii="Arial" w:hAnsi="Arial" w:cs="Arial"/>
          <w:sz w:val="24"/>
          <w:szCs w:val="24"/>
        </w:rPr>
        <w:t>Em 2016 houve aumento de 893 trabalhadores de nível médio e</w:t>
      </w:r>
      <w:r w:rsidR="00553598">
        <w:rPr>
          <w:rFonts w:ascii="Arial" w:hAnsi="Arial" w:cs="Arial"/>
          <w:sz w:val="24"/>
          <w:szCs w:val="24"/>
        </w:rPr>
        <w:t xml:space="preserve">m relação a </w:t>
      </w:r>
      <w:r w:rsidRPr="00115E13">
        <w:rPr>
          <w:rFonts w:ascii="Arial" w:hAnsi="Arial" w:cs="Arial"/>
          <w:sz w:val="24"/>
          <w:szCs w:val="24"/>
        </w:rPr>
        <w:t>2015</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92</w:t>
      </w:r>
      <w:r w:rsidRPr="00802B24">
        <w:rPr>
          <w:rFonts w:ascii="Arial" w:hAnsi="Arial" w:cs="Arial"/>
          <w:sz w:val="24"/>
          <w:szCs w:val="24"/>
        </w:rPr>
        <w:t>)</w:t>
      </w:r>
      <w:r w:rsidRPr="00115E13">
        <w:rPr>
          <w:rFonts w:ascii="Arial" w:hAnsi="Arial" w:cs="Arial"/>
          <w:sz w:val="24"/>
          <w:szCs w:val="24"/>
        </w:rPr>
        <w:t>.</w:t>
      </w:r>
    </w:p>
    <w:p w14:paraId="16CC19A8" w14:textId="77777777" w:rsidR="00115E13" w:rsidRDefault="00115E13" w:rsidP="00115E13">
      <w:pPr>
        <w:spacing w:after="0" w:line="240" w:lineRule="auto"/>
        <w:jc w:val="both"/>
        <w:rPr>
          <w:rFonts w:ascii="Arial" w:eastAsia="Times New Roman" w:hAnsi="Arial" w:cs="Arial"/>
          <w:b/>
          <w:bCs/>
          <w:color w:val="000000"/>
          <w:sz w:val="24"/>
          <w:szCs w:val="24"/>
          <w:lang w:eastAsia="pt-BR"/>
        </w:rPr>
      </w:pPr>
      <w:r w:rsidRPr="00115E13">
        <w:rPr>
          <w:rFonts w:ascii="Arial" w:eastAsia="Times New Roman" w:hAnsi="Arial" w:cs="Arial"/>
          <w:b/>
          <w:bCs/>
          <w:color w:val="000000"/>
          <w:sz w:val="24"/>
          <w:szCs w:val="24"/>
          <w:lang w:eastAsia="pt-BR"/>
        </w:rPr>
        <w:t>Gráfico 92: Quantidade de trabalhadores segundo nível de escolaridade no</w:t>
      </w:r>
      <w:r w:rsidRPr="00115E13">
        <w:rPr>
          <w:rFonts w:ascii="Arial" w:eastAsia="Times New Roman" w:hAnsi="Arial" w:cs="Arial"/>
          <w:b/>
          <w:bCs/>
          <w:color w:val="000000"/>
          <w:sz w:val="24"/>
          <w:szCs w:val="24"/>
          <w:lang w:eastAsia="pt-BR"/>
        </w:rPr>
        <w:t>s</w:t>
      </w:r>
      <w:r w:rsidRPr="00115E13">
        <w:rPr>
          <w:rFonts w:ascii="Arial" w:eastAsia="Times New Roman" w:hAnsi="Arial" w:cs="Arial"/>
          <w:b/>
          <w:bCs/>
          <w:color w:val="000000"/>
          <w:sz w:val="24"/>
          <w:szCs w:val="24"/>
          <w:lang w:eastAsia="pt-BR"/>
        </w:rPr>
        <w:t xml:space="preserve"> Centro</w:t>
      </w:r>
      <w:r w:rsidRPr="00115E13">
        <w:rPr>
          <w:rFonts w:ascii="Arial" w:eastAsia="Times New Roman" w:hAnsi="Arial" w:cs="Arial"/>
          <w:b/>
          <w:bCs/>
          <w:color w:val="000000"/>
          <w:sz w:val="24"/>
          <w:szCs w:val="24"/>
          <w:lang w:eastAsia="pt-BR"/>
        </w:rPr>
        <w:t>s</w:t>
      </w:r>
      <w:r w:rsidRPr="00115E13">
        <w:rPr>
          <w:rFonts w:ascii="Arial" w:eastAsia="Times New Roman" w:hAnsi="Arial" w:cs="Arial"/>
          <w:b/>
          <w:bCs/>
          <w:color w:val="000000"/>
          <w:sz w:val="24"/>
          <w:szCs w:val="24"/>
          <w:lang w:eastAsia="pt-BR"/>
        </w:rPr>
        <w:t>-Dia - Brasil, 2015 e 2016</w:t>
      </w:r>
    </w:p>
    <w:p w14:paraId="2F00EF4A" w14:textId="77777777" w:rsidR="00115E13" w:rsidRPr="00802B24" w:rsidRDefault="00115E13" w:rsidP="00115E13">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2C46BDC" wp14:editId="746AC284">
            <wp:extent cx="5400040" cy="3405505"/>
            <wp:effectExtent l="0" t="0" r="10160" b="4445"/>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r w:rsidRPr="00802B24">
        <w:rPr>
          <w:rFonts w:ascii="Arial" w:eastAsia="Times New Roman" w:hAnsi="Arial" w:cs="Arial"/>
          <w:color w:val="000000"/>
          <w:sz w:val="18"/>
          <w:szCs w:val="18"/>
          <w:lang w:eastAsia="pt-BR"/>
        </w:rPr>
        <w:t>Fonte: MDS, Censo SUAS.</w:t>
      </w:r>
    </w:p>
    <w:p w14:paraId="51E8B8A2" w14:textId="77777777" w:rsidR="00115E13" w:rsidRDefault="00115E13" w:rsidP="00B92791">
      <w:pPr>
        <w:autoSpaceDE w:val="0"/>
        <w:autoSpaceDN w:val="0"/>
        <w:adjustRightInd w:val="0"/>
        <w:spacing w:line="360" w:lineRule="auto"/>
        <w:jc w:val="both"/>
        <w:rPr>
          <w:rFonts w:ascii="Arial" w:hAnsi="Arial" w:cs="Arial"/>
          <w:sz w:val="24"/>
          <w:szCs w:val="24"/>
        </w:rPr>
      </w:pPr>
    </w:p>
    <w:p w14:paraId="67FFF504" w14:textId="05B17B5D" w:rsidR="00B92791" w:rsidRPr="00B92791" w:rsidRDefault="00B50560" w:rsidP="00B92791">
      <w:pPr>
        <w:autoSpaceDE w:val="0"/>
        <w:autoSpaceDN w:val="0"/>
        <w:adjustRightInd w:val="0"/>
        <w:spacing w:line="360" w:lineRule="auto"/>
        <w:jc w:val="both"/>
        <w:rPr>
          <w:rFonts w:ascii="Arial" w:hAnsi="Arial" w:cs="Arial"/>
          <w:sz w:val="24"/>
          <w:szCs w:val="24"/>
        </w:rPr>
      </w:pPr>
      <w:r>
        <w:rPr>
          <w:rFonts w:ascii="Arial" w:hAnsi="Arial" w:cs="Arial"/>
          <w:sz w:val="24"/>
          <w:szCs w:val="24"/>
        </w:rPr>
        <w:t>Já em relação a formação profissional dos</w:t>
      </w:r>
      <w:r w:rsidR="00B92791" w:rsidRPr="00B92791">
        <w:rPr>
          <w:rFonts w:ascii="Arial" w:hAnsi="Arial" w:cs="Arial"/>
          <w:sz w:val="24"/>
          <w:szCs w:val="24"/>
        </w:rPr>
        <w:t xml:space="preserve"> 25.151 trabalhadores dos Centros-Dia</w:t>
      </w:r>
      <w:r>
        <w:rPr>
          <w:rFonts w:ascii="Arial" w:hAnsi="Arial" w:cs="Arial"/>
          <w:sz w:val="24"/>
          <w:szCs w:val="24"/>
        </w:rPr>
        <w:t xml:space="preserve"> em 2016</w:t>
      </w:r>
      <w:r w:rsidR="00B92791" w:rsidRPr="00B92791">
        <w:rPr>
          <w:rFonts w:ascii="Arial" w:hAnsi="Arial" w:cs="Arial"/>
          <w:sz w:val="24"/>
          <w:szCs w:val="24"/>
        </w:rPr>
        <w:t>, 3.315 profissionais tinham a formação profissional de pedagogo (13,2% do total), o maior número entre as formações de nível superior categorizadas. Na sequência aparecem os profissionais de nível médio (2.584 pessoas, representando 10,3% do total), os psicólogos (1.267 trabalhadores, ou 5,0% do total) e os assistentes sociais (1.096 trabalhadores, o</w:t>
      </w:r>
      <w:r w:rsidR="00F522F6">
        <w:rPr>
          <w:rFonts w:ascii="Arial" w:hAnsi="Arial" w:cs="Arial"/>
          <w:sz w:val="24"/>
          <w:szCs w:val="24"/>
        </w:rPr>
        <w:t xml:space="preserve"> que representa 4,4% do total).</w:t>
      </w:r>
    </w:p>
    <w:p w14:paraId="6167964F" w14:textId="77777777" w:rsidR="00B92791" w:rsidRDefault="00B92791" w:rsidP="00B92791">
      <w:pPr>
        <w:autoSpaceDE w:val="0"/>
        <w:autoSpaceDN w:val="0"/>
        <w:adjustRightInd w:val="0"/>
        <w:spacing w:line="360" w:lineRule="auto"/>
        <w:jc w:val="both"/>
        <w:rPr>
          <w:rFonts w:ascii="Arial" w:hAnsi="Arial" w:cs="Arial"/>
          <w:sz w:val="24"/>
          <w:szCs w:val="24"/>
        </w:rPr>
      </w:pPr>
      <w:r w:rsidRPr="00B92791">
        <w:rPr>
          <w:rFonts w:ascii="Arial" w:hAnsi="Arial" w:cs="Arial"/>
          <w:sz w:val="24"/>
          <w:szCs w:val="24"/>
        </w:rPr>
        <w:t>Em comparação ao ano de 2015, foi observado aumento na categoria "não informado": eram 764 trabalhadores em 2015 (3,4% do total) e passaram a 6.819 (27,1% do total), a categoria mais numerosa em 2016</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93</w:t>
      </w:r>
      <w:r w:rsidRPr="00802B24">
        <w:rPr>
          <w:rFonts w:ascii="Arial" w:hAnsi="Arial" w:cs="Arial"/>
          <w:sz w:val="24"/>
          <w:szCs w:val="24"/>
        </w:rPr>
        <w:t>)</w:t>
      </w:r>
      <w:r w:rsidRPr="00B92791">
        <w:rPr>
          <w:rFonts w:ascii="Arial" w:hAnsi="Arial" w:cs="Arial"/>
          <w:sz w:val="24"/>
          <w:szCs w:val="24"/>
        </w:rPr>
        <w:t>.</w:t>
      </w:r>
    </w:p>
    <w:p w14:paraId="5DFE3834" w14:textId="77777777" w:rsidR="00B92791" w:rsidRDefault="00B92791" w:rsidP="00B92791">
      <w:pPr>
        <w:spacing w:after="0" w:line="240" w:lineRule="auto"/>
        <w:jc w:val="both"/>
        <w:rPr>
          <w:rFonts w:ascii="Arial" w:eastAsia="Times New Roman" w:hAnsi="Arial" w:cs="Arial"/>
          <w:b/>
          <w:bCs/>
          <w:color w:val="000000"/>
          <w:sz w:val="24"/>
          <w:szCs w:val="24"/>
          <w:lang w:eastAsia="pt-BR"/>
        </w:rPr>
      </w:pPr>
      <w:r w:rsidRPr="00B92791">
        <w:rPr>
          <w:rFonts w:ascii="Arial" w:eastAsia="Times New Roman" w:hAnsi="Arial" w:cs="Arial"/>
          <w:b/>
          <w:bCs/>
          <w:color w:val="000000"/>
          <w:sz w:val="24"/>
          <w:szCs w:val="24"/>
          <w:lang w:eastAsia="pt-BR"/>
        </w:rPr>
        <w:t>Gráfico 93: Quantidade de trabalhadores do</w:t>
      </w:r>
      <w:r w:rsidRPr="00B92791">
        <w:rPr>
          <w:rFonts w:ascii="Arial" w:eastAsia="Times New Roman" w:hAnsi="Arial" w:cs="Arial"/>
          <w:b/>
          <w:bCs/>
          <w:color w:val="000000"/>
          <w:sz w:val="24"/>
          <w:szCs w:val="24"/>
          <w:lang w:eastAsia="pt-BR"/>
        </w:rPr>
        <w:t>s</w:t>
      </w:r>
      <w:r w:rsidRPr="00B92791">
        <w:rPr>
          <w:rFonts w:ascii="Arial" w:eastAsia="Times New Roman" w:hAnsi="Arial" w:cs="Arial"/>
          <w:b/>
          <w:bCs/>
          <w:color w:val="000000"/>
          <w:sz w:val="24"/>
          <w:szCs w:val="24"/>
          <w:lang w:eastAsia="pt-BR"/>
        </w:rPr>
        <w:t xml:space="preserve"> Centro</w:t>
      </w:r>
      <w:r w:rsidRPr="00B92791">
        <w:rPr>
          <w:rFonts w:ascii="Arial" w:eastAsia="Times New Roman" w:hAnsi="Arial" w:cs="Arial"/>
          <w:b/>
          <w:bCs/>
          <w:color w:val="000000"/>
          <w:sz w:val="24"/>
          <w:szCs w:val="24"/>
          <w:lang w:eastAsia="pt-BR"/>
        </w:rPr>
        <w:t>s</w:t>
      </w:r>
      <w:r w:rsidRPr="00B92791">
        <w:rPr>
          <w:rFonts w:ascii="Arial" w:eastAsia="Times New Roman" w:hAnsi="Arial" w:cs="Arial"/>
          <w:b/>
          <w:bCs/>
          <w:color w:val="000000"/>
          <w:sz w:val="24"/>
          <w:szCs w:val="24"/>
          <w:lang w:eastAsia="pt-BR"/>
        </w:rPr>
        <w:t>-Dia segundo formação profissional – Brasil, 2015 e 2016</w:t>
      </w:r>
    </w:p>
    <w:p w14:paraId="7CBF051E" w14:textId="77777777" w:rsidR="00B92791" w:rsidRDefault="00B92791" w:rsidP="00B92791">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3EB53BDD" wp14:editId="49C65524">
            <wp:extent cx="5400040" cy="4886325"/>
            <wp:effectExtent l="0" t="0" r="10160"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Pr="00802B24">
        <w:rPr>
          <w:rFonts w:ascii="Arial" w:eastAsia="Times New Roman" w:hAnsi="Arial" w:cs="Arial"/>
          <w:color w:val="000000"/>
          <w:sz w:val="18"/>
          <w:szCs w:val="18"/>
          <w:lang w:eastAsia="pt-BR"/>
        </w:rPr>
        <w:t>Fonte: MDS, Censo SUAS.</w:t>
      </w:r>
    </w:p>
    <w:p w14:paraId="4734551F" w14:textId="77777777" w:rsidR="00B92791" w:rsidRPr="00802B24" w:rsidRDefault="00B92791" w:rsidP="00B92791">
      <w:pPr>
        <w:autoSpaceDE w:val="0"/>
        <w:autoSpaceDN w:val="0"/>
        <w:adjustRightInd w:val="0"/>
        <w:spacing w:before="240" w:line="360" w:lineRule="auto"/>
        <w:jc w:val="both"/>
        <w:rPr>
          <w:rFonts w:ascii="Arial" w:eastAsia="Times New Roman" w:hAnsi="Arial" w:cs="Arial"/>
          <w:color w:val="000000"/>
          <w:sz w:val="18"/>
          <w:szCs w:val="18"/>
          <w:lang w:eastAsia="pt-BR"/>
        </w:rPr>
      </w:pPr>
      <w:r w:rsidRPr="00B92791">
        <w:rPr>
          <w:rFonts w:ascii="Arial" w:eastAsia="Times New Roman" w:hAnsi="Arial" w:cs="Arial"/>
          <w:color w:val="000000"/>
          <w:sz w:val="18"/>
          <w:szCs w:val="18"/>
          <w:lang w:eastAsia="pt-BR"/>
        </w:rPr>
        <w:t>(*) A categoria "Outra formação de nível superior" inclui advogados, antropólogos, economistas, analistas de sistemas, programadores, sociólogos, cientistas políticos, e profissionais de outras formações de nível superior.</w:t>
      </w:r>
    </w:p>
    <w:p w14:paraId="3DB25E9A" w14:textId="77777777" w:rsidR="00B92791" w:rsidRPr="00F522F6" w:rsidRDefault="00B92791" w:rsidP="00F522F6">
      <w:pPr>
        <w:autoSpaceDE w:val="0"/>
        <w:autoSpaceDN w:val="0"/>
        <w:adjustRightInd w:val="0"/>
        <w:spacing w:line="360" w:lineRule="auto"/>
        <w:jc w:val="both"/>
        <w:rPr>
          <w:rFonts w:ascii="Arial" w:hAnsi="Arial" w:cs="Arial"/>
          <w:sz w:val="24"/>
          <w:szCs w:val="24"/>
        </w:rPr>
      </w:pPr>
    </w:p>
    <w:p w14:paraId="7EE419B3" w14:textId="15BA1D1C" w:rsidR="00F522F6" w:rsidRPr="00F522F6" w:rsidRDefault="00F522F6" w:rsidP="00F522F6">
      <w:pPr>
        <w:autoSpaceDE w:val="0"/>
        <w:autoSpaceDN w:val="0"/>
        <w:adjustRightInd w:val="0"/>
        <w:spacing w:line="360" w:lineRule="auto"/>
        <w:jc w:val="both"/>
        <w:rPr>
          <w:rFonts w:ascii="Arial" w:hAnsi="Arial" w:cs="Arial"/>
          <w:sz w:val="24"/>
          <w:szCs w:val="24"/>
        </w:rPr>
      </w:pPr>
      <w:r w:rsidRPr="00F522F6">
        <w:rPr>
          <w:rFonts w:ascii="Arial" w:hAnsi="Arial" w:cs="Arial"/>
          <w:sz w:val="24"/>
          <w:szCs w:val="24"/>
        </w:rPr>
        <w:t xml:space="preserve">Em 2016, 8.493 trabalhadores dos Centros-Dia exerciam a função de técnico de nível superior (33,8% do total de trabalhadores), 2.916 </w:t>
      </w:r>
      <w:r w:rsidR="00B50560">
        <w:rPr>
          <w:rFonts w:ascii="Arial" w:hAnsi="Arial" w:cs="Arial"/>
          <w:sz w:val="24"/>
          <w:szCs w:val="24"/>
        </w:rPr>
        <w:t>a função de</w:t>
      </w:r>
      <w:r w:rsidRPr="00F522F6">
        <w:rPr>
          <w:rFonts w:ascii="Arial" w:hAnsi="Arial" w:cs="Arial"/>
          <w:sz w:val="24"/>
          <w:szCs w:val="24"/>
        </w:rPr>
        <w:t xml:space="preserve"> orientadores/educadores sociais (11,6%), 2.718 tin</w:t>
      </w:r>
      <w:r>
        <w:rPr>
          <w:rFonts w:ascii="Arial" w:hAnsi="Arial" w:cs="Arial"/>
          <w:sz w:val="24"/>
          <w:szCs w:val="24"/>
        </w:rPr>
        <w:t>ham função de serviços gerais (</w:t>
      </w:r>
      <w:r w:rsidRPr="00F522F6">
        <w:rPr>
          <w:rFonts w:ascii="Arial" w:hAnsi="Arial" w:cs="Arial"/>
          <w:sz w:val="24"/>
          <w:szCs w:val="24"/>
        </w:rPr>
        <w:t xml:space="preserve">10,8%), 2.034 trabalhadores tinham função de apoio administrativo (8,1%), 1.198 </w:t>
      </w:r>
      <w:r w:rsidR="00B50560">
        <w:rPr>
          <w:rFonts w:ascii="Arial" w:hAnsi="Arial" w:cs="Arial"/>
          <w:sz w:val="24"/>
          <w:szCs w:val="24"/>
        </w:rPr>
        <w:t>profissionais</w:t>
      </w:r>
      <w:r w:rsidR="00B50560" w:rsidRPr="00F522F6">
        <w:rPr>
          <w:rFonts w:ascii="Arial" w:hAnsi="Arial" w:cs="Arial"/>
          <w:sz w:val="24"/>
          <w:szCs w:val="24"/>
        </w:rPr>
        <w:t xml:space="preserve"> </w:t>
      </w:r>
      <w:r w:rsidRPr="00F522F6">
        <w:rPr>
          <w:rFonts w:ascii="Arial" w:hAnsi="Arial" w:cs="Arial"/>
          <w:sz w:val="24"/>
          <w:szCs w:val="24"/>
        </w:rPr>
        <w:t xml:space="preserve">eram cuidadores (4,8%), 918 eram coordenadores (3,8%), 297 eram estagiários (1,2%) e 253 eram auxiliares de cuidador (1,0%). </w:t>
      </w:r>
      <w:r w:rsidR="00E51D29">
        <w:rPr>
          <w:rFonts w:ascii="Arial" w:hAnsi="Arial" w:cs="Arial"/>
          <w:sz w:val="24"/>
          <w:szCs w:val="24"/>
        </w:rPr>
        <w:t xml:space="preserve">Já a </w:t>
      </w:r>
      <w:r w:rsidR="00E51D29" w:rsidRPr="00F522F6">
        <w:rPr>
          <w:rFonts w:ascii="Arial" w:hAnsi="Arial" w:cs="Arial"/>
          <w:sz w:val="24"/>
          <w:szCs w:val="24"/>
        </w:rPr>
        <w:t xml:space="preserve">categoria "outros" </w:t>
      </w:r>
      <w:r w:rsidR="00E51D29">
        <w:rPr>
          <w:rFonts w:ascii="Arial" w:hAnsi="Arial" w:cs="Arial"/>
          <w:sz w:val="24"/>
          <w:szCs w:val="24"/>
        </w:rPr>
        <w:t xml:space="preserve">foi </w:t>
      </w:r>
      <w:r w:rsidR="00E51D29" w:rsidRPr="00F522F6">
        <w:rPr>
          <w:rFonts w:ascii="Arial" w:hAnsi="Arial" w:cs="Arial"/>
          <w:sz w:val="24"/>
          <w:szCs w:val="24"/>
        </w:rPr>
        <w:t>a segunda mais numerosa</w:t>
      </w:r>
      <w:r w:rsidR="00063731">
        <w:rPr>
          <w:rFonts w:ascii="Arial" w:hAnsi="Arial" w:cs="Arial"/>
          <w:sz w:val="24"/>
          <w:szCs w:val="24"/>
        </w:rPr>
        <w:t>,</w:t>
      </w:r>
      <w:r w:rsidR="00E51D29" w:rsidRPr="00F522F6">
        <w:rPr>
          <w:rFonts w:ascii="Arial" w:hAnsi="Arial" w:cs="Arial"/>
          <w:sz w:val="24"/>
          <w:szCs w:val="24"/>
        </w:rPr>
        <w:t xml:space="preserve"> </w:t>
      </w:r>
      <w:r w:rsidR="00E51D29">
        <w:rPr>
          <w:rFonts w:ascii="Arial" w:hAnsi="Arial" w:cs="Arial"/>
          <w:sz w:val="24"/>
          <w:szCs w:val="24"/>
        </w:rPr>
        <w:t xml:space="preserve">com </w:t>
      </w:r>
      <w:r w:rsidRPr="00F522F6">
        <w:rPr>
          <w:rFonts w:ascii="Arial" w:hAnsi="Arial" w:cs="Arial"/>
          <w:sz w:val="24"/>
          <w:szCs w:val="24"/>
        </w:rPr>
        <w:t xml:space="preserve">6.324 </w:t>
      </w:r>
      <w:r w:rsidR="00E51D29">
        <w:rPr>
          <w:rFonts w:ascii="Arial" w:hAnsi="Arial" w:cs="Arial"/>
          <w:sz w:val="24"/>
          <w:szCs w:val="24"/>
        </w:rPr>
        <w:t>trabalhadores</w:t>
      </w:r>
      <w:r w:rsidR="00063731">
        <w:rPr>
          <w:rFonts w:ascii="Arial" w:hAnsi="Arial" w:cs="Arial"/>
          <w:sz w:val="24"/>
          <w:szCs w:val="24"/>
        </w:rPr>
        <w:t xml:space="preserve"> </w:t>
      </w:r>
      <w:r w:rsidRPr="00F522F6">
        <w:rPr>
          <w:rFonts w:ascii="Arial" w:hAnsi="Arial" w:cs="Arial"/>
          <w:sz w:val="24"/>
          <w:szCs w:val="24"/>
        </w:rPr>
        <w:t>(25,1%).</w:t>
      </w:r>
    </w:p>
    <w:p w14:paraId="0FBAED7A" w14:textId="77777777" w:rsidR="00F522F6" w:rsidRDefault="00F522F6" w:rsidP="00F522F6">
      <w:pPr>
        <w:autoSpaceDE w:val="0"/>
        <w:autoSpaceDN w:val="0"/>
        <w:adjustRightInd w:val="0"/>
        <w:spacing w:line="360" w:lineRule="auto"/>
        <w:jc w:val="both"/>
        <w:rPr>
          <w:rFonts w:ascii="Arial" w:hAnsi="Arial" w:cs="Arial"/>
          <w:sz w:val="24"/>
          <w:szCs w:val="24"/>
        </w:rPr>
      </w:pPr>
      <w:r w:rsidRPr="00F522F6">
        <w:rPr>
          <w:rFonts w:ascii="Arial" w:hAnsi="Arial" w:cs="Arial"/>
          <w:sz w:val="24"/>
          <w:szCs w:val="24"/>
        </w:rPr>
        <w:lastRenderedPageBreak/>
        <w:t xml:space="preserve">Em todas as regiões a categoria mais numerosa foi a de técnicos de nível superior, com exceção da região Centro-Oeste, na qual a categoria mais numerosa foi "outros" (804 trabalhadores ou 32,6% dos trabalhadores da região) </w:t>
      </w:r>
      <w:r w:rsidRPr="00802B24">
        <w:rPr>
          <w:rFonts w:ascii="Arial" w:hAnsi="Arial" w:cs="Arial"/>
          <w:sz w:val="24"/>
          <w:szCs w:val="24"/>
        </w:rPr>
        <w:t xml:space="preserve">(Gráfico </w:t>
      </w:r>
      <w:r>
        <w:rPr>
          <w:rFonts w:ascii="Arial" w:hAnsi="Arial" w:cs="Arial"/>
          <w:sz w:val="24"/>
          <w:szCs w:val="24"/>
        </w:rPr>
        <w:t>94</w:t>
      </w:r>
      <w:r w:rsidRPr="00802B24">
        <w:rPr>
          <w:rFonts w:ascii="Arial" w:hAnsi="Arial" w:cs="Arial"/>
          <w:sz w:val="24"/>
          <w:szCs w:val="24"/>
        </w:rPr>
        <w:t>)</w:t>
      </w:r>
      <w:r w:rsidRPr="00F522F6">
        <w:rPr>
          <w:rFonts w:ascii="Arial" w:hAnsi="Arial" w:cs="Arial"/>
          <w:sz w:val="24"/>
          <w:szCs w:val="24"/>
        </w:rPr>
        <w:t>.</w:t>
      </w:r>
    </w:p>
    <w:p w14:paraId="11352821" w14:textId="5FF88A2A" w:rsidR="00F522F6" w:rsidRDefault="00F522F6" w:rsidP="00F522F6">
      <w:pPr>
        <w:spacing w:after="0" w:line="240" w:lineRule="auto"/>
        <w:jc w:val="both"/>
        <w:rPr>
          <w:rFonts w:ascii="Arial" w:eastAsia="Times New Roman" w:hAnsi="Arial" w:cs="Arial"/>
          <w:b/>
          <w:bCs/>
          <w:color w:val="000000"/>
          <w:sz w:val="24"/>
          <w:szCs w:val="24"/>
          <w:lang w:eastAsia="pt-BR"/>
        </w:rPr>
      </w:pPr>
      <w:r w:rsidRPr="00F522F6">
        <w:rPr>
          <w:rFonts w:ascii="Arial" w:eastAsia="Times New Roman" w:hAnsi="Arial" w:cs="Arial"/>
          <w:b/>
          <w:bCs/>
          <w:color w:val="000000"/>
          <w:sz w:val="24"/>
          <w:szCs w:val="24"/>
          <w:lang w:eastAsia="pt-BR"/>
        </w:rPr>
        <w:t>Gráfico 94: Quantidade de trabalhadores do</w:t>
      </w:r>
      <w:r w:rsidRPr="00F522F6">
        <w:rPr>
          <w:rFonts w:ascii="Arial" w:eastAsia="Times New Roman" w:hAnsi="Arial" w:cs="Arial"/>
          <w:b/>
          <w:bCs/>
          <w:color w:val="000000"/>
          <w:sz w:val="24"/>
          <w:szCs w:val="24"/>
          <w:lang w:eastAsia="pt-BR"/>
        </w:rPr>
        <w:t>s</w:t>
      </w:r>
      <w:r w:rsidRPr="00F522F6">
        <w:rPr>
          <w:rFonts w:ascii="Arial" w:eastAsia="Times New Roman" w:hAnsi="Arial" w:cs="Arial"/>
          <w:b/>
          <w:bCs/>
          <w:color w:val="000000"/>
          <w:sz w:val="24"/>
          <w:szCs w:val="24"/>
          <w:lang w:eastAsia="pt-BR"/>
        </w:rPr>
        <w:t xml:space="preserve"> Centro</w:t>
      </w:r>
      <w:r w:rsidRPr="00F522F6">
        <w:rPr>
          <w:rFonts w:ascii="Arial" w:eastAsia="Times New Roman" w:hAnsi="Arial" w:cs="Arial"/>
          <w:b/>
          <w:bCs/>
          <w:color w:val="000000"/>
          <w:sz w:val="24"/>
          <w:szCs w:val="24"/>
          <w:lang w:eastAsia="pt-BR"/>
        </w:rPr>
        <w:t>s</w:t>
      </w:r>
      <w:r w:rsidRPr="00F522F6">
        <w:rPr>
          <w:rFonts w:ascii="Arial" w:eastAsia="Times New Roman" w:hAnsi="Arial" w:cs="Arial"/>
          <w:b/>
          <w:bCs/>
          <w:color w:val="000000"/>
          <w:sz w:val="24"/>
          <w:szCs w:val="24"/>
          <w:lang w:eastAsia="pt-BR"/>
        </w:rPr>
        <w:t>-Dia segundo função e grande</w:t>
      </w:r>
      <w:r w:rsidR="003A01C0">
        <w:rPr>
          <w:rFonts w:ascii="Arial" w:eastAsia="Times New Roman" w:hAnsi="Arial" w:cs="Arial"/>
          <w:b/>
          <w:bCs/>
          <w:color w:val="000000"/>
          <w:sz w:val="24"/>
          <w:szCs w:val="24"/>
          <w:lang w:eastAsia="pt-BR"/>
        </w:rPr>
        <w:t>s</w:t>
      </w:r>
      <w:r w:rsidRPr="00F522F6">
        <w:rPr>
          <w:rFonts w:ascii="Arial" w:eastAsia="Times New Roman" w:hAnsi="Arial" w:cs="Arial"/>
          <w:b/>
          <w:bCs/>
          <w:color w:val="000000"/>
          <w:sz w:val="24"/>
          <w:szCs w:val="24"/>
          <w:lang w:eastAsia="pt-BR"/>
        </w:rPr>
        <w:t xml:space="preserve"> </w:t>
      </w:r>
      <w:r w:rsidR="003A01C0" w:rsidRPr="00F522F6">
        <w:rPr>
          <w:rFonts w:ascii="Arial" w:eastAsia="Times New Roman" w:hAnsi="Arial" w:cs="Arial"/>
          <w:b/>
          <w:bCs/>
          <w:color w:val="000000"/>
          <w:sz w:val="24"/>
          <w:szCs w:val="24"/>
          <w:lang w:eastAsia="pt-BR"/>
        </w:rPr>
        <w:t>regi</w:t>
      </w:r>
      <w:r w:rsidR="003A01C0">
        <w:rPr>
          <w:rFonts w:ascii="Arial" w:eastAsia="Times New Roman" w:hAnsi="Arial" w:cs="Arial"/>
          <w:b/>
          <w:bCs/>
          <w:color w:val="000000"/>
          <w:sz w:val="24"/>
          <w:szCs w:val="24"/>
          <w:lang w:eastAsia="pt-BR"/>
        </w:rPr>
        <w:t>ões</w:t>
      </w:r>
      <w:r w:rsidR="003A01C0" w:rsidRPr="00F522F6">
        <w:rPr>
          <w:rFonts w:ascii="Arial" w:eastAsia="Times New Roman" w:hAnsi="Arial" w:cs="Arial"/>
          <w:b/>
          <w:bCs/>
          <w:color w:val="000000"/>
          <w:sz w:val="24"/>
          <w:szCs w:val="24"/>
          <w:lang w:eastAsia="pt-BR"/>
        </w:rPr>
        <w:t xml:space="preserve"> </w:t>
      </w:r>
      <w:r w:rsidRPr="00F522F6">
        <w:rPr>
          <w:rFonts w:ascii="Arial" w:eastAsia="Times New Roman" w:hAnsi="Arial" w:cs="Arial"/>
          <w:b/>
          <w:bCs/>
          <w:color w:val="000000"/>
          <w:sz w:val="24"/>
          <w:szCs w:val="24"/>
          <w:lang w:eastAsia="pt-BR"/>
        </w:rPr>
        <w:t>– Brasil, 2016</w:t>
      </w:r>
    </w:p>
    <w:p w14:paraId="3F51466A" w14:textId="77777777" w:rsidR="00F522F6" w:rsidRDefault="00F522F6" w:rsidP="00F522F6">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58BD2755" wp14:editId="6B9ADF3D">
            <wp:extent cx="5400040" cy="7781925"/>
            <wp:effectExtent l="0" t="0" r="10160"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Pr="00802B24">
        <w:rPr>
          <w:rFonts w:ascii="Arial" w:eastAsia="Times New Roman" w:hAnsi="Arial" w:cs="Arial"/>
          <w:color w:val="000000"/>
          <w:sz w:val="18"/>
          <w:szCs w:val="18"/>
          <w:lang w:eastAsia="pt-BR"/>
        </w:rPr>
        <w:t>Fonte: MDS, Censo SUAS.</w:t>
      </w:r>
    </w:p>
    <w:p w14:paraId="2C0734D7" w14:textId="77777777" w:rsidR="00602369" w:rsidRPr="00602369" w:rsidRDefault="00602369" w:rsidP="00602369">
      <w:pPr>
        <w:autoSpaceDE w:val="0"/>
        <w:autoSpaceDN w:val="0"/>
        <w:adjustRightInd w:val="0"/>
        <w:spacing w:line="360" w:lineRule="auto"/>
        <w:jc w:val="both"/>
        <w:rPr>
          <w:rFonts w:ascii="Arial" w:hAnsi="Arial" w:cs="Arial"/>
          <w:sz w:val="24"/>
          <w:szCs w:val="24"/>
        </w:rPr>
      </w:pPr>
    </w:p>
    <w:p w14:paraId="2B82D7E6" w14:textId="77777777" w:rsidR="00F522F6" w:rsidRDefault="00602369" w:rsidP="00602369">
      <w:pPr>
        <w:autoSpaceDE w:val="0"/>
        <w:autoSpaceDN w:val="0"/>
        <w:adjustRightInd w:val="0"/>
        <w:spacing w:line="360" w:lineRule="auto"/>
        <w:jc w:val="both"/>
        <w:rPr>
          <w:rFonts w:ascii="Arial" w:hAnsi="Arial" w:cs="Arial"/>
          <w:sz w:val="24"/>
          <w:szCs w:val="24"/>
        </w:rPr>
      </w:pPr>
      <w:r w:rsidRPr="00602369">
        <w:rPr>
          <w:rFonts w:ascii="Arial" w:hAnsi="Arial" w:cs="Arial"/>
          <w:sz w:val="24"/>
          <w:szCs w:val="24"/>
        </w:rPr>
        <w:lastRenderedPageBreak/>
        <w:t>Em 2016 foram registrados 89.384 trabalhadores nas Unidades de Acolhimento</w:t>
      </w:r>
      <w:r w:rsidRPr="00602369">
        <w:rPr>
          <w:rFonts w:ascii="Arial" w:hAnsi="Arial" w:cs="Arial"/>
          <w:sz w:val="24"/>
          <w:szCs w:val="24"/>
        </w:rPr>
        <w:t>, o maior número desde 2012</w:t>
      </w:r>
      <w:r w:rsidRPr="00602369">
        <w:rPr>
          <w:rFonts w:ascii="Arial" w:hAnsi="Arial" w:cs="Arial"/>
          <w:sz w:val="24"/>
          <w:szCs w:val="24"/>
        </w:rPr>
        <w:t>. Nesse período, foi observado aumento de 22.358 trabalhadores nas Unidades. Houve queda na quantidade entre 2012 e 2013, mas desde então o número segue crescendo. Entre 2015 e 2016 foi registrado aumento de 5.560 trabalhadores</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95</w:t>
      </w:r>
      <w:r w:rsidRPr="00802B24">
        <w:rPr>
          <w:rFonts w:ascii="Arial" w:hAnsi="Arial" w:cs="Arial"/>
          <w:sz w:val="24"/>
          <w:szCs w:val="24"/>
        </w:rPr>
        <w:t>)</w:t>
      </w:r>
      <w:r w:rsidRPr="00602369">
        <w:rPr>
          <w:rFonts w:ascii="Arial" w:hAnsi="Arial" w:cs="Arial"/>
          <w:sz w:val="24"/>
          <w:szCs w:val="24"/>
        </w:rPr>
        <w:t>.</w:t>
      </w:r>
    </w:p>
    <w:p w14:paraId="55A16A72" w14:textId="77777777" w:rsidR="00602369" w:rsidRDefault="00602369" w:rsidP="00602369">
      <w:pPr>
        <w:spacing w:after="0" w:line="240" w:lineRule="auto"/>
        <w:jc w:val="both"/>
        <w:rPr>
          <w:rFonts w:ascii="Arial" w:eastAsia="Times New Roman" w:hAnsi="Arial" w:cs="Arial"/>
          <w:b/>
          <w:bCs/>
          <w:color w:val="000000"/>
          <w:sz w:val="24"/>
          <w:szCs w:val="24"/>
          <w:lang w:eastAsia="pt-BR"/>
        </w:rPr>
      </w:pPr>
      <w:r w:rsidRPr="00602369">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95</w:t>
      </w:r>
      <w:r w:rsidRPr="00602369">
        <w:rPr>
          <w:rFonts w:ascii="Arial" w:eastAsia="Times New Roman" w:hAnsi="Arial" w:cs="Arial"/>
          <w:b/>
          <w:bCs/>
          <w:color w:val="000000"/>
          <w:sz w:val="24"/>
          <w:szCs w:val="24"/>
          <w:lang w:eastAsia="pt-BR"/>
        </w:rPr>
        <w:t>: Evolução da quantidade de trabalhadores das Unidades de Acolhimento - Brasil, 2012 a 2016</w:t>
      </w:r>
    </w:p>
    <w:p w14:paraId="2C7D73BA" w14:textId="77777777" w:rsidR="00602369" w:rsidRDefault="00602369" w:rsidP="00602369">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2F730E90" wp14:editId="6C027743">
            <wp:extent cx="5400040" cy="3837940"/>
            <wp:effectExtent l="0" t="0" r="10160" b="1016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Pr="00802B24">
        <w:rPr>
          <w:rFonts w:ascii="Arial" w:eastAsia="Times New Roman" w:hAnsi="Arial" w:cs="Arial"/>
          <w:color w:val="000000"/>
          <w:sz w:val="18"/>
          <w:szCs w:val="18"/>
          <w:lang w:eastAsia="pt-BR"/>
        </w:rPr>
        <w:t>Fonte: MDS, Censo SUAS.</w:t>
      </w:r>
    </w:p>
    <w:p w14:paraId="63CD7804" w14:textId="77777777" w:rsidR="00602369" w:rsidRPr="000827BF" w:rsidRDefault="00602369" w:rsidP="000827BF">
      <w:pPr>
        <w:autoSpaceDE w:val="0"/>
        <w:autoSpaceDN w:val="0"/>
        <w:adjustRightInd w:val="0"/>
        <w:spacing w:line="360" w:lineRule="auto"/>
        <w:jc w:val="both"/>
        <w:rPr>
          <w:rFonts w:ascii="Arial" w:hAnsi="Arial" w:cs="Arial"/>
          <w:sz w:val="24"/>
          <w:szCs w:val="24"/>
        </w:rPr>
      </w:pPr>
    </w:p>
    <w:p w14:paraId="5C821C4D" w14:textId="5B9E608A" w:rsidR="000827BF" w:rsidRPr="000827BF" w:rsidRDefault="000827BF" w:rsidP="000827BF">
      <w:pPr>
        <w:autoSpaceDE w:val="0"/>
        <w:autoSpaceDN w:val="0"/>
        <w:adjustRightInd w:val="0"/>
        <w:spacing w:line="360" w:lineRule="auto"/>
        <w:jc w:val="both"/>
        <w:rPr>
          <w:rFonts w:ascii="Arial" w:hAnsi="Arial" w:cs="Arial"/>
          <w:sz w:val="24"/>
          <w:szCs w:val="24"/>
        </w:rPr>
      </w:pPr>
      <w:r w:rsidRPr="000827BF">
        <w:rPr>
          <w:rFonts w:ascii="Arial" w:hAnsi="Arial" w:cs="Arial"/>
          <w:sz w:val="24"/>
          <w:szCs w:val="24"/>
        </w:rPr>
        <w:t>Em relação ao tipo de vínculo dos trabalhadores, o maior percentual observado</w:t>
      </w:r>
      <w:r w:rsidR="009655EE">
        <w:rPr>
          <w:rFonts w:ascii="Arial" w:hAnsi="Arial" w:cs="Arial"/>
          <w:sz w:val="24"/>
          <w:szCs w:val="24"/>
        </w:rPr>
        <w:t xml:space="preserve"> em 2016</w:t>
      </w:r>
      <w:r w:rsidRPr="000827BF">
        <w:rPr>
          <w:rFonts w:ascii="Arial" w:hAnsi="Arial" w:cs="Arial"/>
          <w:sz w:val="24"/>
          <w:szCs w:val="24"/>
        </w:rPr>
        <w:t xml:space="preserve"> foi de empregados celetistas do setor privado, que representavam 31,8% do total de trabalhadores (28.388 trabalhadores). Em seguida apareceram os empregados públicos celetistas (16,5% do total, o que representa 14.767 trabalhadores) e servidores estatutários (13,4% do total ou 12.017 trabalhadores). </w:t>
      </w:r>
    </w:p>
    <w:p w14:paraId="06849091" w14:textId="77777777" w:rsidR="000827BF" w:rsidRDefault="000827BF" w:rsidP="000827BF">
      <w:pPr>
        <w:autoSpaceDE w:val="0"/>
        <w:autoSpaceDN w:val="0"/>
        <w:adjustRightInd w:val="0"/>
        <w:spacing w:line="360" w:lineRule="auto"/>
        <w:jc w:val="both"/>
        <w:rPr>
          <w:rFonts w:ascii="Arial" w:hAnsi="Arial" w:cs="Arial"/>
          <w:sz w:val="24"/>
          <w:szCs w:val="24"/>
        </w:rPr>
      </w:pPr>
      <w:r w:rsidRPr="000827BF">
        <w:rPr>
          <w:rFonts w:ascii="Arial" w:hAnsi="Arial" w:cs="Arial"/>
          <w:sz w:val="24"/>
          <w:szCs w:val="24"/>
        </w:rPr>
        <w:t xml:space="preserve">Os menores percentuais foram de trabalhadores sem vínculo (1% do total ou 871 trabalhadores) e voluntários (2,6% do total ou 2.281) </w:t>
      </w:r>
      <w:r w:rsidRPr="00802B24">
        <w:rPr>
          <w:rFonts w:ascii="Arial" w:hAnsi="Arial" w:cs="Arial"/>
          <w:sz w:val="24"/>
          <w:szCs w:val="24"/>
        </w:rPr>
        <w:t xml:space="preserve">(Gráfico </w:t>
      </w:r>
      <w:r>
        <w:rPr>
          <w:rFonts w:ascii="Arial" w:hAnsi="Arial" w:cs="Arial"/>
          <w:sz w:val="24"/>
          <w:szCs w:val="24"/>
        </w:rPr>
        <w:t>96</w:t>
      </w:r>
      <w:r w:rsidRPr="00802B24">
        <w:rPr>
          <w:rFonts w:ascii="Arial" w:hAnsi="Arial" w:cs="Arial"/>
          <w:sz w:val="24"/>
          <w:szCs w:val="24"/>
        </w:rPr>
        <w:t>)</w:t>
      </w:r>
      <w:r w:rsidRPr="000827BF">
        <w:rPr>
          <w:rFonts w:ascii="Arial" w:hAnsi="Arial" w:cs="Arial"/>
          <w:sz w:val="24"/>
          <w:szCs w:val="24"/>
        </w:rPr>
        <w:t>.</w:t>
      </w:r>
    </w:p>
    <w:p w14:paraId="26AAAEF1" w14:textId="77777777" w:rsidR="000827BF" w:rsidRDefault="000827BF" w:rsidP="000827BF">
      <w:pPr>
        <w:spacing w:after="0" w:line="240" w:lineRule="auto"/>
        <w:jc w:val="both"/>
        <w:rPr>
          <w:rFonts w:ascii="Arial" w:eastAsia="Times New Roman" w:hAnsi="Arial" w:cs="Arial"/>
          <w:b/>
          <w:bCs/>
          <w:color w:val="000000"/>
          <w:sz w:val="24"/>
          <w:szCs w:val="24"/>
          <w:lang w:eastAsia="pt-BR"/>
        </w:rPr>
      </w:pPr>
      <w:r w:rsidRPr="000827BF">
        <w:rPr>
          <w:rFonts w:ascii="Arial" w:eastAsia="Times New Roman" w:hAnsi="Arial" w:cs="Arial"/>
          <w:b/>
          <w:bCs/>
          <w:color w:val="000000"/>
          <w:sz w:val="24"/>
          <w:szCs w:val="24"/>
          <w:lang w:eastAsia="pt-BR"/>
        </w:rPr>
        <w:lastRenderedPageBreak/>
        <w:t xml:space="preserve">Gráfico </w:t>
      </w:r>
      <w:r>
        <w:rPr>
          <w:rFonts w:ascii="Arial" w:eastAsia="Times New Roman" w:hAnsi="Arial" w:cs="Arial"/>
          <w:b/>
          <w:bCs/>
          <w:color w:val="000000"/>
          <w:sz w:val="24"/>
          <w:szCs w:val="24"/>
          <w:lang w:eastAsia="pt-BR"/>
        </w:rPr>
        <w:t>96</w:t>
      </w:r>
      <w:r w:rsidRPr="000827BF">
        <w:rPr>
          <w:rFonts w:ascii="Arial" w:eastAsia="Times New Roman" w:hAnsi="Arial" w:cs="Arial"/>
          <w:b/>
          <w:bCs/>
          <w:color w:val="000000"/>
          <w:sz w:val="24"/>
          <w:szCs w:val="24"/>
          <w:lang w:eastAsia="pt-BR"/>
        </w:rPr>
        <w:t>: Percentual de trabalhadores nas Unidades de Acolhimento segundo tipo de vínculo - Brasil, 2016</w:t>
      </w:r>
    </w:p>
    <w:p w14:paraId="7D062A17" w14:textId="77777777" w:rsidR="000827BF" w:rsidRDefault="000827BF" w:rsidP="000827BF">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35A63416" wp14:editId="4428F573">
            <wp:extent cx="5400040" cy="4419600"/>
            <wp:effectExtent l="0" t="0" r="1016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Pr="00802B24">
        <w:rPr>
          <w:rFonts w:ascii="Arial" w:eastAsia="Times New Roman" w:hAnsi="Arial" w:cs="Arial"/>
          <w:color w:val="000000"/>
          <w:sz w:val="18"/>
          <w:szCs w:val="18"/>
          <w:lang w:eastAsia="pt-BR"/>
        </w:rPr>
        <w:t>Fonte: MDS, Censo SUAS.</w:t>
      </w:r>
    </w:p>
    <w:p w14:paraId="7089ACB0" w14:textId="77777777" w:rsidR="0066031D" w:rsidRPr="0066031D" w:rsidRDefault="00877DA5" w:rsidP="00877DA5">
      <w:pPr>
        <w:tabs>
          <w:tab w:val="left" w:pos="2244"/>
        </w:tabs>
        <w:autoSpaceDE w:val="0"/>
        <w:autoSpaceDN w:val="0"/>
        <w:adjustRightInd w:val="0"/>
        <w:spacing w:line="360" w:lineRule="auto"/>
        <w:jc w:val="both"/>
        <w:rPr>
          <w:rFonts w:ascii="Arial" w:hAnsi="Arial" w:cs="Arial"/>
          <w:sz w:val="24"/>
          <w:szCs w:val="24"/>
        </w:rPr>
      </w:pPr>
      <w:r>
        <w:rPr>
          <w:rFonts w:ascii="Arial" w:hAnsi="Arial" w:cs="Arial"/>
          <w:sz w:val="24"/>
          <w:szCs w:val="24"/>
        </w:rPr>
        <w:tab/>
      </w:r>
    </w:p>
    <w:p w14:paraId="6CB2D159" w14:textId="77777777" w:rsidR="0066031D" w:rsidRPr="0066031D" w:rsidRDefault="0066031D" w:rsidP="0066031D">
      <w:pPr>
        <w:autoSpaceDE w:val="0"/>
        <w:autoSpaceDN w:val="0"/>
        <w:adjustRightInd w:val="0"/>
        <w:spacing w:line="360" w:lineRule="auto"/>
        <w:jc w:val="both"/>
        <w:rPr>
          <w:rFonts w:ascii="Arial" w:hAnsi="Arial" w:cs="Arial"/>
          <w:sz w:val="24"/>
          <w:szCs w:val="24"/>
        </w:rPr>
      </w:pPr>
      <w:r w:rsidRPr="0066031D">
        <w:rPr>
          <w:rFonts w:ascii="Arial" w:hAnsi="Arial" w:cs="Arial"/>
          <w:sz w:val="24"/>
          <w:szCs w:val="24"/>
        </w:rPr>
        <w:t xml:space="preserve">Em 2016, 47,8% dos trabalhadores das Unidades de Acolhimento tinham nível médio de escolaridade (42.683 trabalhadores), a categoria mais numerosa entre as três observadas. Os menores percentuais eram referentes aos trabalhadores de nível superior, que representavam em 2016 24,6% do total (22.022 trabalhadores). </w:t>
      </w:r>
    </w:p>
    <w:p w14:paraId="23163573" w14:textId="77777777" w:rsidR="000827BF" w:rsidRDefault="0066031D" w:rsidP="0066031D">
      <w:pPr>
        <w:autoSpaceDE w:val="0"/>
        <w:autoSpaceDN w:val="0"/>
        <w:adjustRightInd w:val="0"/>
        <w:spacing w:line="360" w:lineRule="auto"/>
        <w:jc w:val="both"/>
        <w:rPr>
          <w:rFonts w:ascii="Arial" w:hAnsi="Arial" w:cs="Arial"/>
          <w:sz w:val="24"/>
          <w:szCs w:val="24"/>
        </w:rPr>
      </w:pPr>
      <w:r w:rsidRPr="0066031D">
        <w:rPr>
          <w:rFonts w:ascii="Arial" w:hAnsi="Arial" w:cs="Arial"/>
          <w:sz w:val="24"/>
          <w:szCs w:val="24"/>
        </w:rPr>
        <w:t>Foi observada redução de 1,9 pontos percentuais na proporção de trabalhadores de nível fundamental entre 2013 e 2016. Os percentuais de trabalhadores com nível superior oscilaram pouco ao longo da série histórica</w:t>
      </w:r>
      <w:r w:rsidRPr="000827BF">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97</w:t>
      </w:r>
      <w:r w:rsidRPr="00802B24">
        <w:rPr>
          <w:rFonts w:ascii="Arial" w:hAnsi="Arial" w:cs="Arial"/>
          <w:sz w:val="24"/>
          <w:szCs w:val="24"/>
        </w:rPr>
        <w:t>)</w:t>
      </w:r>
      <w:r w:rsidRPr="0066031D">
        <w:rPr>
          <w:rFonts w:ascii="Arial" w:hAnsi="Arial" w:cs="Arial"/>
          <w:sz w:val="24"/>
          <w:szCs w:val="24"/>
        </w:rPr>
        <w:t>.</w:t>
      </w:r>
    </w:p>
    <w:p w14:paraId="260D48D5" w14:textId="77777777" w:rsidR="0066031D" w:rsidRDefault="0066031D" w:rsidP="009E7DF0">
      <w:pPr>
        <w:spacing w:after="0" w:line="240" w:lineRule="auto"/>
        <w:jc w:val="both"/>
        <w:rPr>
          <w:rFonts w:ascii="Arial" w:eastAsia="Times New Roman" w:hAnsi="Arial" w:cs="Arial"/>
          <w:b/>
          <w:bCs/>
          <w:color w:val="000000"/>
          <w:sz w:val="24"/>
          <w:szCs w:val="24"/>
          <w:lang w:eastAsia="pt-BR"/>
        </w:rPr>
      </w:pPr>
      <w:r w:rsidRPr="009E7DF0">
        <w:rPr>
          <w:rFonts w:ascii="Arial" w:eastAsia="Times New Roman" w:hAnsi="Arial" w:cs="Arial"/>
          <w:b/>
          <w:bCs/>
          <w:color w:val="000000"/>
          <w:sz w:val="24"/>
          <w:szCs w:val="24"/>
          <w:lang w:eastAsia="pt-BR"/>
        </w:rPr>
        <w:t>Gráfico 97: Percentual de trabalhadores das Unidades de Acolhimento segundo nível de escolaridade - Brasil, 2013 a 2016</w:t>
      </w:r>
    </w:p>
    <w:p w14:paraId="66AFD4DD" w14:textId="77777777" w:rsidR="009E7DF0" w:rsidRDefault="009E7DF0" w:rsidP="009E7DF0">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725D253A" wp14:editId="7A6A03D9">
            <wp:extent cx="5400040" cy="2799080"/>
            <wp:effectExtent l="0" t="0" r="10160" b="127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Pr="00802B24">
        <w:rPr>
          <w:rFonts w:ascii="Arial" w:eastAsia="Times New Roman" w:hAnsi="Arial" w:cs="Arial"/>
          <w:color w:val="000000"/>
          <w:sz w:val="18"/>
          <w:szCs w:val="18"/>
          <w:lang w:eastAsia="pt-BR"/>
        </w:rPr>
        <w:t>Fonte: MDS, Censo SUAS.</w:t>
      </w:r>
    </w:p>
    <w:p w14:paraId="0286190D" w14:textId="77777777" w:rsidR="00E867F0" w:rsidRPr="00E867F0" w:rsidRDefault="00E867F0" w:rsidP="00E867F0">
      <w:pPr>
        <w:autoSpaceDE w:val="0"/>
        <w:autoSpaceDN w:val="0"/>
        <w:adjustRightInd w:val="0"/>
        <w:spacing w:line="360" w:lineRule="auto"/>
        <w:jc w:val="both"/>
        <w:rPr>
          <w:rFonts w:ascii="Arial" w:hAnsi="Arial" w:cs="Arial"/>
          <w:sz w:val="24"/>
          <w:szCs w:val="24"/>
        </w:rPr>
      </w:pPr>
    </w:p>
    <w:p w14:paraId="6D7BB760" w14:textId="499B3941" w:rsidR="00E867F0" w:rsidRPr="00E867F0" w:rsidRDefault="009655EE" w:rsidP="00E867F0">
      <w:pPr>
        <w:autoSpaceDE w:val="0"/>
        <w:autoSpaceDN w:val="0"/>
        <w:adjustRightInd w:val="0"/>
        <w:spacing w:line="360" w:lineRule="auto"/>
        <w:jc w:val="both"/>
        <w:rPr>
          <w:rFonts w:ascii="Arial" w:hAnsi="Arial" w:cs="Arial"/>
          <w:sz w:val="24"/>
          <w:szCs w:val="24"/>
        </w:rPr>
      </w:pPr>
      <w:r>
        <w:rPr>
          <w:rFonts w:ascii="Arial" w:hAnsi="Arial" w:cs="Arial"/>
          <w:sz w:val="24"/>
          <w:szCs w:val="24"/>
        </w:rPr>
        <w:t>Quanto a formação profissional</w:t>
      </w:r>
      <w:r w:rsidR="005B1092">
        <w:rPr>
          <w:rFonts w:ascii="Arial" w:hAnsi="Arial" w:cs="Arial"/>
          <w:sz w:val="24"/>
          <w:szCs w:val="24"/>
        </w:rPr>
        <w:t>,</w:t>
      </w:r>
      <w:r>
        <w:rPr>
          <w:rFonts w:ascii="Arial" w:hAnsi="Arial" w:cs="Arial"/>
          <w:sz w:val="24"/>
          <w:szCs w:val="24"/>
        </w:rPr>
        <w:t xml:space="preserve"> em</w:t>
      </w:r>
      <w:r w:rsidR="00E867F0" w:rsidRPr="00E867F0">
        <w:rPr>
          <w:rFonts w:ascii="Arial" w:hAnsi="Arial" w:cs="Arial"/>
          <w:sz w:val="24"/>
          <w:szCs w:val="24"/>
        </w:rPr>
        <w:t xml:space="preserve"> 2016 43.669 trabalhadores das Unidades de Acolhimento (48,9% do total) eram profissionais </w:t>
      </w:r>
      <w:r w:rsidR="00E867F0" w:rsidRPr="00E867F0">
        <w:rPr>
          <w:rFonts w:ascii="Arial" w:hAnsi="Arial" w:cs="Arial"/>
          <w:sz w:val="24"/>
          <w:szCs w:val="24"/>
        </w:rPr>
        <w:t xml:space="preserve">de </w:t>
      </w:r>
      <w:r w:rsidR="00E867F0" w:rsidRPr="00E867F0">
        <w:rPr>
          <w:rFonts w:ascii="Arial" w:hAnsi="Arial" w:cs="Arial"/>
          <w:sz w:val="24"/>
          <w:szCs w:val="24"/>
        </w:rPr>
        <w:t>nível médio. O número de trabalhadores com essa formação cresceu desde 2014, tanto em números absolutos quanto proporcionalmente: passou de 20.853 trabalhadores em 2014 (27,6% do total) para 43.669 (48,9%) em 2016. O contrário foi observado em relação aos trabalhadores sem formação profissional, segunda maior categoria: em 2014 eram 34.458 trabalhadores (45,6% do total) e em 2016 eram 24.692 trabalhadores (27,6% do total). Em 2016, as duas categorias somadas representavam 76,5% do total de trabalhadores (68.381).</w:t>
      </w:r>
    </w:p>
    <w:p w14:paraId="3E36CBCC" w14:textId="77777777" w:rsidR="009E7DF0" w:rsidRDefault="00E867F0" w:rsidP="00E867F0">
      <w:pPr>
        <w:autoSpaceDE w:val="0"/>
        <w:autoSpaceDN w:val="0"/>
        <w:adjustRightInd w:val="0"/>
        <w:spacing w:line="360" w:lineRule="auto"/>
        <w:jc w:val="both"/>
        <w:rPr>
          <w:rFonts w:ascii="Arial" w:hAnsi="Arial" w:cs="Arial"/>
          <w:sz w:val="24"/>
          <w:szCs w:val="24"/>
        </w:rPr>
      </w:pPr>
      <w:r w:rsidRPr="00E867F0">
        <w:rPr>
          <w:rFonts w:ascii="Arial" w:hAnsi="Arial" w:cs="Arial"/>
          <w:sz w:val="24"/>
          <w:szCs w:val="24"/>
        </w:rPr>
        <w:t>A formação de nível superior com o maior número de trabalhadores foi a de assistente social, com 5.810 trabalhadores, que representavam 8,5% do total em 2016, seguida de psicólogos (3.896 trabalhadores ou 4,4% do total). Ambas formações profissionais de nível superior foram as mais observadas também nos anos de 2014 e 2015</w:t>
      </w:r>
      <w:r>
        <w:rPr>
          <w:rFonts w:ascii="Arial" w:hAnsi="Arial" w:cs="Arial"/>
          <w:sz w:val="24"/>
          <w:szCs w:val="24"/>
        </w:rPr>
        <w:t xml:space="preserve"> </w:t>
      </w:r>
      <w:r w:rsidRPr="00802B24">
        <w:rPr>
          <w:rFonts w:ascii="Arial" w:hAnsi="Arial" w:cs="Arial"/>
          <w:sz w:val="24"/>
          <w:szCs w:val="24"/>
        </w:rPr>
        <w:t xml:space="preserve">(Gráfico </w:t>
      </w:r>
      <w:r>
        <w:rPr>
          <w:rFonts w:ascii="Arial" w:hAnsi="Arial" w:cs="Arial"/>
          <w:sz w:val="24"/>
          <w:szCs w:val="24"/>
        </w:rPr>
        <w:t>98</w:t>
      </w:r>
      <w:r w:rsidRPr="00802B24">
        <w:rPr>
          <w:rFonts w:ascii="Arial" w:hAnsi="Arial" w:cs="Arial"/>
          <w:sz w:val="24"/>
          <w:szCs w:val="24"/>
        </w:rPr>
        <w:t>)</w:t>
      </w:r>
      <w:r w:rsidRPr="00E867F0">
        <w:rPr>
          <w:rFonts w:ascii="Arial" w:hAnsi="Arial" w:cs="Arial"/>
          <w:sz w:val="24"/>
          <w:szCs w:val="24"/>
        </w:rPr>
        <w:t>.</w:t>
      </w:r>
    </w:p>
    <w:p w14:paraId="57352D7F" w14:textId="77777777" w:rsidR="00E867F0" w:rsidRDefault="00E867F0" w:rsidP="00E867F0">
      <w:pPr>
        <w:spacing w:after="0" w:line="240" w:lineRule="auto"/>
        <w:jc w:val="both"/>
        <w:rPr>
          <w:rFonts w:ascii="Arial" w:eastAsia="Times New Roman" w:hAnsi="Arial" w:cs="Arial"/>
          <w:b/>
          <w:bCs/>
          <w:color w:val="000000"/>
          <w:sz w:val="24"/>
          <w:szCs w:val="24"/>
          <w:lang w:eastAsia="pt-BR"/>
        </w:rPr>
      </w:pPr>
      <w:r w:rsidRPr="00E867F0">
        <w:rPr>
          <w:rFonts w:ascii="Arial" w:eastAsia="Times New Roman" w:hAnsi="Arial" w:cs="Arial"/>
          <w:b/>
          <w:bCs/>
          <w:color w:val="000000"/>
          <w:sz w:val="24"/>
          <w:szCs w:val="24"/>
          <w:lang w:eastAsia="pt-BR"/>
        </w:rPr>
        <w:t>Gráfico 98: Quantidade de trabalhadores das Unidades de Acolhimento segundo formação profissional – Brasil, 2014 a 2016</w:t>
      </w:r>
    </w:p>
    <w:p w14:paraId="2E1F398E" w14:textId="77777777" w:rsidR="00E867F0" w:rsidRDefault="00E867F0" w:rsidP="00E867F0">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50229DAF" wp14:editId="5B08142B">
            <wp:extent cx="5400040" cy="4876800"/>
            <wp:effectExtent l="0" t="0" r="1016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Pr="00802B24">
        <w:rPr>
          <w:rFonts w:ascii="Arial" w:eastAsia="Times New Roman" w:hAnsi="Arial" w:cs="Arial"/>
          <w:color w:val="000000"/>
          <w:sz w:val="18"/>
          <w:szCs w:val="18"/>
          <w:lang w:eastAsia="pt-BR"/>
        </w:rPr>
        <w:t>Fonte: MDS, Censo SUAS.</w:t>
      </w:r>
    </w:p>
    <w:p w14:paraId="7EEFBCF2" w14:textId="77777777" w:rsidR="00E867F0" w:rsidRDefault="00E867F0" w:rsidP="00E867F0">
      <w:pPr>
        <w:autoSpaceDE w:val="0"/>
        <w:autoSpaceDN w:val="0"/>
        <w:adjustRightInd w:val="0"/>
        <w:spacing w:before="240" w:line="360" w:lineRule="auto"/>
        <w:jc w:val="both"/>
        <w:rPr>
          <w:rFonts w:ascii="Arial" w:eastAsia="Times New Roman" w:hAnsi="Arial" w:cs="Arial"/>
          <w:color w:val="000000"/>
          <w:sz w:val="18"/>
          <w:szCs w:val="18"/>
          <w:lang w:eastAsia="pt-BR"/>
        </w:rPr>
      </w:pPr>
      <w:r w:rsidRPr="00E867F0">
        <w:rPr>
          <w:rFonts w:ascii="Arial" w:eastAsia="Times New Roman" w:hAnsi="Arial" w:cs="Arial"/>
          <w:color w:val="000000"/>
          <w:sz w:val="18"/>
          <w:szCs w:val="18"/>
          <w:lang w:eastAsia="pt-BR"/>
        </w:rPr>
        <w:t>(*) A categoria "Outra formação de nível superior" inclui advogados, administradores, analistas de sistemas, antropólogos, cientistas políticos, economistas, fisioterapeutas, médicos, nutricionistas, programadores, sociólogos, terapeutas ocupacionais e profissionais de outras formações de nível superior.</w:t>
      </w:r>
    </w:p>
    <w:p w14:paraId="4E30913D" w14:textId="77777777" w:rsidR="00EB36B6" w:rsidRPr="00EB36B6" w:rsidRDefault="00EB36B6" w:rsidP="00EB36B6">
      <w:pPr>
        <w:autoSpaceDE w:val="0"/>
        <w:autoSpaceDN w:val="0"/>
        <w:adjustRightInd w:val="0"/>
        <w:spacing w:line="360" w:lineRule="auto"/>
        <w:jc w:val="both"/>
        <w:rPr>
          <w:rFonts w:ascii="Arial" w:hAnsi="Arial" w:cs="Arial"/>
          <w:sz w:val="24"/>
          <w:szCs w:val="24"/>
        </w:rPr>
      </w:pPr>
    </w:p>
    <w:p w14:paraId="3840BEC8" w14:textId="6021F5A5" w:rsidR="00EB36B6" w:rsidRPr="00EB36B6" w:rsidRDefault="009655EE" w:rsidP="00EB36B6">
      <w:pPr>
        <w:autoSpaceDE w:val="0"/>
        <w:autoSpaceDN w:val="0"/>
        <w:adjustRightInd w:val="0"/>
        <w:spacing w:line="360" w:lineRule="auto"/>
        <w:jc w:val="both"/>
        <w:rPr>
          <w:rFonts w:ascii="Arial" w:hAnsi="Arial" w:cs="Arial"/>
          <w:sz w:val="24"/>
          <w:szCs w:val="24"/>
        </w:rPr>
      </w:pPr>
      <w:r>
        <w:rPr>
          <w:rFonts w:ascii="Arial" w:hAnsi="Arial" w:cs="Arial"/>
          <w:sz w:val="24"/>
          <w:szCs w:val="24"/>
        </w:rPr>
        <w:t>Com relação a função profissional do</w:t>
      </w:r>
      <w:r w:rsidR="006B2D14">
        <w:rPr>
          <w:rFonts w:ascii="Arial" w:hAnsi="Arial" w:cs="Arial"/>
          <w:sz w:val="24"/>
          <w:szCs w:val="24"/>
        </w:rPr>
        <w:t>s</w:t>
      </w:r>
      <w:r>
        <w:rPr>
          <w:rFonts w:ascii="Arial" w:hAnsi="Arial" w:cs="Arial"/>
          <w:sz w:val="24"/>
          <w:szCs w:val="24"/>
        </w:rPr>
        <w:t xml:space="preserve"> </w:t>
      </w:r>
      <w:r w:rsidR="006B2D14">
        <w:rPr>
          <w:rFonts w:ascii="Arial" w:hAnsi="Arial" w:cs="Arial"/>
          <w:sz w:val="24"/>
          <w:szCs w:val="24"/>
        </w:rPr>
        <w:t>trabalhadores</w:t>
      </w:r>
      <w:r>
        <w:rPr>
          <w:rFonts w:ascii="Arial" w:hAnsi="Arial" w:cs="Arial"/>
          <w:sz w:val="24"/>
          <w:szCs w:val="24"/>
        </w:rPr>
        <w:t xml:space="preserve"> na</w:t>
      </w:r>
      <w:r w:rsidR="006B2D14">
        <w:rPr>
          <w:rFonts w:ascii="Arial" w:hAnsi="Arial" w:cs="Arial"/>
          <w:sz w:val="24"/>
          <w:szCs w:val="24"/>
        </w:rPr>
        <w:t>s</w:t>
      </w:r>
      <w:r>
        <w:rPr>
          <w:rFonts w:ascii="Arial" w:hAnsi="Arial" w:cs="Arial"/>
          <w:sz w:val="24"/>
          <w:szCs w:val="24"/>
        </w:rPr>
        <w:t xml:space="preserve"> </w:t>
      </w:r>
      <w:r w:rsidR="006B2D14">
        <w:rPr>
          <w:rFonts w:ascii="Arial" w:hAnsi="Arial" w:cs="Arial"/>
          <w:sz w:val="24"/>
          <w:szCs w:val="24"/>
        </w:rPr>
        <w:t>unidades de acolhimento</w:t>
      </w:r>
      <w:r>
        <w:rPr>
          <w:rFonts w:ascii="Arial" w:hAnsi="Arial" w:cs="Arial"/>
          <w:sz w:val="24"/>
          <w:szCs w:val="24"/>
        </w:rPr>
        <w:t>, em</w:t>
      </w:r>
      <w:r w:rsidR="00EB36B6" w:rsidRPr="00EB36B6">
        <w:rPr>
          <w:rFonts w:ascii="Arial" w:hAnsi="Arial" w:cs="Arial"/>
          <w:sz w:val="24"/>
          <w:szCs w:val="24"/>
        </w:rPr>
        <w:t xml:space="preserve"> 2016 a função com o maior número de trabalhadores foi a de cuidador (20.657 profissionais ou 23,1% do total de trabalhadores). Em seguida apareceram as funções de serviços gerais (17.941 trabalhadores ou 20,1% do total) e técnicos de nível superior (13.011 ou 14,6%).</w:t>
      </w:r>
    </w:p>
    <w:p w14:paraId="26E3CE88" w14:textId="77777777" w:rsidR="00E867F0" w:rsidRDefault="00EB36B6" w:rsidP="00EB36B6">
      <w:pPr>
        <w:autoSpaceDE w:val="0"/>
        <w:autoSpaceDN w:val="0"/>
        <w:adjustRightInd w:val="0"/>
        <w:spacing w:line="360" w:lineRule="auto"/>
        <w:jc w:val="both"/>
        <w:rPr>
          <w:rFonts w:ascii="Arial" w:hAnsi="Arial" w:cs="Arial"/>
          <w:sz w:val="24"/>
          <w:szCs w:val="24"/>
        </w:rPr>
      </w:pPr>
      <w:r w:rsidRPr="00EB36B6">
        <w:rPr>
          <w:rFonts w:ascii="Arial" w:hAnsi="Arial" w:cs="Arial"/>
          <w:sz w:val="24"/>
          <w:szCs w:val="24"/>
        </w:rPr>
        <w:t xml:space="preserve">Entre 2015 e 2016 houve aumento de 3.937 pessoas na categoria "outros". Dentre as funções indicadas, o maior aumento na quantidade de trabalhadores foi observado para a função de cozinheiro, com acréscimo de 1.219 pessoas. A </w:t>
      </w:r>
      <w:r w:rsidRPr="00EB36B6">
        <w:rPr>
          <w:rFonts w:ascii="Arial" w:hAnsi="Arial" w:cs="Arial"/>
          <w:sz w:val="24"/>
          <w:szCs w:val="24"/>
        </w:rPr>
        <w:lastRenderedPageBreak/>
        <w:t>maior redução foi observada na função de serviços gerais, com redução de 1.380 trabalhadores no período</w:t>
      </w:r>
      <w:r w:rsidR="00BD765E">
        <w:rPr>
          <w:rFonts w:ascii="Arial" w:hAnsi="Arial" w:cs="Arial"/>
          <w:sz w:val="24"/>
          <w:szCs w:val="24"/>
        </w:rPr>
        <w:t xml:space="preserve"> </w:t>
      </w:r>
      <w:r w:rsidR="00BD765E" w:rsidRPr="00802B24">
        <w:rPr>
          <w:rFonts w:ascii="Arial" w:hAnsi="Arial" w:cs="Arial"/>
          <w:sz w:val="24"/>
          <w:szCs w:val="24"/>
        </w:rPr>
        <w:t xml:space="preserve">(Gráfico </w:t>
      </w:r>
      <w:r w:rsidR="00BD765E">
        <w:rPr>
          <w:rFonts w:ascii="Arial" w:hAnsi="Arial" w:cs="Arial"/>
          <w:sz w:val="24"/>
          <w:szCs w:val="24"/>
        </w:rPr>
        <w:t>99</w:t>
      </w:r>
      <w:r w:rsidR="00BD765E" w:rsidRPr="00802B24">
        <w:rPr>
          <w:rFonts w:ascii="Arial" w:hAnsi="Arial" w:cs="Arial"/>
          <w:sz w:val="24"/>
          <w:szCs w:val="24"/>
        </w:rPr>
        <w:t>)</w:t>
      </w:r>
      <w:r w:rsidRPr="00EB36B6">
        <w:rPr>
          <w:rFonts w:ascii="Arial" w:hAnsi="Arial" w:cs="Arial"/>
          <w:sz w:val="24"/>
          <w:szCs w:val="24"/>
        </w:rPr>
        <w:t>.</w:t>
      </w:r>
    </w:p>
    <w:p w14:paraId="0C770303" w14:textId="77777777" w:rsidR="00BD765E" w:rsidRDefault="00BD765E" w:rsidP="00BD765E">
      <w:pPr>
        <w:spacing w:after="0" w:line="240" w:lineRule="auto"/>
        <w:jc w:val="both"/>
        <w:rPr>
          <w:rFonts w:ascii="Arial" w:eastAsia="Times New Roman" w:hAnsi="Arial" w:cs="Arial"/>
          <w:b/>
          <w:bCs/>
          <w:color w:val="000000"/>
          <w:sz w:val="24"/>
          <w:szCs w:val="24"/>
          <w:lang w:eastAsia="pt-BR"/>
        </w:rPr>
      </w:pPr>
      <w:r w:rsidRPr="00BD765E">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99</w:t>
      </w:r>
      <w:r w:rsidRPr="00BD765E">
        <w:rPr>
          <w:rFonts w:ascii="Arial" w:eastAsia="Times New Roman" w:hAnsi="Arial" w:cs="Arial"/>
          <w:b/>
          <w:bCs/>
          <w:color w:val="000000"/>
          <w:sz w:val="24"/>
          <w:szCs w:val="24"/>
          <w:lang w:eastAsia="pt-BR"/>
        </w:rPr>
        <w:t>: Quantidade de trabalhadores das Unidades de Acolhimento segundo função profissional – Brasil, 2015 e 2016</w:t>
      </w:r>
    </w:p>
    <w:p w14:paraId="4CBB4821" w14:textId="77777777" w:rsidR="00BD765E" w:rsidRDefault="00BD765E" w:rsidP="00BD765E">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5FFAAE67" wp14:editId="2F019E21">
            <wp:extent cx="5400040" cy="4829175"/>
            <wp:effectExtent l="0" t="0" r="10160" b="9525"/>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sidRPr="00802B24">
        <w:rPr>
          <w:rFonts w:ascii="Arial" w:eastAsia="Times New Roman" w:hAnsi="Arial" w:cs="Arial"/>
          <w:color w:val="000000"/>
          <w:sz w:val="18"/>
          <w:szCs w:val="18"/>
          <w:lang w:eastAsia="pt-BR"/>
        </w:rPr>
        <w:t>Fonte: MDS, Censo SUAS.</w:t>
      </w:r>
    </w:p>
    <w:p w14:paraId="47CB031D" w14:textId="77777777" w:rsidR="00BD765E" w:rsidRPr="006D0A63" w:rsidRDefault="00BD765E" w:rsidP="006D0A63">
      <w:pPr>
        <w:autoSpaceDE w:val="0"/>
        <w:autoSpaceDN w:val="0"/>
        <w:adjustRightInd w:val="0"/>
        <w:spacing w:line="360" w:lineRule="auto"/>
        <w:jc w:val="both"/>
        <w:rPr>
          <w:rFonts w:ascii="Arial" w:hAnsi="Arial" w:cs="Arial"/>
          <w:sz w:val="24"/>
          <w:szCs w:val="24"/>
        </w:rPr>
      </w:pPr>
    </w:p>
    <w:p w14:paraId="5243434E" w14:textId="10D8103F" w:rsidR="006D0A63" w:rsidRPr="006D0A63" w:rsidRDefault="006D0A63" w:rsidP="006D0A63">
      <w:pPr>
        <w:autoSpaceDE w:val="0"/>
        <w:autoSpaceDN w:val="0"/>
        <w:adjustRightInd w:val="0"/>
        <w:spacing w:line="360" w:lineRule="auto"/>
        <w:jc w:val="both"/>
        <w:rPr>
          <w:rFonts w:ascii="Arial" w:hAnsi="Arial" w:cs="Arial"/>
          <w:sz w:val="24"/>
          <w:szCs w:val="24"/>
        </w:rPr>
      </w:pPr>
      <w:r w:rsidRPr="006D0A63">
        <w:rPr>
          <w:rFonts w:ascii="Arial" w:hAnsi="Arial" w:cs="Arial"/>
          <w:sz w:val="24"/>
          <w:szCs w:val="24"/>
        </w:rPr>
        <w:t>Em 2016, havia mais profissionais do sexo femin</w:t>
      </w:r>
      <w:r>
        <w:rPr>
          <w:rFonts w:ascii="Arial" w:hAnsi="Arial" w:cs="Arial"/>
          <w:sz w:val="24"/>
          <w:szCs w:val="24"/>
        </w:rPr>
        <w:t>in</w:t>
      </w:r>
      <w:r w:rsidRPr="006D0A63">
        <w:rPr>
          <w:rFonts w:ascii="Arial" w:hAnsi="Arial" w:cs="Arial"/>
          <w:sz w:val="24"/>
          <w:szCs w:val="24"/>
        </w:rPr>
        <w:t>o que profissionais do sexo masculino nos equipamentos da assistência social. Nos Centros-Dia, 84,5% (21.255) eram do sexo feminino, enquanto 15,5% (3.896) eram do sexo masculino, pe</w:t>
      </w:r>
      <w:r>
        <w:rPr>
          <w:rFonts w:ascii="Arial" w:hAnsi="Arial" w:cs="Arial"/>
          <w:sz w:val="24"/>
          <w:szCs w:val="24"/>
        </w:rPr>
        <w:t>r</w:t>
      </w:r>
      <w:r w:rsidRPr="006D0A63">
        <w:rPr>
          <w:rFonts w:ascii="Arial" w:hAnsi="Arial" w:cs="Arial"/>
          <w:sz w:val="24"/>
          <w:szCs w:val="24"/>
        </w:rPr>
        <w:t>centuais próximos aos observados nos CRAS, CREAS e Unidades de Acolhimento. Nos CRAS 81,8%</w:t>
      </w:r>
      <w:r w:rsidR="00857402">
        <w:rPr>
          <w:rFonts w:ascii="Arial" w:hAnsi="Arial" w:cs="Arial"/>
          <w:sz w:val="24"/>
          <w:szCs w:val="24"/>
        </w:rPr>
        <w:t xml:space="preserve"> dos profissionais</w:t>
      </w:r>
      <w:r w:rsidRPr="006D0A63">
        <w:rPr>
          <w:rFonts w:ascii="Arial" w:hAnsi="Arial" w:cs="Arial"/>
          <w:sz w:val="24"/>
          <w:szCs w:val="24"/>
        </w:rPr>
        <w:t xml:space="preserve"> (72.853) eram do sexo feminino, assim como 81,0% nos CREAS (18.380) e 80,7% nas Unidades de Acol</w:t>
      </w:r>
      <w:r>
        <w:rPr>
          <w:rFonts w:ascii="Arial" w:hAnsi="Arial" w:cs="Arial"/>
          <w:sz w:val="24"/>
          <w:szCs w:val="24"/>
        </w:rPr>
        <w:t>himento (72.097).</w:t>
      </w:r>
      <w:bookmarkStart w:id="23" w:name="_GoBack"/>
      <w:bookmarkEnd w:id="23"/>
    </w:p>
    <w:p w14:paraId="7979E405" w14:textId="77777777" w:rsidR="006D0A63" w:rsidRDefault="006D0A63" w:rsidP="006D0A63">
      <w:pPr>
        <w:autoSpaceDE w:val="0"/>
        <w:autoSpaceDN w:val="0"/>
        <w:adjustRightInd w:val="0"/>
        <w:spacing w:line="360" w:lineRule="auto"/>
        <w:jc w:val="both"/>
        <w:rPr>
          <w:rFonts w:ascii="Arial" w:hAnsi="Arial" w:cs="Arial"/>
          <w:sz w:val="24"/>
          <w:szCs w:val="24"/>
        </w:rPr>
      </w:pPr>
      <w:r w:rsidRPr="006D0A63">
        <w:rPr>
          <w:rFonts w:ascii="Arial" w:hAnsi="Arial" w:cs="Arial"/>
          <w:sz w:val="24"/>
          <w:szCs w:val="24"/>
        </w:rPr>
        <w:lastRenderedPageBreak/>
        <w:t xml:space="preserve">Os menores percentuais foram observados nos Centros POP: 65,3% (2.036) eram do sexo feminino, enquanto 34,7% eram do sexo masculino (1.080). Nos Centros de Convivência 77,4% (50.459) eram do sexo feminino e 22,6% (14.774) do sexo masculino) </w:t>
      </w:r>
      <w:r w:rsidRPr="00802B24">
        <w:rPr>
          <w:rFonts w:ascii="Arial" w:hAnsi="Arial" w:cs="Arial"/>
          <w:sz w:val="24"/>
          <w:szCs w:val="24"/>
        </w:rPr>
        <w:t xml:space="preserve">(Gráfico </w:t>
      </w:r>
      <w:r>
        <w:rPr>
          <w:rFonts w:ascii="Arial" w:hAnsi="Arial" w:cs="Arial"/>
          <w:sz w:val="24"/>
          <w:szCs w:val="24"/>
        </w:rPr>
        <w:t>100</w:t>
      </w:r>
      <w:r w:rsidRPr="00802B24">
        <w:rPr>
          <w:rFonts w:ascii="Arial" w:hAnsi="Arial" w:cs="Arial"/>
          <w:sz w:val="24"/>
          <w:szCs w:val="24"/>
        </w:rPr>
        <w:t>)</w:t>
      </w:r>
      <w:r w:rsidRPr="006D0A63">
        <w:rPr>
          <w:rFonts w:ascii="Arial" w:hAnsi="Arial" w:cs="Arial"/>
          <w:sz w:val="24"/>
          <w:szCs w:val="24"/>
        </w:rPr>
        <w:t>.</w:t>
      </w:r>
    </w:p>
    <w:p w14:paraId="542D881B" w14:textId="77777777" w:rsidR="006D0A63" w:rsidRDefault="006D0A63" w:rsidP="006D0A63">
      <w:pPr>
        <w:spacing w:after="0" w:line="240" w:lineRule="auto"/>
        <w:jc w:val="both"/>
        <w:rPr>
          <w:rFonts w:ascii="Arial" w:eastAsia="Times New Roman" w:hAnsi="Arial" w:cs="Arial"/>
          <w:b/>
          <w:bCs/>
          <w:color w:val="000000"/>
          <w:sz w:val="24"/>
          <w:szCs w:val="24"/>
          <w:lang w:eastAsia="pt-BR"/>
        </w:rPr>
      </w:pPr>
      <w:r w:rsidRPr="006D0A63">
        <w:rPr>
          <w:rFonts w:ascii="Arial" w:eastAsia="Times New Roman" w:hAnsi="Arial" w:cs="Arial"/>
          <w:b/>
          <w:bCs/>
          <w:color w:val="000000"/>
          <w:sz w:val="24"/>
          <w:szCs w:val="24"/>
          <w:lang w:eastAsia="pt-BR"/>
        </w:rPr>
        <w:t xml:space="preserve">Gráfico </w:t>
      </w:r>
      <w:r>
        <w:rPr>
          <w:rFonts w:ascii="Arial" w:eastAsia="Times New Roman" w:hAnsi="Arial" w:cs="Arial"/>
          <w:b/>
          <w:bCs/>
          <w:color w:val="000000"/>
          <w:sz w:val="24"/>
          <w:szCs w:val="24"/>
          <w:lang w:eastAsia="pt-BR"/>
        </w:rPr>
        <w:t>100</w:t>
      </w:r>
      <w:r w:rsidRPr="006D0A63">
        <w:rPr>
          <w:rFonts w:ascii="Arial" w:eastAsia="Times New Roman" w:hAnsi="Arial" w:cs="Arial"/>
          <w:b/>
          <w:bCs/>
          <w:color w:val="000000"/>
          <w:sz w:val="24"/>
          <w:szCs w:val="24"/>
          <w:lang w:eastAsia="pt-BR"/>
        </w:rPr>
        <w:t>: Percentual de profissionais dos equipamentos de assistência social segundo sexo – Brasil, 2016</w:t>
      </w:r>
    </w:p>
    <w:p w14:paraId="71CB4A0C" w14:textId="77777777" w:rsidR="006D0A63" w:rsidRDefault="006D0A63" w:rsidP="006D0A63">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6C1C235D" wp14:editId="0E859CA7">
            <wp:extent cx="5400040" cy="3719830"/>
            <wp:effectExtent l="0" t="0" r="10160" b="1397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Pr="00802B24">
        <w:rPr>
          <w:rFonts w:ascii="Arial" w:eastAsia="Times New Roman" w:hAnsi="Arial" w:cs="Arial"/>
          <w:color w:val="000000"/>
          <w:sz w:val="18"/>
          <w:szCs w:val="18"/>
          <w:lang w:eastAsia="pt-BR"/>
        </w:rPr>
        <w:t>Fonte: MDS, Censo SUAS.</w:t>
      </w:r>
    </w:p>
    <w:p w14:paraId="1EE4B130" w14:textId="77777777" w:rsidR="006D0A63" w:rsidRPr="006D0A63" w:rsidRDefault="006D0A63" w:rsidP="006D0A63">
      <w:pPr>
        <w:spacing w:after="0" w:line="240" w:lineRule="auto"/>
        <w:jc w:val="both"/>
        <w:rPr>
          <w:rFonts w:ascii="Arial" w:eastAsia="Times New Roman" w:hAnsi="Arial" w:cs="Arial"/>
          <w:b/>
          <w:bCs/>
          <w:color w:val="000000"/>
          <w:sz w:val="24"/>
          <w:szCs w:val="24"/>
          <w:lang w:eastAsia="pt-BR"/>
        </w:rPr>
      </w:pPr>
    </w:p>
    <w:p w14:paraId="466E379C" w14:textId="0D2BC40D" w:rsidR="00A03725" w:rsidRPr="00631358" w:rsidRDefault="00A03725" w:rsidP="00631358">
      <w:pPr>
        <w:spacing w:before="240" w:line="360" w:lineRule="auto"/>
        <w:jc w:val="both"/>
        <w:rPr>
          <w:rFonts w:ascii="Arial" w:hAnsi="Arial" w:cs="Arial"/>
          <w:b/>
          <w:sz w:val="28"/>
          <w:szCs w:val="28"/>
        </w:rPr>
      </w:pPr>
      <w:r w:rsidRPr="00631358">
        <w:rPr>
          <w:rFonts w:ascii="Arial" w:hAnsi="Arial" w:cs="Arial"/>
          <w:b/>
          <w:sz w:val="28"/>
          <w:szCs w:val="28"/>
        </w:rPr>
        <w:t>C</w:t>
      </w:r>
      <w:r w:rsidR="00A62BEF">
        <w:rPr>
          <w:rFonts w:ascii="Arial" w:hAnsi="Arial" w:cs="Arial"/>
          <w:b/>
          <w:sz w:val="28"/>
          <w:szCs w:val="28"/>
        </w:rPr>
        <w:t>onsiderações</w:t>
      </w:r>
      <w:r w:rsidRPr="00631358">
        <w:rPr>
          <w:rFonts w:ascii="Arial" w:hAnsi="Arial" w:cs="Arial"/>
          <w:b/>
          <w:sz w:val="28"/>
          <w:szCs w:val="28"/>
        </w:rPr>
        <w:t xml:space="preserve"> F</w:t>
      </w:r>
      <w:r w:rsidR="00A62BEF">
        <w:rPr>
          <w:rFonts w:ascii="Arial" w:hAnsi="Arial" w:cs="Arial"/>
          <w:b/>
          <w:sz w:val="28"/>
          <w:szCs w:val="28"/>
        </w:rPr>
        <w:t>inais</w:t>
      </w:r>
    </w:p>
    <w:p w14:paraId="0D5825DB" w14:textId="77777777" w:rsidR="00A03725" w:rsidRPr="00802B24" w:rsidRDefault="00A03725" w:rsidP="003A544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Em 201</w:t>
      </w:r>
      <w:r w:rsidR="00CE430C">
        <w:rPr>
          <w:rFonts w:ascii="Arial" w:hAnsi="Arial" w:cs="Arial"/>
          <w:sz w:val="24"/>
          <w:szCs w:val="24"/>
        </w:rPr>
        <w:t>6</w:t>
      </w:r>
      <w:r w:rsidRPr="00802B24">
        <w:rPr>
          <w:rFonts w:ascii="Arial" w:hAnsi="Arial" w:cs="Arial"/>
          <w:sz w:val="24"/>
          <w:szCs w:val="24"/>
        </w:rPr>
        <w:t xml:space="preserve"> foram registrados pelo Censo SUAS os seguintes quantitativos de trabalhadores: </w:t>
      </w:r>
      <w:r w:rsidR="00CE430C">
        <w:rPr>
          <w:rFonts w:ascii="Arial" w:hAnsi="Arial" w:cs="Arial"/>
          <w:sz w:val="24"/>
          <w:szCs w:val="24"/>
        </w:rPr>
        <w:t>8</w:t>
      </w:r>
      <w:r w:rsidRPr="00802B24">
        <w:rPr>
          <w:rFonts w:ascii="Arial" w:hAnsi="Arial" w:cs="Arial"/>
          <w:sz w:val="24"/>
          <w:szCs w:val="24"/>
        </w:rPr>
        <w:t>9.</w:t>
      </w:r>
      <w:r w:rsidR="00CE430C">
        <w:rPr>
          <w:rFonts w:ascii="Arial" w:hAnsi="Arial" w:cs="Arial"/>
          <w:sz w:val="24"/>
          <w:szCs w:val="24"/>
        </w:rPr>
        <w:t>038</w:t>
      </w:r>
      <w:r w:rsidRPr="00802B24">
        <w:rPr>
          <w:rFonts w:ascii="Arial" w:hAnsi="Arial" w:cs="Arial"/>
          <w:sz w:val="24"/>
          <w:szCs w:val="24"/>
        </w:rPr>
        <w:t xml:space="preserve"> nos CRAS, 22.</w:t>
      </w:r>
      <w:r w:rsidR="00CE430C">
        <w:rPr>
          <w:rFonts w:ascii="Arial" w:hAnsi="Arial" w:cs="Arial"/>
          <w:sz w:val="24"/>
          <w:szCs w:val="24"/>
        </w:rPr>
        <w:t>680</w:t>
      </w:r>
      <w:r w:rsidRPr="00802B24">
        <w:rPr>
          <w:rFonts w:ascii="Arial" w:hAnsi="Arial" w:cs="Arial"/>
          <w:sz w:val="24"/>
          <w:szCs w:val="24"/>
        </w:rPr>
        <w:t xml:space="preserve"> nos CREAS, 3.</w:t>
      </w:r>
      <w:r w:rsidR="003A5441" w:rsidRPr="00802B24">
        <w:rPr>
          <w:rFonts w:ascii="Arial" w:hAnsi="Arial" w:cs="Arial"/>
          <w:sz w:val="24"/>
          <w:szCs w:val="24"/>
        </w:rPr>
        <w:t>1</w:t>
      </w:r>
      <w:r w:rsidR="00CE430C">
        <w:rPr>
          <w:rFonts w:ascii="Arial" w:hAnsi="Arial" w:cs="Arial"/>
          <w:sz w:val="24"/>
          <w:szCs w:val="24"/>
        </w:rPr>
        <w:t>16</w:t>
      </w:r>
      <w:r w:rsidRPr="00802B24">
        <w:rPr>
          <w:rFonts w:ascii="Arial" w:hAnsi="Arial" w:cs="Arial"/>
          <w:sz w:val="24"/>
          <w:szCs w:val="24"/>
        </w:rPr>
        <w:t xml:space="preserve"> nos Centros POP, </w:t>
      </w:r>
      <w:r w:rsidR="003A5441" w:rsidRPr="00802B24">
        <w:rPr>
          <w:rFonts w:ascii="Arial" w:hAnsi="Arial" w:cs="Arial"/>
          <w:sz w:val="24"/>
          <w:szCs w:val="24"/>
        </w:rPr>
        <w:t>8</w:t>
      </w:r>
      <w:r w:rsidR="00CC57EB">
        <w:rPr>
          <w:rFonts w:ascii="Arial" w:hAnsi="Arial" w:cs="Arial"/>
          <w:sz w:val="24"/>
          <w:szCs w:val="24"/>
        </w:rPr>
        <w:t>9</w:t>
      </w:r>
      <w:r w:rsidRPr="00802B24">
        <w:rPr>
          <w:rFonts w:ascii="Arial" w:hAnsi="Arial" w:cs="Arial"/>
          <w:sz w:val="24"/>
          <w:szCs w:val="24"/>
        </w:rPr>
        <w:t>.</w:t>
      </w:r>
      <w:r w:rsidR="00CC57EB">
        <w:rPr>
          <w:rFonts w:ascii="Arial" w:hAnsi="Arial" w:cs="Arial"/>
          <w:sz w:val="24"/>
          <w:szCs w:val="24"/>
        </w:rPr>
        <w:t>384</w:t>
      </w:r>
      <w:r w:rsidRPr="00802B24">
        <w:rPr>
          <w:rFonts w:ascii="Arial" w:hAnsi="Arial" w:cs="Arial"/>
          <w:sz w:val="24"/>
          <w:szCs w:val="24"/>
        </w:rPr>
        <w:t xml:space="preserve"> nas Unidades de Acolhimento e </w:t>
      </w:r>
      <w:r w:rsidR="003A5441" w:rsidRPr="00802B24">
        <w:rPr>
          <w:rFonts w:ascii="Arial" w:hAnsi="Arial" w:cs="Arial"/>
          <w:sz w:val="24"/>
          <w:szCs w:val="24"/>
        </w:rPr>
        <w:t>6</w:t>
      </w:r>
      <w:r w:rsidR="00CC57EB">
        <w:rPr>
          <w:rFonts w:ascii="Arial" w:hAnsi="Arial" w:cs="Arial"/>
          <w:sz w:val="24"/>
          <w:szCs w:val="24"/>
        </w:rPr>
        <w:t>5</w:t>
      </w:r>
      <w:r w:rsidRPr="00802B24">
        <w:rPr>
          <w:rFonts w:ascii="Arial" w:hAnsi="Arial" w:cs="Arial"/>
          <w:sz w:val="24"/>
          <w:szCs w:val="24"/>
        </w:rPr>
        <w:t>.</w:t>
      </w:r>
      <w:r w:rsidR="003A5441" w:rsidRPr="00802B24">
        <w:rPr>
          <w:rFonts w:ascii="Arial" w:hAnsi="Arial" w:cs="Arial"/>
          <w:sz w:val="24"/>
          <w:szCs w:val="24"/>
        </w:rPr>
        <w:t>2</w:t>
      </w:r>
      <w:r w:rsidR="00CC57EB">
        <w:rPr>
          <w:rFonts w:ascii="Arial" w:hAnsi="Arial" w:cs="Arial"/>
          <w:sz w:val="24"/>
          <w:szCs w:val="24"/>
        </w:rPr>
        <w:t>33</w:t>
      </w:r>
      <w:r w:rsidRPr="00802B24">
        <w:rPr>
          <w:rFonts w:ascii="Arial" w:hAnsi="Arial" w:cs="Arial"/>
          <w:sz w:val="24"/>
          <w:szCs w:val="24"/>
        </w:rPr>
        <w:t xml:space="preserve"> nos Centros de Convivência. </w:t>
      </w:r>
      <w:r w:rsidR="00D515DE" w:rsidRPr="00802B24">
        <w:rPr>
          <w:rFonts w:ascii="Arial" w:hAnsi="Arial" w:cs="Arial"/>
          <w:sz w:val="24"/>
          <w:szCs w:val="24"/>
        </w:rPr>
        <w:t>Para o mesmo ano,</w:t>
      </w:r>
      <w:r w:rsidRPr="00802B24">
        <w:rPr>
          <w:rFonts w:ascii="Arial" w:hAnsi="Arial" w:cs="Arial"/>
          <w:sz w:val="24"/>
          <w:szCs w:val="24"/>
        </w:rPr>
        <w:t xml:space="preserve"> foram contabilizados 2</w:t>
      </w:r>
      <w:r w:rsidR="00CC57EB">
        <w:rPr>
          <w:rFonts w:ascii="Arial" w:hAnsi="Arial" w:cs="Arial"/>
          <w:sz w:val="24"/>
          <w:szCs w:val="24"/>
        </w:rPr>
        <w:t>39</w:t>
      </w:r>
      <w:r w:rsidRPr="00802B24">
        <w:rPr>
          <w:rFonts w:ascii="Arial" w:hAnsi="Arial" w:cs="Arial"/>
          <w:sz w:val="24"/>
          <w:szCs w:val="24"/>
        </w:rPr>
        <w:t>.</w:t>
      </w:r>
      <w:r w:rsidR="00CC57EB">
        <w:rPr>
          <w:rFonts w:ascii="Arial" w:hAnsi="Arial" w:cs="Arial"/>
          <w:sz w:val="24"/>
          <w:szCs w:val="24"/>
        </w:rPr>
        <w:t>815</w:t>
      </w:r>
      <w:r w:rsidRPr="00802B24">
        <w:rPr>
          <w:rFonts w:ascii="Arial" w:hAnsi="Arial" w:cs="Arial"/>
          <w:sz w:val="24"/>
          <w:szCs w:val="24"/>
        </w:rPr>
        <w:t xml:space="preserve"> trabalhadores nas Secretarias Municipais de Assistência Social no país.</w:t>
      </w:r>
    </w:p>
    <w:p w14:paraId="09B0EF4B" w14:textId="77777777" w:rsidR="00A03725" w:rsidRPr="00802B24" w:rsidRDefault="00A03725" w:rsidP="003A544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A maior parte da força de</w:t>
      </w:r>
      <w:r w:rsidR="008732AA" w:rsidRPr="00802B24">
        <w:rPr>
          <w:rFonts w:ascii="Arial" w:hAnsi="Arial" w:cs="Arial"/>
          <w:sz w:val="24"/>
          <w:szCs w:val="24"/>
        </w:rPr>
        <w:t xml:space="preserve"> trabalho da assistência social nos órgãos gestores estaduais </w:t>
      </w:r>
      <w:r w:rsidR="00C90E9D">
        <w:rPr>
          <w:rFonts w:ascii="Arial" w:hAnsi="Arial" w:cs="Arial"/>
          <w:sz w:val="24"/>
          <w:szCs w:val="24"/>
        </w:rPr>
        <w:t xml:space="preserve">e municipais </w:t>
      </w:r>
      <w:r w:rsidRPr="00802B24">
        <w:rPr>
          <w:rFonts w:ascii="Arial" w:hAnsi="Arial" w:cs="Arial"/>
          <w:sz w:val="24"/>
          <w:szCs w:val="24"/>
        </w:rPr>
        <w:t>é composta de servidores estatutários.</w:t>
      </w:r>
      <w:r w:rsidR="008732AA" w:rsidRPr="00802B24">
        <w:rPr>
          <w:rFonts w:ascii="Arial" w:hAnsi="Arial" w:cs="Arial"/>
          <w:sz w:val="24"/>
          <w:szCs w:val="24"/>
        </w:rPr>
        <w:t xml:space="preserve"> </w:t>
      </w:r>
      <w:r w:rsidRPr="00802B24">
        <w:rPr>
          <w:rFonts w:ascii="Arial" w:hAnsi="Arial" w:cs="Arial"/>
          <w:sz w:val="24"/>
          <w:szCs w:val="24"/>
        </w:rPr>
        <w:t xml:space="preserve">Além disso, observa-se uma evolução positiva ao longo da série histórica no quantitativo de </w:t>
      </w:r>
      <w:r w:rsidRPr="00802B24">
        <w:rPr>
          <w:rFonts w:ascii="Arial" w:hAnsi="Arial" w:cs="Arial"/>
          <w:sz w:val="24"/>
          <w:szCs w:val="24"/>
        </w:rPr>
        <w:lastRenderedPageBreak/>
        <w:t>profissionais atuando nos Centros POP: em 2011, havia 1.187 e em 201</w:t>
      </w:r>
      <w:r w:rsidR="00C90E9D">
        <w:rPr>
          <w:rFonts w:ascii="Arial" w:hAnsi="Arial" w:cs="Arial"/>
          <w:sz w:val="24"/>
          <w:szCs w:val="24"/>
        </w:rPr>
        <w:t>6</w:t>
      </w:r>
      <w:r w:rsidRPr="00802B24">
        <w:rPr>
          <w:rFonts w:ascii="Arial" w:hAnsi="Arial" w:cs="Arial"/>
          <w:sz w:val="24"/>
          <w:szCs w:val="24"/>
        </w:rPr>
        <w:t>, 3.</w:t>
      </w:r>
      <w:r w:rsidR="00F81CA6" w:rsidRPr="00802B24">
        <w:rPr>
          <w:rFonts w:ascii="Arial" w:hAnsi="Arial" w:cs="Arial"/>
          <w:sz w:val="24"/>
          <w:szCs w:val="24"/>
        </w:rPr>
        <w:t>1</w:t>
      </w:r>
      <w:r w:rsidR="00C90E9D">
        <w:rPr>
          <w:rFonts w:ascii="Arial" w:hAnsi="Arial" w:cs="Arial"/>
          <w:sz w:val="24"/>
          <w:szCs w:val="24"/>
        </w:rPr>
        <w:t>16</w:t>
      </w:r>
      <w:r w:rsidRPr="00802B24">
        <w:rPr>
          <w:rFonts w:ascii="Arial" w:hAnsi="Arial" w:cs="Arial"/>
          <w:sz w:val="24"/>
          <w:szCs w:val="24"/>
        </w:rPr>
        <w:t xml:space="preserve"> trabalhadores.</w:t>
      </w:r>
    </w:p>
    <w:p w14:paraId="63D8D494" w14:textId="77777777" w:rsidR="00A03725" w:rsidRPr="00802B24" w:rsidRDefault="00A03725" w:rsidP="003A544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 xml:space="preserve">Quanto à escolaridade dos trabalhadores das Secretarias Estaduais de Assistência Social, percebe-se que a maioria </w:t>
      </w:r>
      <w:r w:rsidR="00AE5175" w:rsidRPr="00802B24">
        <w:rPr>
          <w:rFonts w:ascii="Arial" w:hAnsi="Arial" w:cs="Arial"/>
          <w:sz w:val="24"/>
          <w:szCs w:val="24"/>
        </w:rPr>
        <w:t>deles (43</w:t>
      </w:r>
      <w:r w:rsidRPr="00802B24">
        <w:rPr>
          <w:rFonts w:ascii="Arial" w:hAnsi="Arial" w:cs="Arial"/>
          <w:sz w:val="24"/>
          <w:szCs w:val="24"/>
        </w:rPr>
        <w:t>,</w:t>
      </w:r>
      <w:r w:rsidR="00936FD5">
        <w:rPr>
          <w:rFonts w:ascii="Arial" w:hAnsi="Arial" w:cs="Arial"/>
          <w:sz w:val="24"/>
          <w:szCs w:val="24"/>
        </w:rPr>
        <w:t>8</w:t>
      </w:r>
      <w:r w:rsidR="00AE5175" w:rsidRPr="00802B24">
        <w:rPr>
          <w:rFonts w:ascii="Arial" w:hAnsi="Arial" w:cs="Arial"/>
          <w:sz w:val="24"/>
          <w:szCs w:val="24"/>
        </w:rPr>
        <w:t xml:space="preserve">%) possui </w:t>
      </w:r>
      <w:r w:rsidR="00936FD5">
        <w:rPr>
          <w:rFonts w:ascii="Arial" w:hAnsi="Arial" w:cs="Arial"/>
          <w:sz w:val="24"/>
          <w:szCs w:val="24"/>
        </w:rPr>
        <w:t>e</w:t>
      </w:r>
      <w:r w:rsidR="00AE5175" w:rsidRPr="00802B24">
        <w:rPr>
          <w:rFonts w:ascii="Arial" w:hAnsi="Arial" w:cs="Arial"/>
          <w:sz w:val="24"/>
          <w:szCs w:val="24"/>
        </w:rPr>
        <w:t xml:space="preserve">nsino </w:t>
      </w:r>
      <w:r w:rsidR="00936FD5">
        <w:rPr>
          <w:rFonts w:ascii="Arial" w:hAnsi="Arial" w:cs="Arial"/>
          <w:sz w:val="24"/>
          <w:szCs w:val="24"/>
        </w:rPr>
        <w:t>superior</w:t>
      </w:r>
      <w:r w:rsidR="00AE5175" w:rsidRPr="00802B24">
        <w:rPr>
          <w:rFonts w:ascii="Arial" w:hAnsi="Arial" w:cs="Arial"/>
          <w:sz w:val="24"/>
          <w:szCs w:val="24"/>
        </w:rPr>
        <w:t xml:space="preserve">, tendo </w:t>
      </w:r>
      <w:r w:rsidRPr="00802B24">
        <w:rPr>
          <w:rFonts w:ascii="Arial" w:hAnsi="Arial" w:cs="Arial"/>
          <w:sz w:val="24"/>
          <w:szCs w:val="24"/>
        </w:rPr>
        <w:t xml:space="preserve">esse percentual </w:t>
      </w:r>
      <w:r w:rsidR="00AE5175" w:rsidRPr="00802B24">
        <w:rPr>
          <w:rFonts w:ascii="Arial" w:hAnsi="Arial" w:cs="Arial"/>
          <w:sz w:val="24"/>
          <w:szCs w:val="24"/>
        </w:rPr>
        <w:t>aumentado em relação a 201</w:t>
      </w:r>
      <w:r w:rsidR="00936FD5">
        <w:rPr>
          <w:rFonts w:ascii="Arial" w:hAnsi="Arial" w:cs="Arial"/>
          <w:sz w:val="24"/>
          <w:szCs w:val="24"/>
        </w:rPr>
        <w:t>5</w:t>
      </w:r>
      <w:r w:rsidR="00E227F0">
        <w:rPr>
          <w:rFonts w:ascii="Arial" w:hAnsi="Arial" w:cs="Arial"/>
          <w:sz w:val="24"/>
          <w:szCs w:val="24"/>
        </w:rPr>
        <w:t xml:space="preserve"> e</w:t>
      </w:r>
      <w:r w:rsidR="00AE5175" w:rsidRPr="00802B24">
        <w:rPr>
          <w:rFonts w:ascii="Arial" w:hAnsi="Arial" w:cs="Arial"/>
          <w:sz w:val="24"/>
          <w:szCs w:val="24"/>
        </w:rPr>
        <w:t xml:space="preserve"> </w:t>
      </w:r>
      <w:r w:rsidR="00E227F0">
        <w:rPr>
          <w:rFonts w:ascii="Arial" w:hAnsi="Arial" w:cs="Arial"/>
          <w:sz w:val="24"/>
          <w:szCs w:val="24"/>
        </w:rPr>
        <w:t>sendo o maior percentual desde o início da série histórica, em 2010</w:t>
      </w:r>
      <w:r w:rsidRPr="00802B24">
        <w:rPr>
          <w:rFonts w:ascii="Arial" w:hAnsi="Arial" w:cs="Arial"/>
          <w:sz w:val="24"/>
          <w:szCs w:val="24"/>
        </w:rPr>
        <w:t xml:space="preserve">. Por sua vez, o percentual de trabalhadores com </w:t>
      </w:r>
      <w:r w:rsidR="00E227F0">
        <w:rPr>
          <w:rFonts w:ascii="Arial" w:hAnsi="Arial" w:cs="Arial"/>
          <w:sz w:val="24"/>
          <w:szCs w:val="24"/>
        </w:rPr>
        <w:t>ensino médio</w:t>
      </w:r>
      <w:r w:rsidRPr="00802B24">
        <w:rPr>
          <w:rFonts w:ascii="Arial" w:hAnsi="Arial" w:cs="Arial"/>
          <w:sz w:val="24"/>
          <w:szCs w:val="24"/>
        </w:rPr>
        <w:t xml:space="preserve"> atingi</w:t>
      </w:r>
      <w:r w:rsidR="00E227F0">
        <w:rPr>
          <w:rFonts w:ascii="Arial" w:hAnsi="Arial" w:cs="Arial"/>
          <w:sz w:val="24"/>
          <w:szCs w:val="24"/>
        </w:rPr>
        <w:t>u em 2016 o menor valor da série histórica, 39,4%</w:t>
      </w:r>
      <w:r w:rsidRPr="00802B24">
        <w:rPr>
          <w:rFonts w:ascii="Arial" w:hAnsi="Arial" w:cs="Arial"/>
          <w:sz w:val="24"/>
          <w:szCs w:val="24"/>
        </w:rPr>
        <w:t>.</w:t>
      </w:r>
    </w:p>
    <w:p w14:paraId="106024C9" w14:textId="77777777" w:rsidR="00A03725" w:rsidRPr="00802B24" w:rsidRDefault="00A03725" w:rsidP="003A544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 xml:space="preserve">Os Centros de Convivência seguiram a tendência das demais unidades, contando com </w:t>
      </w:r>
      <w:r w:rsidR="007D2A63">
        <w:rPr>
          <w:rFonts w:ascii="Arial" w:hAnsi="Arial" w:cs="Arial"/>
          <w:sz w:val="24"/>
          <w:szCs w:val="24"/>
        </w:rPr>
        <w:t>40</w:t>
      </w:r>
      <w:r w:rsidRPr="00802B24">
        <w:rPr>
          <w:rFonts w:ascii="Arial" w:hAnsi="Arial" w:cs="Arial"/>
          <w:sz w:val="24"/>
          <w:szCs w:val="24"/>
        </w:rPr>
        <w:t>,</w:t>
      </w:r>
      <w:r w:rsidR="007D2A63">
        <w:rPr>
          <w:rFonts w:ascii="Arial" w:hAnsi="Arial" w:cs="Arial"/>
          <w:sz w:val="24"/>
          <w:szCs w:val="24"/>
        </w:rPr>
        <w:t>2</w:t>
      </w:r>
      <w:r w:rsidRPr="00802B24">
        <w:rPr>
          <w:rFonts w:ascii="Arial" w:hAnsi="Arial" w:cs="Arial"/>
          <w:sz w:val="24"/>
          <w:szCs w:val="24"/>
        </w:rPr>
        <w:t>% de profissionais de nível superior e 4</w:t>
      </w:r>
      <w:r w:rsidR="00E26C81" w:rsidRPr="00802B24">
        <w:rPr>
          <w:rFonts w:ascii="Arial" w:hAnsi="Arial" w:cs="Arial"/>
          <w:sz w:val="24"/>
          <w:szCs w:val="24"/>
        </w:rPr>
        <w:t>2</w:t>
      </w:r>
      <w:r w:rsidRPr="00802B24">
        <w:rPr>
          <w:rFonts w:ascii="Arial" w:hAnsi="Arial" w:cs="Arial"/>
          <w:sz w:val="24"/>
          <w:szCs w:val="24"/>
        </w:rPr>
        <w:t>,</w:t>
      </w:r>
      <w:r w:rsidR="007D2A63">
        <w:rPr>
          <w:rFonts w:ascii="Arial" w:hAnsi="Arial" w:cs="Arial"/>
          <w:sz w:val="24"/>
          <w:szCs w:val="24"/>
        </w:rPr>
        <w:t>4</w:t>
      </w:r>
      <w:r w:rsidRPr="00802B24">
        <w:rPr>
          <w:rFonts w:ascii="Arial" w:hAnsi="Arial" w:cs="Arial"/>
          <w:sz w:val="24"/>
          <w:szCs w:val="24"/>
        </w:rPr>
        <w:t xml:space="preserve">% com nível médio. </w:t>
      </w:r>
      <w:r w:rsidR="009D4FD6" w:rsidRPr="00802B24">
        <w:rPr>
          <w:rFonts w:ascii="Arial" w:hAnsi="Arial" w:cs="Arial"/>
          <w:sz w:val="24"/>
          <w:szCs w:val="24"/>
        </w:rPr>
        <w:t>Já</w:t>
      </w:r>
      <w:r w:rsidRPr="00802B24">
        <w:rPr>
          <w:rFonts w:ascii="Arial" w:hAnsi="Arial" w:cs="Arial"/>
          <w:sz w:val="24"/>
          <w:szCs w:val="24"/>
        </w:rPr>
        <w:t xml:space="preserve"> as Unidades de Acolhimento, quando comparadas aos demais equipamentos, ainda apresentam um alto percentual de trabalhadores </w:t>
      </w:r>
      <w:r w:rsidR="007D2A63">
        <w:rPr>
          <w:rFonts w:ascii="Arial" w:hAnsi="Arial" w:cs="Arial"/>
          <w:sz w:val="24"/>
          <w:szCs w:val="24"/>
        </w:rPr>
        <w:t xml:space="preserve">apenas </w:t>
      </w:r>
      <w:r w:rsidR="009D4FD6" w:rsidRPr="00802B24">
        <w:rPr>
          <w:rFonts w:ascii="Arial" w:hAnsi="Arial" w:cs="Arial"/>
          <w:sz w:val="24"/>
          <w:szCs w:val="24"/>
        </w:rPr>
        <w:t>com</w:t>
      </w:r>
      <w:r w:rsidR="007D2A63">
        <w:rPr>
          <w:rFonts w:ascii="Arial" w:hAnsi="Arial" w:cs="Arial"/>
          <w:sz w:val="24"/>
          <w:szCs w:val="24"/>
        </w:rPr>
        <w:t xml:space="preserve"> nível fundamental</w:t>
      </w:r>
      <w:r w:rsidRPr="00802B24">
        <w:rPr>
          <w:rFonts w:ascii="Arial" w:hAnsi="Arial" w:cs="Arial"/>
          <w:sz w:val="24"/>
          <w:szCs w:val="24"/>
        </w:rPr>
        <w:t xml:space="preserve">, </w:t>
      </w:r>
      <w:r w:rsidR="007D2A63">
        <w:rPr>
          <w:rFonts w:ascii="Arial" w:hAnsi="Arial" w:cs="Arial"/>
          <w:sz w:val="24"/>
          <w:szCs w:val="24"/>
        </w:rPr>
        <w:t>27,6</w:t>
      </w:r>
      <w:r w:rsidRPr="00802B24">
        <w:rPr>
          <w:rFonts w:ascii="Arial" w:hAnsi="Arial" w:cs="Arial"/>
          <w:sz w:val="24"/>
          <w:szCs w:val="24"/>
        </w:rPr>
        <w:t>%</w:t>
      </w:r>
    </w:p>
    <w:p w14:paraId="536FDF87" w14:textId="77777777" w:rsidR="00A03725" w:rsidRPr="00802B24" w:rsidRDefault="00A03725" w:rsidP="003A544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Em que pese a expansão no número de trabalhadores, e aumento da escolaridade, a melhoria na qualidade dos atendimentos e serviços permanece como desafio para a gestão dos recursos humanos da assistência social no P</w:t>
      </w:r>
      <w:r w:rsidR="00E26C81" w:rsidRPr="00802B24">
        <w:rPr>
          <w:rFonts w:ascii="Arial" w:hAnsi="Arial" w:cs="Arial"/>
          <w:sz w:val="24"/>
          <w:szCs w:val="24"/>
        </w:rPr>
        <w:t>aís.</w:t>
      </w:r>
    </w:p>
    <w:p w14:paraId="05DF13D7" w14:textId="77777777" w:rsidR="00A03725" w:rsidRPr="00802B24" w:rsidRDefault="00A03725" w:rsidP="00A03725">
      <w:pPr>
        <w:rPr>
          <w:rFonts w:ascii="Arial" w:hAnsi="Arial" w:cs="Arial"/>
          <w:sz w:val="24"/>
          <w:szCs w:val="24"/>
        </w:rPr>
      </w:pPr>
      <w:r w:rsidRPr="00802B24">
        <w:rPr>
          <w:rFonts w:ascii="Arial" w:hAnsi="Arial" w:cs="Arial"/>
          <w:sz w:val="24"/>
          <w:szCs w:val="24"/>
        </w:rPr>
        <w:br w:type="page"/>
      </w:r>
    </w:p>
    <w:p w14:paraId="5A08D1C1" w14:textId="77777777" w:rsidR="00386EBA" w:rsidRDefault="00386EBA" w:rsidP="00386EBA">
      <w:pPr>
        <w:jc w:val="both"/>
        <w:rPr>
          <w:rFonts w:ascii="Arial" w:hAnsi="Arial" w:cs="Arial"/>
          <w:b/>
          <w:sz w:val="28"/>
          <w:szCs w:val="24"/>
        </w:rPr>
      </w:pPr>
      <w:r>
        <w:rPr>
          <w:rFonts w:ascii="Arial" w:hAnsi="Arial" w:cs="Arial"/>
          <w:b/>
          <w:sz w:val="28"/>
          <w:szCs w:val="24"/>
        </w:rPr>
        <w:lastRenderedPageBreak/>
        <w:t>Capítulo 5 – Serviços ofertados pelo SUAS</w:t>
      </w:r>
    </w:p>
    <w:p w14:paraId="1F63D13A"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programas e serviços prestados no âmbito da política pública de Assistência Social buscam garantir o acesso a direitos sociais a quem necessita. As famílias são as unidades de referência para a prestação de serviços socioassistenciais, que visam a fortalecer sua autonomia e seus vínculos externos e internos. Esses serviços buscam atender as necessidades básicas da população, por meio de atividades que promovam melhoria nas condições de vida.</w:t>
      </w:r>
    </w:p>
    <w:p w14:paraId="535E5810"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No âmbito do SUAS, a Proteção Social é dividida em Básica e Especial, de média ou alta complexidade, com foco nas famílias, indivíduos e grupos que necessitem. A Proteção Social Básica busca a prevenção dos riscos sociais, enquanto a Especial tem natureza mais protetiva, destinada a indivíduos que já se encontram em situação de risco. A concepção e a implementação dos serviços socioassistenciais são fundamentadas na centralidade da família.</w:t>
      </w:r>
    </w:p>
    <w:p w14:paraId="65654E47"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benefícios assistenciais, também parte da Política de Assistência Social, constituem direito dos cidadãos e dividem-se entre Benefícios de Prestação Continuada (BPC), que garante renda a maiores de 65 anos ou à pessoa com deficiência, e Benefícios Eventuais, concedidos em casos de nascimento, morte, situações de vulnerabilidade provisória e de calamidade pública.</w:t>
      </w:r>
    </w:p>
    <w:p w14:paraId="7A78EC48"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A gestão participativa e a descentralização político-administrativa são diretrizes centrais do SUAS. A União, os estados e os municípios possuem responsabilidades estabelecidas para a gestão e prestação dos serviços de assistência social, em um contexto de cooperação e articulação conjunta de ações, conforme atribuições previstas na Lei Orgânica da Assistência Social (LOAS) e na Política Nacional de Assistência Social (PNAS). Os serviços de caráter regional e os benefícios assistenciais que compõem a política de assistência social se enquadram nesse modelo de gestão. A PNAS é aplicada de forma integrada a outras políticas públicas sempre que as ações fugirem do escopo da Assistência Social.</w:t>
      </w:r>
    </w:p>
    <w:p w14:paraId="0C0D74FB"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Este capítulo apresenta informações a respeito dos benefícios e dos serviços prestados ao público-alvo da Assistência Social.</w:t>
      </w:r>
    </w:p>
    <w:p w14:paraId="7B4D672B" w14:textId="77777777" w:rsidR="00386EBA" w:rsidRDefault="00386EBA" w:rsidP="00386EBA">
      <w:pPr>
        <w:jc w:val="both"/>
        <w:rPr>
          <w:rFonts w:ascii="Arial" w:hAnsi="Arial" w:cs="Arial"/>
          <w:b/>
        </w:rPr>
      </w:pPr>
      <w:r>
        <w:rPr>
          <w:rFonts w:ascii="Arial" w:hAnsi="Arial" w:cs="Arial"/>
          <w:b/>
        </w:rPr>
        <w:t>SERVIÇOS DE PROTEÇÃO SOCIAL BÁSICA</w:t>
      </w:r>
    </w:p>
    <w:p w14:paraId="637BE058" w14:textId="77777777" w:rsidR="00386EBA" w:rsidRDefault="00386EBA" w:rsidP="00386EBA">
      <w:pPr>
        <w:spacing w:line="360" w:lineRule="auto"/>
        <w:jc w:val="both"/>
        <w:rPr>
          <w:rFonts w:ascii="Arial" w:hAnsi="Arial" w:cs="Arial"/>
          <w:sz w:val="24"/>
          <w:szCs w:val="24"/>
        </w:rPr>
      </w:pPr>
      <w:r>
        <w:rPr>
          <w:rFonts w:ascii="Arial" w:hAnsi="Arial" w:cs="Arial"/>
          <w:sz w:val="24"/>
          <w:szCs w:val="24"/>
        </w:rPr>
        <w:lastRenderedPageBreak/>
        <w:t>Os Serviços da Proteção Social Básica são compostos pelo Serviço de Proteção e Atendimento Integral à Família (PAIF), Serviço de Convivência e Fortalecimento de Vínculos e pelo Serviço de Proteção Social Básica no domicílio para pessoas com deficiência e idosas. Os Serviços da Proteção Social Básica buscam a prevenção de vulnerabilidades e riscos sociais.</w:t>
      </w:r>
    </w:p>
    <w:p w14:paraId="225A7666" w14:textId="77777777" w:rsidR="00386EBA" w:rsidRDefault="00386EBA" w:rsidP="00386EBA">
      <w:pPr>
        <w:spacing w:line="360" w:lineRule="auto"/>
        <w:jc w:val="both"/>
        <w:rPr>
          <w:rFonts w:ascii="Arial" w:hAnsi="Arial" w:cs="Arial"/>
          <w:sz w:val="24"/>
          <w:szCs w:val="24"/>
        </w:rPr>
      </w:pPr>
      <w:r>
        <w:rPr>
          <w:rFonts w:ascii="Arial" w:hAnsi="Arial" w:cs="Arial"/>
          <w:sz w:val="24"/>
          <w:szCs w:val="24"/>
        </w:rPr>
        <w:t>O PAIF, segundo a Tipificação Nacional de Serviços Socioassistenciais</w:t>
      </w:r>
      <w:r w:rsidRPr="00676343">
        <w:rPr>
          <w:rStyle w:val="Refdenotaderodap"/>
          <w:rFonts w:eastAsia="Times New Roman"/>
          <w:lang w:eastAsia="pt-BR"/>
        </w:rPr>
        <w:footnoteReference w:id="14"/>
      </w:r>
      <w:r>
        <w:rPr>
          <w:rFonts w:ascii="Arial" w:hAnsi="Arial" w:cs="Arial"/>
          <w:sz w:val="24"/>
          <w:szCs w:val="24"/>
        </w:rPr>
        <w:t>, “consiste no trabalho social com famílias, de caráter continuado, com a finalidade de fortalecer a função protetiva das famílias, prevenir a ruptura dos seus vínculos, promover seu acesso e usufruto de direitos e contribuir na melhoria de sua qualidade de vida. Prevê o desenvolvimento de potencialidades e aquisições das famílias e o fortalecimento de vínculos familiares e comunitários, por meio de ações de caráter preventivo, protetivo e proativo. O trabalho social do PAIF deve utilizar-se também de ações nas áreas culturais para o cumprimento de seus objetivos, de modo a ampliar universo informacional e proporcionar novas vivências às famílias usuárias do serviço. As ações do PAIF não devem possuir caráter terapêutico”.</w:t>
      </w:r>
      <w:r>
        <w:rPr>
          <w:rFonts w:ascii="Arial" w:hAnsi="Arial" w:cs="Arial"/>
          <w:color w:val="000000"/>
          <w:sz w:val="24"/>
          <w:szCs w:val="24"/>
          <w:shd w:val="clear" w:color="auto" w:fill="FFFFFF"/>
        </w:rPr>
        <w:t xml:space="preserve"> </w:t>
      </w:r>
      <w:r>
        <w:rPr>
          <w:rFonts w:ascii="Arial" w:hAnsi="Arial" w:cs="Arial"/>
          <w:sz w:val="24"/>
          <w:szCs w:val="24"/>
        </w:rPr>
        <w:t>O PAIF é ofertado nos Centros de Referência de Assistência Social (CRAS).</w:t>
      </w:r>
    </w:p>
    <w:p w14:paraId="037CE62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Dentre os 8.240 CRAS em funcionamento em 2016, 99,4% realizaram visitas domiciliares, 99,1% fizeram acompanhamento de famílias e 98,4% encaminharam as famílias para inserção ou atualização no Cadastro Único. A atividade executada pelo menor percentual de CRAS em 2016 foi a elaboração de Plano de Acompanhamento Familiar, atividade realizada por 68,6% dos CRAS (Gráfico 101).</w:t>
      </w:r>
    </w:p>
    <w:p w14:paraId="6995F108"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101 - Percentual de CRAS que desenvolveram ações e atividades no âmbito do Serviço de Proteção e Atendimento Integral à Família (PAIF) - Brasil, 2016</w:t>
      </w:r>
    </w:p>
    <w:p w14:paraId="384CA6B5" w14:textId="77777777" w:rsidR="00386EBA" w:rsidRDefault="00386EBA" w:rsidP="00386EBA">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lastRenderedPageBreak/>
        <w:drawing>
          <wp:inline distT="0" distB="0" distL="0" distR="0" wp14:anchorId="36D75B81" wp14:editId="7EDE3D79">
            <wp:extent cx="5410200" cy="6362700"/>
            <wp:effectExtent l="0" t="0" r="0" b="0"/>
            <wp:docPr id="269" name="Gráfico 2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Pr>
          <w:rFonts w:ascii="Arial" w:eastAsia="Times New Roman" w:hAnsi="Arial" w:cs="Arial"/>
          <w:color w:val="000000"/>
          <w:sz w:val="18"/>
          <w:szCs w:val="18"/>
          <w:lang w:eastAsia="pt-BR"/>
        </w:rPr>
        <w:t>Fonte: MDS, Censo SUAS.</w:t>
      </w:r>
    </w:p>
    <w:p w14:paraId="6FA44FAF" w14:textId="77777777" w:rsidR="00386EBA" w:rsidRDefault="00386EBA" w:rsidP="00386EBA">
      <w:pPr>
        <w:autoSpaceDE w:val="0"/>
        <w:autoSpaceDN w:val="0"/>
        <w:adjustRightInd w:val="0"/>
        <w:spacing w:line="360" w:lineRule="auto"/>
        <w:jc w:val="both"/>
        <w:rPr>
          <w:rFonts w:ascii="Arial" w:hAnsi="Arial" w:cs="Arial"/>
          <w:sz w:val="24"/>
          <w:szCs w:val="24"/>
        </w:rPr>
      </w:pPr>
    </w:p>
    <w:p w14:paraId="0D91D5ED"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Por sua vez, o Serviço de Convivência e Fortalecimento de Vínculos (SCFV), também segundo a Tipificação Nacional de Serviços Socioassistenciais</w:t>
      </w:r>
      <w:r w:rsidRPr="00676343">
        <w:rPr>
          <w:rStyle w:val="Refdenotaderodap"/>
          <w:rFonts w:eastAsia="Times New Roman"/>
          <w:lang w:eastAsia="pt-BR"/>
        </w:rPr>
        <w:footnoteReference w:id="15"/>
      </w:r>
      <w:r>
        <w:rPr>
          <w:rFonts w:ascii="Arial" w:hAnsi="Arial" w:cs="Arial"/>
          <w:sz w:val="24"/>
          <w:szCs w:val="24"/>
        </w:rPr>
        <w:t xml:space="preserve">, é o “serviço realizado em grupos, organizado a partir de percursos, de modo a garantir aquisições progressivas aos seus usuários, de acordo com o seu ciclo </w:t>
      </w:r>
      <w:r>
        <w:rPr>
          <w:rFonts w:ascii="Arial" w:hAnsi="Arial" w:cs="Arial"/>
          <w:sz w:val="24"/>
          <w:szCs w:val="24"/>
        </w:rPr>
        <w:lastRenderedPageBreak/>
        <w:t>de vida, a fim de complementar o trabalho social com famílias e prevenir a ocorrência de situações de risco social. Forma de intervenção social planejada que cria situações desafiadoras, estimula e orienta os usuários na construção e reconstrução de suas histórias e vivências individuais e coletivas, na família e no território. Organiza-se de modo a ampliar trocas culturais e de vivências, desenvolver o sentimento de pertença e de identidade, fortalecer vínculos familiares e incentivar a socialização e a convivência comunitária. Possui caráter preventivo e proativo, pautado na defesa e afirmação dos direitos e no desenvolvimento de capacidades e potencialidades, com vistas ao alcance de alternativas emancipatórias para o enfrentamento da vulnerabilidade social”.</w:t>
      </w:r>
    </w:p>
    <w:p w14:paraId="2EC8A78F"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Dentre os CRAS em funcionamento em 2016, 85,9% prestavam diretamente serviços de Convivência e Fortalecimento de Vínculos (SCFV), o menor percentual desde 2011. O maior percentual foi registrado em 2013, com 92,6% dos CRAS executando diretamente os SCFV (Gráfico 102).</w:t>
      </w:r>
    </w:p>
    <w:p w14:paraId="62D0F735"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102 - Percentual de CRAS que executavam diretamente os Serviços de Convivência e Fortalecimento de Vínculos - Brasil, 2008 a 2016</w:t>
      </w:r>
      <w:r w:rsidRPr="006620FE">
        <w:rPr>
          <w:rStyle w:val="Refdenotaderodap"/>
          <w:rFonts w:eastAsia="Times New Roman"/>
          <w:lang w:eastAsia="pt-BR"/>
        </w:rPr>
        <w:footnoteReference w:id="16"/>
      </w:r>
    </w:p>
    <w:p w14:paraId="05A8996E" w14:textId="77777777" w:rsidR="00386EBA" w:rsidRDefault="00386EBA" w:rsidP="00386EBA">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2EE95474" wp14:editId="4859A59B">
            <wp:extent cx="5410200" cy="2971800"/>
            <wp:effectExtent l="0" t="0" r="0" b="0"/>
            <wp:docPr id="268" name="Gráfico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Pr>
          <w:rFonts w:ascii="Arial" w:eastAsia="Times New Roman" w:hAnsi="Arial" w:cs="Arial"/>
          <w:color w:val="000000"/>
          <w:sz w:val="18"/>
          <w:szCs w:val="18"/>
          <w:lang w:eastAsia="pt-BR"/>
        </w:rPr>
        <w:t>Fonte: MDS, Censo SUAS.</w:t>
      </w:r>
    </w:p>
    <w:p w14:paraId="3012B707" w14:textId="77777777" w:rsidR="00386EBA" w:rsidRDefault="00386EBA" w:rsidP="00386EBA">
      <w:pPr>
        <w:autoSpaceDE w:val="0"/>
        <w:autoSpaceDN w:val="0"/>
        <w:adjustRightInd w:val="0"/>
        <w:spacing w:line="360" w:lineRule="auto"/>
        <w:jc w:val="both"/>
        <w:rPr>
          <w:rFonts w:ascii="Arial" w:hAnsi="Arial" w:cs="Arial"/>
          <w:sz w:val="24"/>
          <w:szCs w:val="24"/>
        </w:rPr>
      </w:pPr>
    </w:p>
    <w:p w14:paraId="59044582"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lastRenderedPageBreak/>
        <w:t>Ao analisar por público alvo dos serviços, verifica-se que 78,9% dos CRAS atenderam idosos, número que ficou 2,8 pontos percentuais abaixo do que foi registrado em 2015. Quedas similares, entre 2,2 e 3,0 pontos percentuais ocorreram em todas as faixas etárias de público alvo (Gráfico 103).</w:t>
      </w:r>
    </w:p>
    <w:p w14:paraId="13EB6E63"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103 - Percentual de CRAS que executavam diretamente os Serviços de Convivência e Fortalecimento de Vínculos, segundo faixa etária atendida - Brasil, 2015 e 2016</w:t>
      </w:r>
      <w:r w:rsidRPr="006620FE">
        <w:rPr>
          <w:rStyle w:val="Refdenotaderodap"/>
          <w:rFonts w:eastAsia="Times New Roman"/>
          <w:lang w:eastAsia="pt-BR"/>
        </w:rPr>
        <w:footnoteReference w:id="17"/>
      </w:r>
    </w:p>
    <w:p w14:paraId="49F67D7E" w14:textId="77777777" w:rsidR="00386EBA" w:rsidRDefault="00386EBA" w:rsidP="00386EBA">
      <w:pPr>
        <w:autoSpaceDE w:val="0"/>
        <w:autoSpaceDN w:val="0"/>
        <w:adjustRightInd w:val="0"/>
        <w:spacing w:before="240" w:line="360" w:lineRule="auto"/>
        <w:jc w:val="both"/>
        <w:rPr>
          <w:rFonts w:ascii="Arial" w:eastAsia="Times New Roman" w:hAnsi="Arial" w:cs="Arial"/>
          <w:color w:val="000000"/>
          <w:sz w:val="18"/>
          <w:szCs w:val="18"/>
          <w:lang w:eastAsia="pt-BR"/>
        </w:rPr>
      </w:pPr>
      <w:r>
        <w:rPr>
          <w:noProof/>
          <w:lang w:eastAsia="pt-BR"/>
        </w:rPr>
        <w:drawing>
          <wp:inline distT="0" distB="0" distL="0" distR="0" wp14:anchorId="3232FF61" wp14:editId="697BFE6F">
            <wp:extent cx="5410200" cy="2752725"/>
            <wp:effectExtent l="0" t="0" r="0" b="9525"/>
            <wp:docPr id="267" name="Gráfico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Pr>
          <w:rFonts w:ascii="Arial" w:eastAsia="Times New Roman" w:hAnsi="Arial" w:cs="Arial"/>
          <w:color w:val="000000"/>
          <w:sz w:val="18"/>
          <w:szCs w:val="18"/>
          <w:lang w:eastAsia="pt-BR"/>
        </w:rPr>
        <w:t>Fonte: MDS, Censo SUAS.</w:t>
      </w:r>
    </w:p>
    <w:p w14:paraId="10392717" w14:textId="77777777" w:rsidR="00386EBA" w:rsidRDefault="00386EBA" w:rsidP="00386EBA">
      <w:pPr>
        <w:autoSpaceDE w:val="0"/>
        <w:autoSpaceDN w:val="0"/>
        <w:adjustRightInd w:val="0"/>
        <w:spacing w:line="360" w:lineRule="auto"/>
        <w:jc w:val="both"/>
        <w:rPr>
          <w:rFonts w:ascii="Arial" w:hAnsi="Arial" w:cs="Arial"/>
          <w:sz w:val="24"/>
          <w:szCs w:val="24"/>
        </w:rPr>
      </w:pPr>
    </w:p>
    <w:p w14:paraId="7B9D4870"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Ao analisar a oferta de Serviços de Convivência e Fortalecimento de Vínculos (SCFV) por região, verifica-se que a região Norte apresenta os maiores percentuais de CRAS que o executam, seguida da região Nordeste e da região Centro-Oeste. Essa ordem se repete nas faixas etárias dos idosos e das pessoas de 0 a 17 anos. Nas faixas etárias de 18 a 59 anos ocorre uma inversão entre as regiões, e a região Sudeste é a que apresenta os maiores percentuais de CRAS que atenderam esse público, seguida da região Sul (Gráfico 104).</w:t>
      </w:r>
    </w:p>
    <w:p w14:paraId="5BF0DB89"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104: Percentual de CRAS que executam diretamente os serviços de Convivência e Fortalecimento de Vínculos, segundo grandes regiões - Brasil, 2016</w:t>
      </w:r>
    </w:p>
    <w:p w14:paraId="4222F182"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4DCCC21" wp14:editId="358FE5BB">
            <wp:extent cx="5410200" cy="3371850"/>
            <wp:effectExtent l="0" t="0" r="0" b="0"/>
            <wp:docPr id="260" name="Gráfico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Pr>
          <w:rFonts w:ascii="Arial" w:hAnsi="Arial" w:cs="Arial"/>
          <w:sz w:val="18"/>
          <w:szCs w:val="18"/>
        </w:rPr>
        <w:t>Fonte: MDS, Censo SUAS.</w:t>
      </w:r>
    </w:p>
    <w:p w14:paraId="5197E0CB" w14:textId="77777777" w:rsidR="00386EBA" w:rsidRDefault="00386EBA" w:rsidP="00386EBA">
      <w:pPr>
        <w:autoSpaceDE w:val="0"/>
        <w:autoSpaceDN w:val="0"/>
        <w:adjustRightInd w:val="0"/>
        <w:spacing w:line="360" w:lineRule="auto"/>
        <w:jc w:val="both"/>
        <w:rPr>
          <w:rFonts w:ascii="Arial" w:hAnsi="Arial" w:cs="Arial"/>
          <w:sz w:val="24"/>
          <w:szCs w:val="24"/>
        </w:rPr>
      </w:pPr>
    </w:p>
    <w:p w14:paraId="4A979A0C"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CRAS, Centros de Referência de Assistência Social, podem executar diretamente os Serviços de Convivência e Fortalecimento de Vínculos (SCFV), ou através de rede referenciada ao CRAS. Em 2016, houve queda no número de CRAS que possuíam rede referenciada para oferta desses serviços, em todas as faixas etárias de público atendido (Gráfico 105).</w:t>
      </w:r>
    </w:p>
    <w:p w14:paraId="34FD9115"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105: Quantidade de CRAS cuja rede referenciada oferta Serviço de Convivência e Fortalecimento de Vínculos, segundo faixa etária atendida - Brasil, 2015 e 2016</w:t>
      </w:r>
    </w:p>
    <w:p w14:paraId="7EB39A7B"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C6D054E" wp14:editId="2D718164">
            <wp:extent cx="5410200" cy="2752725"/>
            <wp:effectExtent l="0" t="0" r="0" b="9525"/>
            <wp:docPr id="258" name="Gráfico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Pr>
          <w:rFonts w:ascii="Arial" w:hAnsi="Arial" w:cs="Arial"/>
          <w:sz w:val="18"/>
          <w:szCs w:val="18"/>
        </w:rPr>
        <w:t>Fonte: MDS, Censo SUAS.</w:t>
      </w:r>
    </w:p>
    <w:p w14:paraId="4B3A684E" w14:textId="77777777" w:rsidR="00386EBA" w:rsidRDefault="00386EBA" w:rsidP="00386EBA">
      <w:pPr>
        <w:autoSpaceDE w:val="0"/>
        <w:autoSpaceDN w:val="0"/>
        <w:adjustRightInd w:val="0"/>
        <w:spacing w:line="360" w:lineRule="auto"/>
        <w:jc w:val="both"/>
        <w:rPr>
          <w:rFonts w:ascii="Arial" w:hAnsi="Arial" w:cs="Arial"/>
          <w:sz w:val="24"/>
          <w:szCs w:val="24"/>
        </w:rPr>
      </w:pPr>
    </w:p>
    <w:p w14:paraId="1AC0497C"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Serviços de Convivência e Fortalecimento de Vínculos podem ser ofertados nos CRAS ou nos Centros de Convivência.</w:t>
      </w:r>
    </w:p>
    <w:p w14:paraId="5DCFE905"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percentual de Centros de Convivência que executaram diretamente esses serviços em cada faixa etária de público atendido se manteve praticamente estável entre 2014 e 2016. O público de 7 a 14 foi o que teve o maior percentual de atendimento em 2016, 72,0% dos 8.453 Centros de Convivência atenderam a essa faixa etária. Os públicos menos atendidos foram os das faixas etárias de 18 a 29 anos e de 30 a 59 anos, que foram atendidos em apenas 22,9% e 23,8% dos Centros de Convivência, respectivamente (Gráfico 106).</w:t>
      </w:r>
    </w:p>
    <w:p w14:paraId="0C2B4FE4"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106: Percentual de Centros de Convivência que executaram diretamente os Serviços de Convivência e Fortalecimento de Vínculos, segundo faixa etária atendida - Brasil, 2014 a 2016</w:t>
      </w:r>
    </w:p>
    <w:p w14:paraId="74A4A6F5"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67D9D23" wp14:editId="4C023050">
            <wp:extent cx="5410200" cy="2752725"/>
            <wp:effectExtent l="0" t="0" r="0" b="9525"/>
            <wp:docPr id="257" name="Gráfico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Pr>
          <w:rFonts w:ascii="Arial" w:hAnsi="Arial" w:cs="Arial"/>
          <w:sz w:val="18"/>
          <w:szCs w:val="18"/>
        </w:rPr>
        <w:t>Fonte: MDS, Censo SUAS.</w:t>
      </w:r>
    </w:p>
    <w:p w14:paraId="6BA5E9A1" w14:textId="77777777" w:rsidR="00386EBA" w:rsidRDefault="00386EBA" w:rsidP="00386EBA">
      <w:pPr>
        <w:autoSpaceDE w:val="0"/>
        <w:autoSpaceDN w:val="0"/>
        <w:adjustRightInd w:val="0"/>
        <w:spacing w:line="360" w:lineRule="auto"/>
        <w:jc w:val="both"/>
        <w:rPr>
          <w:rFonts w:ascii="Arial" w:hAnsi="Arial" w:cs="Arial"/>
          <w:sz w:val="24"/>
          <w:szCs w:val="24"/>
        </w:rPr>
      </w:pPr>
    </w:p>
    <w:p w14:paraId="5700C397"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percentual das 8.444 unidades de Centros de Convivência que promoveram sistematicamente oficinas em 2016 foi de 91,3%. As atividades recreativas, palestras e reuniões com grupos de famílias dos usuários ocorrem em mais de 80% das unidades. Apenas 19,8% relataram ter promovido sistematicamente atividades de reforço escolar. Menos de 1% não realizam nenhuma atividade do Serviço de Convivência (Gráfico 107).</w:t>
      </w:r>
    </w:p>
    <w:p w14:paraId="535C6CAB" w14:textId="77777777" w:rsidR="00386EBA" w:rsidRDefault="00386EBA" w:rsidP="00386EBA">
      <w:pPr>
        <w:spacing w:after="0" w:line="240" w:lineRule="auto"/>
        <w:jc w:val="both"/>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Gráfico 107: Percentual de unidades de Centros de Convivência que promoveram atividades do Serviço de Convivência - Brasil, 2016</w:t>
      </w:r>
    </w:p>
    <w:p w14:paraId="1BC1BCC8"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B045CC9" wp14:editId="416837D4">
            <wp:extent cx="5410200" cy="2971800"/>
            <wp:effectExtent l="0" t="0" r="0" b="0"/>
            <wp:docPr id="244" name="Gráfico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rPr>
          <w:rFonts w:ascii="Arial" w:hAnsi="Arial" w:cs="Arial"/>
          <w:sz w:val="18"/>
          <w:szCs w:val="18"/>
        </w:rPr>
        <w:t>Fonte: MDS, Censo SUAS.</w:t>
      </w:r>
    </w:p>
    <w:p w14:paraId="72740445" w14:textId="77777777" w:rsidR="00386EBA" w:rsidRDefault="00386EBA" w:rsidP="00386EBA">
      <w:pPr>
        <w:autoSpaceDE w:val="0"/>
        <w:autoSpaceDN w:val="0"/>
        <w:adjustRightInd w:val="0"/>
        <w:spacing w:line="360" w:lineRule="auto"/>
        <w:jc w:val="both"/>
        <w:rPr>
          <w:rFonts w:ascii="Arial" w:hAnsi="Arial" w:cs="Arial"/>
          <w:sz w:val="24"/>
          <w:szCs w:val="24"/>
        </w:rPr>
      </w:pPr>
    </w:p>
    <w:p w14:paraId="67D4AD12"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Entre os benefícios assistenciais, parte da Política de Assistência Social, estão os Benefícios Eventuais, que são concedidos em casos de nascimento, morte, situações de vulnerabilidade provisória e de calamidade pública.</w:t>
      </w:r>
    </w:p>
    <w:p w14:paraId="65007BDB"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Em 2016, 97,0% dos 5.481 municípios que responderam ao Censo SUAS concederam Auxílio Funeral, 93,2% concederam outros benefícios eventuais para famílias em situação de vulnerabilidade temporária, 75,5% concederam benefício eventual para a situação de calamidade pública e 70,7% concederam Auxílio Natalidade (Gráfico 108).</w:t>
      </w:r>
    </w:p>
    <w:p w14:paraId="5E9C651C"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108: Percentual de municípios que concederam benefícios eventuais, segundo tipo de benefício ofertado - Brasil, 2016</w:t>
      </w:r>
    </w:p>
    <w:p w14:paraId="30DFDA3C"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6328B51" wp14:editId="6C179151">
            <wp:extent cx="5410200" cy="2752725"/>
            <wp:effectExtent l="0" t="0" r="0" b="9525"/>
            <wp:docPr id="220" name="Gráfico 2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r>
        <w:rPr>
          <w:rFonts w:ascii="Arial" w:hAnsi="Arial" w:cs="Arial"/>
          <w:sz w:val="18"/>
          <w:szCs w:val="18"/>
        </w:rPr>
        <w:t>Fonte: MDS, Censo SUAS.</w:t>
      </w:r>
    </w:p>
    <w:p w14:paraId="16C3FB54" w14:textId="77777777" w:rsidR="00386EBA" w:rsidRDefault="00386EBA" w:rsidP="00386EBA">
      <w:pPr>
        <w:autoSpaceDE w:val="0"/>
        <w:autoSpaceDN w:val="0"/>
        <w:adjustRightInd w:val="0"/>
        <w:spacing w:line="360" w:lineRule="auto"/>
        <w:jc w:val="both"/>
        <w:rPr>
          <w:rFonts w:ascii="Arial" w:hAnsi="Arial" w:cs="Arial"/>
          <w:sz w:val="24"/>
          <w:szCs w:val="24"/>
        </w:rPr>
      </w:pPr>
    </w:p>
    <w:p w14:paraId="778D7C9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Em 2016 houve um crescimento no percentual de CRAS que concederam benefícios eventuais maior do que o crescimento que já vinha ocorrendo desde 2010. O percentual de CRAS que concederam auxílios relacionados à segurança alimentar, que já tinha subido de 45,1% em 2010 para 62,8% em 2015, chegou em 2016 a 73,6%. O percentual de CRAS que concederam Auxílio Funeral, que já tinha crescido de 31,0% em 2010 para 45,8% em 2015, chegou em 2016 a 56,7%. Também cresceu significativamente o percentual de CRAS que concederam Auxílio Natalidade, de 38,4% em 2015 para 44,7% em 2016, e que concederam passagens, de 32,0% em 2015 para 39,8% em 2016. O percentual de CRAS que concederam outros benefícios chegou em 2016 a 30,4%, ante 25,7% em 2015 (Gráfico 109).</w:t>
      </w:r>
    </w:p>
    <w:p w14:paraId="09F173BE"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109: Percentual de CRAS que concederam benefícios eventuais, segundo tipo de benefício - Brasil, 2010 a 2016</w:t>
      </w:r>
    </w:p>
    <w:p w14:paraId="0EF1ED35"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5F2ECA08" wp14:editId="21098D9E">
            <wp:extent cx="5410200" cy="3619500"/>
            <wp:effectExtent l="0" t="0" r="0" b="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Pr>
          <w:rFonts w:ascii="Arial" w:hAnsi="Arial" w:cs="Arial"/>
          <w:sz w:val="18"/>
          <w:szCs w:val="18"/>
        </w:rPr>
        <w:t>Fonte: MDS, Censo SUAS.</w:t>
      </w:r>
    </w:p>
    <w:p w14:paraId="7225D208" w14:textId="77777777" w:rsidR="00386EBA" w:rsidRDefault="00386EBA" w:rsidP="00386EBA">
      <w:pPr>
        <w:autoSpaceDE w:val="0"/>
        <w:autoSpaceDN w:val="0"/>
        <w:adjustRightInd w:val="0"/>
        <w:spacing w:line="360" w:lineRule="auto"/>
        <w:jc w:val="both"/>
        <w:rPr>
          <w:rFonts w:ascii="Arial" w:hAnsi="Arial" w:cs="Arial"/>
          <w:sz w:val="24"/>
          <w:szCs w:val="24"/>
        </w:rPr>
      </w:pPr>
    </w:p>
    <w:p w14:paraId="2FF77D8F"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Na análise das regiões do país, observa-se que a região Centro-Oeste, com 617 unidades de CRAS, foi a que teve maior percentual de CRAS que concederam os auxílios relacionados à segurança alimentar (85,1%), o Auxílio Funeral (71,6%), o Auxílio Natalidade (62,4%) e passagens (54,9%).  Já no que se refere a outros benefícios, a região Sul foi a que teve o maior percentual de CRAS que concederam, com 39,1% das suas 1.517 unidades de CRAS (Gráfico 110).</w:t>
      </w:r>
    </w:p>
    <w:p w14:paraId="4498AC25"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110 - Percentual de CRAS por concessão de benefícios, segundo tipo de benefício e grandes regiões - Brasil, 2016</w:t>
      </w:r>
    </w:p>
    <w:p w14:paraId="3010CF13"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68AB1C8" wp14:editId="11D2EECC">
            <wp:extent cx="5410200" cy="2638425"/>
            <wp:effectExtent l="0" t="0" r="0" b="9525"/>
            <wp:docPr id="212" name="Gráfico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rPr>
          <w:rFonts w:ascii="Arial" w:hAnsi="Arial" w:cs="Arial"/>
          <w:sz w:val="18"/>
          <w:szCs w:val="18"/>
        </w:rPr>
        <w:t>Fonte: MDS, Censo SUAS.</w:t>
      </w:r>
    </w:p>
    <w:p w14:paraId="0FE4D842" w14:textId="77777777" w:rsidR="00386EBA" w:rsidRDefault="00386EBA" w:rsidP="00386EBA">
      <w:pPr>
        <w:autoSpaceDE w:val="0"/>
        <w:autoSpaceDN w:val="0"/>
        <w:adjustRightInd w:val="0"/>
        <w:spacing w:line="360" w:lineRule="auto"/>
        <w:jc w:val="both"/>
        <w:rPr>
          <w:rFonts w:ascii="Arial" w:hAnsi="Arial" w:cs="Arial"/>
          <w:sz w:val="24"/>
          <w:szCs w:val="24"/>
        </w:rPr>
      </w:pPr>
    </w:p>
    <w:p w14:paraId="594912F9"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Em 2016, caiu em todas as regiões o percentual (e também o número absoluto) de unidades de CRAS que possuem equipe volante, que é uma equipe técnica adicional (além do número previsto pela NOB-RH/SUAS) específica para deslocamento visando o atendimento à população em territórios extensos e áreas isoladas. A região Norte é a que tinha o maior percentual de unidades de CRAS que possuem equipe volante, com 35,2%, seguida da região Centro-Oeste, com 28,4% (Gráfico 111).</w:t>
      </w:r>
    </w:p>
    <w:p w14:paraId="6369C0BB"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111 - Percentual de unidades de CRAS que possuem equipe técnica adicional (além do número previsto pela NOB-RH/SUAS) específica para deslocamento visando o atendimento à população em territórios extensos e áreas isoladas, segundo grandes regiões - Brasil, 2011 a 2016</w:t>
      </w:r>
    </w:p>
    <w:p w14:paraId="6B13C3D0"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641FB0DE" wp14:editId="2ED12DA9">
            <wp:extent cx="5410200" cy="2752725"/>
            <wp:effectExtent l="0" t="0" r="0" b="9525"/>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Pr>
          <w:rFonts w:ascii="Arial" w:hAnsi="Arial" w:cs="Arial"/>
          <w:sz w:val="18"/>
          <w:szCs w:val="18"/>
        </w:rPr>
        <w:t>Fonte: MDS, Censo SUAS.</w:t>
      </w:r>
    </w:p>
    <w:p w14:paraId="704BE265" w14:textId="77777777" w:rsidR="00386EBA" w:rsidRDefault="00386EBA" w:rsidP="00386EBA">
      <w:pPr>
        <w:autoSpaceDE w:val="0"/>
        <w:autoSpaceDN w:val="0"/>
        <w:adjustRightInd w:val="0"/>
        <w:spacing w:line="360" w:lineRule="auto"/>
        <w:jc w:val="both"/>
        <w:rPr>
          <w:rFonts w:ascii="Arial" w:hAnsi="Arial" w:cs="Arial"/>
          <w:sz w:val="24"/>
          <w:szCs w:val="24"/>
        </w:rPr>
      </w:pPr>
    </w:p>
    <w:p w14:paraId="2A3922D2" w14:textId="77777777" w:rsidR="00386EBA" w:rsidRDefault="00386EBA" w:rsidP="00386EBA">
      <w:pPr>
        <w:jc w:val="both"/>
        <w:rPr>
          <w:rFonts w:ascii="Arial" w:hAnsi="Arial" w:cs="Arial"/>
          <w:b/>
        </w:rPr>
      </w:pPr>
      <w:r>
        <w:rPr>
          <w:rFonts w:ascii="Arial" w:hAnsi="Arial" w:cs="Arial"/>
          <w:b/>
        </w:rPr>
        <w:t>SERVIÇOS DE PROTEÇÃO SOCIAL ESPECIAL – MÉDIA COMPLEXIDADE</w:t>
      </w:r>
    </w:p>
    <w:p w14:paraId="6CF99BF1"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A Proteção Social Especial de Média Complexidade organiza a oferta de serviços, programas e projetos de caráter especializado que requerem maior estruturação técnica e operativa, com competências e atribuições definidas, destinados ao atendimento a famílias e indivíduos em situação de risco pessoal e social, por violação de direitos. É ofertada pelos Centros de Referência Especializados de Assistência Social (CREAS), pelos Centros de Referência Especializados para População em Situação de Rua (Centro POP), e pelos Centro-Dia.</w:t>
      </w:r>
    </w:p>
    <w:p w14:paraId="3EE05B98"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No nível de Média Complexidade, são ofertados o Serviço de Proteção e Atendimento Especializado a Famílias e Indivíduos (PAEFI); o Serviço de Proteção Social a Adolescentes em Cumprimento de Medida Socioeducativa de Liberdade Assistida e de Prestação de Serviços à Comunidade; o Serviço Especializado em Abordagem Social; o Serviço de Proteção Social Especial para Pessoas com Deficiência, Idosos e suas Famílias e o Serviço Especializado para Pessoas em Situação de Rua.</w:t>
      </w:r>
    </w:p>
    <w:p w14:paraId="4026B78D"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lastRenderedPageBreak/>
        <w:t>O PAEFI é definido na Tipificação Nacional de Serviços Socioassistenciais</w:t>
      </w:r>
      <w:r w:rsidRPr="006620FE">
        <w:rPr>
          <w:rStyle w:val="Refdenotaderodap"/>
          <w:rFonts w:eastAsia="Times New Roman"/>
          <w:lang w:eastAsia="pt-BR"/>
        </w:rPr>
        <w:footnoteReference w:id="18"/>
      </w:r>
      <w:r>
        <w:rPr>
          <w:rFonts w:ascii="Arial" w:hAnsi="Arial" w:cs="Arial"/>
          <w:sz w:val="24"/>
          <w:szCs w:val="24"/>
        </w:rPr>
        <w:t xml:space="preserve"> como sendo o “serviço de apoio, orientação e acompanhamento a famílias com um ou mais de seus membros em situação de ameaça ou violação de direitos. Compreende atenções e orientações direcionadas para a promoção de direitos, a preservação e o fortalecimento de vínculos familiares, comunitários e sociais e para o fortalecimento da função protetiva das famílias diante do conjunto de condições que as vulnerabilizam e/ou as submetem a situações de risco pessoal e </w:t>
      </w:r>
      <w:proofErr w:type="gramStart"/>
      <w:r>
        <w:rPr>
          <w:rFonts w:ascii="Arial" w:hAnsi="Arial" w:cs="Arial"/>
          <w:sz w:val="24"/>
          <w:szCs w:val="24"/>
        </w:rPr>
        <w:t>social.”</w:t>
      </w:r>
      <w:proofErr w:type="gramEnd"/>
    </w:p>
    <w:p w14:paraId="285C7431"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As situações de violência ou de violação de direitos para as quais teve mais CREAS oferecendo atendimento pelo PAEFI em 2016, contando separadamente o atendimento de cada CREAS a cada ciclo de vida do usuário (atendimento a crianças e adolescentes, atendimento a mulheres adultas, atendimento a homens adultos e atendimento a idosos), foram as situações de violência psicológica, de violência física e de pessoas com deficiência vítimas de violência ou de violação de direitos. Para as crianças e adolescentes, a situação para a qual teve mais CREAS oferecendo atendimento foi a de abuso sexual ou de violência sexual: 2464 de um total de 2521 CREAS ofereceram atendimento pelo PAEFI a essa situação. No atendimento a mulheres adultas, as situações de violência física e violência psicológica foram as que tiveram maior número de CREAS oferecendo atendimento. Já para os homens adultos, a situação que teve o maior número de CREAS oferecendo atendimento foi a de pessoas com deficiência vítimas de violência ou de violação de direitos. Violência psicológica foi a situação, em número de CREAS, com maior oferta de atendimento para idosos. As situações que tiveram o maior número de CREAS que não oferecem atendimento para elas foram as de tráfico de pessoas, de famílias com adolescentes em cumprimento de medida socioeducativa e de famílias com pessoas egressas do sistema prisional (Gráfico 112).</w:t>
      </w:r>
    </w:p>
    <w:p w14:paraId="7DE238B7"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112 - Número de CREAS que oferecem atendimento pelo PAEFI, segundo situações e ciclos de vida do usuário em situação de violência/violação de direitos - Brasil, 2016</w:t>
      </w:r>
    </w:p>
    <w:p w14:paraId="6AA6B82B"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9D16D49" wp14:editId="625A4888">
            <wp:extent cx="5410200" cy="5229225"/>
            <wp:effectExtent l="0" t="0" r="0" b="9525"/>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Pr>
          <w:rFonts w:ascii="Arial" w:hAnsi="Arial" w:cs="Arial"/>
          <w:sz w:val="18"/>
          <w:szCs w:val="18"/>
        </w:rPr>
        <w:t>Fonte: MDS, Censo SUAS.</w:t>
      </w:r>
    </w:p>
    <w:p w14:paraId="18F434D9" w14:textId="77777777" w:rsidR="00386EBA" w:rsidRDefault="00386EBA" w:rsidP="00386EBA">
      <w:pPr>
        <w:autoSpaceDE w:val="0"/>
        <w:autoSpaceDN w:val="0"/>
        <w:adjustRightInd w:val="0"/>
        <w:spacing w:line="360" w:lineRule="auto"/>
        <w:jc w:val="both"/>
        <w:rPr>
          <w:rFonts w:ascii="Arial" w:hAnsi="Arial" w:cs="Arial"/>
          <w:sz w:val="24"/>
          <w:szCs w:val="24"/>
        </w:rPr>
      </w:pPr>
    </w:p>
    <w:p w14:paraId="6B9C1988"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Do total de 2521 unidades de CREAS existentes em 2016 no Brasil, de 99,0% a 99,5% delas realizaram as seguintes ações e atividades no âmbito do PAEFI: visitas domiciliares, acompanhamento individual ou familiar, encaminhamento para o CRAS, encaminhamento para serviços da rede de saúde e encaminhamento de famílias ou indivíduos para a rede de serviço socioassistencial. As ações e atividades que tiveram menor número de CREAS realizando-as foram as de orientação jurídico-social e de grupo ou oficina com famílias ou indivíduos, realizadas por 75,2% e 72,5% das unidades, respectivamente (Gráfico 113).</w:t>
      </w:r>
    </w:p>
    <w:p w14:paraId="5E8C7928"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113 - Percentual de CREAS segundo ações e atividades realizadas no âmbito do PAEFI - Brasil, 2016</w:t>
      </w:r>
    </w:p>
    <w:p w14:paraId="4E10CC05"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3C9D8065" wp14:editId="01536741">
            <wp:extent cx="5410200" cy="6496050"/>
            <wp:effectExtent l="0" t="0" r="0" b="0"/>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rPr>
          <w:rFonts w:ascii="Arial" w:hAnsi="Arial" w:cs="Arial"/>
          <w:sz w:val="18"/>
          <w:szCs w:val="18"/>
        </w:rPr>
        <w:t>Fonte: MDS, Censo SUAS.</w:t>
      </w:r>
    </w:p>
    <w:p w14:paraId="756FC982" w14:textId="77777777" w:rsidR="00386EBA" w:rsidRDefault="00386EBA" w:rsidP="00386EBA">
      <w:pPr>
        <w:autoSpaceDE w:val="0"/>
        <w:autoSpaceDN w:val="0"/>
        <w:adjustRightInd w:val="0"/>
        <w:spacing w:line="360" w:lineRule="auto"/>
        <w:jc w:val="both"/>
        <w:rPr>
          <w:rFonts w:ascii="Arial" w:hAnsi="Arial" w:cs="Arial"/>
          <w:sz w:val="24"/>
          <w:szCs w:val="24"/>
        </w:rPr>
      </w:pPr>
    </w:p>
    <w:p w14:paraId="5C927D6E"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Serviço Especializado em Abordagem Social consiste na identificação, por equipes de educadores sociais, de pessoas e famílias em situação de risco pessoal nos ambientes públicos. Dentre as situações de risco enquadram-se o trabalho infantil, situação de rua, uso abusivo de drogas, exploração sexual de crianças e adolescentes, dentre outras.</w:t>
      </w:r>
    </w:p>
    <w:p w14:paraId="7AE2D2E1"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lastRenderedPageBreak/>
        <w:t>A abordagem é realizada em praças, feiras, locais de intensa circulação de pessoas e com existência de comércio, ruas, prédios abandonados, dentre outros espaços, e tem por objetivo garantir direitos por meio de inclusão em rede de serviços socioassistenciais e em outras políticas públicas.</w:t>
      </w:r>
    </w:p>
    <w:p w14:paraId="6AC0ED7C"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Ao analisar a oferta de serviço especializado em abordagem social pelos municípios em 2016, temos que 3.663 municípios, ou, 66,8% dos 5.481 municípios que participaram do Censo, declararam não ofertar o serviço, um grande crescimento em relação a 2015, quando 2.831 municípios (51,5%) haviam declarado não ofertar o serviço. O local onde o maior número de municípios oferta o serviço é </w:t>
      </w:r>
      <w:proofErr w:type="gramStart"/>
      <w:r>
        <w:rPr>
          <w:rFonts w:ascii="Arial" w:hAnsi="Arial" w:cs="Arial"/>
          <w:sz w:val="24"/>
          <w:szCs w:val="24"/>
        </w:rPr>
        <w:t>no(</w:t>
      </w:r>
      <w:proofErr w:type="gramEnd"/>
      <w:r>
        <w:rPr>
          <w:rFonts w:ascii="Arial" w:hAnsi="Arial" w:cs="Arial"/>
          <w:sz w:val="24"/>
          <w:szCs w:val="24"/>
        </w:rPr>
        <w:t xml:space="preserve">s) CREAS, onde 1.319 municípios (24,1%) declararam ofertá-lo (em 2015, 28,9% dos municípios haviam declarado ofertar o serviço no(s) CREAS). Na sede ou no órgão gestor do município era o local onde 955 municípios (17,4%) ofertavam o serviço em 2015, caindo esse número em 2016 para apenas 421 (7,7%). Houve queda também no número de municípios que ofertavam o serviço especializado em abordagem social nos locais menos frequentes: </w:t>
      </w:r>
      <w:proofErr w:type="gramStart"/>
      <w:r>
        <w:rPr>
          <w:rFonts w:ascii="Arial" w:hAnsi="Arial" w:cs="Arial"/>
          <w:sz w:val="24"/>
          <w:szCs w:val="24"/>
        </w:rPr>
        <w:t>no(</w:t>
      </w:r>
      <w:proofErr w:type="gramEnd"/>
      <w:r>
        <w:rPr>
          <w:rFonts w:ascii="Arial" w:hAnsi="Arial" w:cs="Arial"/>
          <w:sz w:val="24"/>
          <w:szCs w:val="24"/>
        </w:rPr>
        <w:t>s) Centro POP, em outra unidade pública e em entidade conveniada (Gráfico 114).</w:t>
      </w:r>
    </w:p>
    <w:p w14:paraId="06638FAF"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114 – Quantidade de Municípios segundo oferta e local de oferta de serviço especializado em abordagem social - Brasil, 2015 e 2016</w:t>
      </w:r>
    </w:p>
    <w:p w14:paraId="348BD3B0"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77ACE3CE" wp14:editId="3EAC42B5">
            <wp:extent cx="5410200" cy="3162300"/>
            <wp:effectExtent l="0" t="0" r="0" b="0"/>
            <wp:docPr id="205" name="Gráfico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Pr>
          <w:rFonts w:ascii="Arial" w:hAnsi="Arial" w:cs="Arial"/>
          <w:sz w:val="18"/>
          <w:szCs w:val="18"/>
        </w:rPr>
        <w:t>Fonte: MDS, Censo SUAS.</w:t>
      </w:r>
    </w:p>
    <w:p w14:paraId="7344D9BB" w14:textId="77777777" w:rsidR="00386EBA" w:rsidRDefault="00386EBA" w:rsidP="00386EBA">
      <w:pPr>
        <w:autoSpaceDE w:val="0"/>
        <w:autoSpaceDN w:val="0"/>
        <w:adjustRightInd w:val="0"/>
        <w:spacing w:line="360" w:lineRule="auto"/>
        <w:jc w:val="both"/>
        <w:rPr>
          <w:rFonts w:ascii="Arial" w:hAnsi="Arial" w:cs="Arial"/>
          <w:sz w:val="24"/>
          <w:szCs w:val="24"/>
        </w:rPr>
      </w:pPr>
    </w:p>
    <w:p w14:paraId="3361D01F"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De acordo com o Censo SUAS 2016, 1.537 CREAS (61,0%) realizaram a abordagem social, sendo 374 (14,8%) com equipes exclusivas para abordagem e 1.163 (46,1%) sem equipe exclusiva. Outras 185 (7,3%) unidades não realizaram o serviço com sua própria equipe. Nestes casos, o serviço é referenciado ao CREAS, mas ofertado por outra entidade. Em relação a 2015, houve redução nos percentuais de CREAS que realizaram a abordagem social com equipe exclusiva, sem equipe exclusiva e por outra entidade referenciada ao CREAS. Portanto, houve um aumento no percentual e também no número absoluto de CREAS que não realizavam e não possuíam serviço de abordagem referenciado, passando de 28,1% dos CREAS em 2015 para 31,7% em 2016. </w:t>
      </w:r>
    </w:p>
    <w:p w14:paraId="4A7A126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Nas regiões, só na região Sul não houve queda no percentual de CREAS que realizaram a abordagem social com equipe exclusiva, mas ainda assim essa região continua tendo o menor percentual entre as regiões, com 12,0%. A região Sul foi também a única que teve aumento no percentual de CREAS que não realizavam o serviço de abordagem com equipe do CREAS, mas que tinham outra entidade referenciada ao CREAS realizando o serviço. Nas regiões Centro-Oeste e Nordeste houve aumento no percentual de CREAS que realizaram a abordagem social sem equipe exclusiva, de 55,3% em 2015 para 57,8% em 2016 no Centro-Oeste e de 49,9% em 2015 para 50,3% em 2016 no Nordeste. Finalmente, apenas na região Centro-Oeste não houve aumento no percentual de CREAS que não realizavam nem possuíam o serviço de abordagem referenciado a eles (Tabela 9).</w:t>
      </w:r>
    </w:p>
    <w:p w14:paraId="4820A46D"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Tabela 9 - Quantidade de CREAS que realizam o Serviço Especializado em Abordagem Social segundo grandes regiões – Brasil, 2016</w:t>
      </w:r>
    </w:p>
    <w:p w14:paraId="2750CD7B"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p>
    <w:tbl>
      <w:tblPr>
        <w:tblW w:w="8503" w:type="dxa"/>
        <w:tblCellMar>
          <w:left w:w="70" w:type="dxa"/>
          <w:right w:w="70" w:type="dxa"/>
        </w:tblCellMar>
        <w:tblLook w:val="04A0" w:firstRow="1" w:lastRow="0" w:firstColumn="1" w:lastColumn="0" w:noHBand="0" w:noVBand="1"/>
      </w:tblPr>
      <w:tblGrid>
        <w:gridCol w:w="1077"/>
        <w:gridCol w:w="1417"/>
        <w:gridCol w:w="1417"/>
        <w:gridCol w:w="2721"/>
        <w:gridCol w:w="1871"/>
      </w:tblGrid>
      <w:tr w:rsidR="00386EBA" w14:paraId="578DB2E1" w14:textId="77777777" w:rsidTr="00386EBA">
        <w:trPr>
          <w:trHeight w:val="1532"/>
        </w:trPr>
        <w:tc>
          <w:tcPr>
            <w:tcW w:w="1077" w:type="dxa"/>
            <w:tcBorders>
              <w:top w:val="single" w:sz="4" w:space="0" w:color="auto"/>
              <w:left w:val="single" w:sz="4" w:space="0" w:color="auto"/>
              <w:bottom w:val="nil"/>
              <w:right w:val="nil"/>
            </w:tcBorders>
            <w:shd w:val="clear" w:color="auto" w:fill="8EA9DB"/>
            <w:vAlign w:val="center"/>
            <w:hideMark/>
          </w:tcPr>
          <w:p w14:paraId="61E7A007" w14:textId="77777777" w:rsidR="00386EBA" w:rsidRDefault="00386EBA">
            <w:pPr>
              <w:spacing w:after="0" w:line="240" w:lineRule="auto"/>
              <w:jc w:val="center"/>
              <w:rPr>
                <w:rFonts w:ascii="Calibri" w:eastAsia="Times New Roman" w:hAnsi="Calibri" w:cs="Times New Roman"/>
                <w:b/>
                <w:bCs/>
                <w:color w:val="FFFFFF"/>
                <w:sz w:val="24"/>
                <w:szCs w:val="24"/>
                <w:lang w:eastAsia="pt-BR"/>
              </w:rPr>
            </w:pPr>
            <w:r>
              <w:rPr>
                <w:rFonts w:ascii="Calibri" w:eastAsia="Times New Roman" w:hAnsi="Calibri" w:cs="Times New Roman"/>
                <w:b/>
                <w:bCs/>
                <w:color w:val="FFFFFF"/>
                <w:sz w:val="24"/>
                <w:szCs w:val="24"/>
                <w:lang w:eastAsia="pt-BR"/>
              </w:rPr>
              <w:t>2016</w:t>
            </w:r>
          </w:p>
        </w:tc>
        <w:tc>
          <w:tcPr>
            <w:tcW w:w="1417" w:type="dxa"/>
            <w:tcBorders>
              <w:top w:val="single" w:sz="4" w:space="0" w:color="auto"/>
              <w:left w:val="nil"/>
              <w:bottom w:val="nil"/>
              <w:right w:val="nil"/>
            </w:tcBorders>
            <w:shd w:val="clear" w:color="auto" w:fill="8EA9DB"/>
            <w:vAlign w:val="center"/>
            <w:hideMark/>
          </w:tcPr>
          <w:p w14:paraId="0DF31D2A" w14:textId="77777777" w:rsidR="00386EBA" w:rsidRDefault="00386EBA">
            <w:pPr>
              <w:spacing w:after="0" w:line="240" w:lineRule="auto"/>
              <w:jc w:val="center"/>
              <w:rPr>
                <w:rFonts w:ascii="Calibri" w:eastAsia="Times New Roman" w:hAnsi="Calibri" w:cs="Times New Roman"/>
                <w:b/>
                <w:bCs/>
                <w:color w:val="FFFFFF"/>
                <w:sz w:val="24"/>
                <w:szCs w:val="24"/>
                <w:lang w:eastAsia="pt-BR"/>
              </w:rPr>
            </w:pPr>
            <w:r>
              <w:rPr>
                <w:rFonts w:ascii="Calibri" w:eastAsia="Times New Roman" w:hAnsi="Calibri" w:cs="Times New Roman"/>
                <w:b/>
                <w:bCs/>
                <w:color w:val="FFFFFF"/>
                <w:sz w:val="24"/>
                <w:szCs w:val="24"/>
                <w:lang w:eastAsia="pt-BR"/>
              </w:rPr>
              <w:t>"Sim, com equipe exclusiva para Abordagem"</w:t>
            </w:r>
          </w:p>
        </w:tc>
        <w:tc>
          <w:tcPr>
            <w:tcW w:w="1417" w:type="dxa"/>
            <w:tcBorders>
              <w:top w:val="single" w:sz="4" w:space="0" w:color="auto"/>
              <w:left w:val="nil"/>
              <w:bottom w:val="nil"/>
              <w:right w:val="nil"/>
            </w:tcBorders>
            <w:shd w:val="clear" w:color="auto" w:fill="8EA9DB"/>
            <w:vAlign w:val="center"/>
            <w:hideMark/>
          </w:tcPr>
          <w:p w14:paraId="42B287F5" w14:textId="77777777" w:rsidR="00386EBA" w:rsidRDefault="00386EBA">
            <w:pPr>
              <w:spacing w:after="0" w:line="240" w:lineRule="auto"/>
              <w:jc w:val="center"/>
              <w:rPr>
                <w:rFonts w:ascii="Calibri" w:eastAsia="Times New Roman" w:hAnsi="Calibri" w:cs="Times New Roman"/>
                <w:b/>
                <w:bCs/>
                <w:color w:val="FFFFFF"/>
                <w:sz w:val="24"/>
                <w:szCs w:val="24"/>
                <w:lang w:eastAsia="pt-BR"/>
              </w:rPr>
            </w:pPr>
            <w:r>
              <w:rPr>
                <w:rFonts w:ascii="Calibri" w:eastAsia="Times New Roman" w:hAnsi="Calibri" w:cs="Times New Roman"/>
                <w:b/>
                <w:bCs/>
                <w:color w:val="FFFFFF"/>
                <w:sz w:val="24"/>
                <w:szCs w:val="24"/>
                <w:lang w:eastAsia="pt-BR"/>
              </w:rPr>
              <w:t>"Sim, sem equipe exclusiva para Abordagem"</w:t>
            </w:r>
          </w:p>
        </w:tc>
        <w:tc>
          <w:tcPr>
            <w:tcW w:w="2721" w:type="dxa"/>
            <w:tcBorders>
              <w:top w:val="single" w:sz="4" w:space="0" w:color="auto"/>
              <w:left w:val="nil"/>
              <w:bottom w:val="nil"/>
              <w:right w:val="nil"/>
            </w:tcBorders>
            <w:shd w:val="clear" w:color="auto" w:fill="8EA9DB"/>
            <w:vAlign w:val="center"/>
            <w:hideMark/>
          </w:tcPr>
          <w:p w14:paraId="5616A894" w14:textId="77777777" w:rsidR="00386EBA" w:rsidRDefault="00386EBA">
            <w:pPr>
              <w:spacing w:after="0" w:line="240" w:lineRule="auto"/>
              <w:jc w:val="center"/>
              <w:rPr>
                <w:rFonts w:ascii="Calibri" w:eastAsia="Times New Roman" w:hAnsi="Calibri" w:cs="Times New Roman"/>
                <w:b/>
                <w:bCs/>
                <w:color w:val="FFFFFF"/>
                <w:sz w:val="24"/>
                <w:szCs w:val="24"/>
                <w:lang w:eastAsia="pt-BR"/>
              </w:rPr>
            </w:pPr>
            <w:r>
              <w:rPr>
                <w:rFonts w:ascii="Calibri" w:eastAsia="Times New Roman" w:hAnsi="Calibri" w:cs="Times New Roman"/>
                <w:b/>
                <w:bCs/>
                <w:color w:val="FFFFFF"/>
                <w:sz w:val="24"/>
                <w:szCs w:val="24"/>
                <w:lang w:eastAsia="pt-BR"/>
              </w:rPr>
              <w:t>"Não realiza com a equipe deste CREAS, mas no município existe Serviço de Abordagem referenciado a este CREAS"</w:t>
            </w:r>
          </w:p>
        </w:tc>
        <w:tc>
          <w:tcPr>
            <w:tcW w:w="1871" w:type="dxa"/>
            <w:tcBorders>
              <w:top w:val="single" w:sz="4" w:space="0" w:color="auto"/>
              <w:left w:val="nil"/>
              <w:bottom w:val="nil"/>
              <w:right w:val="single" w:sz="4" w:space="0" w:color="auto"/>
            </w:tcBorders>
            <w:shd w:val="clear" w:color="auto" w:fill="8EA9DB"/>
            <w:vAlign w:val="center"/>
            <w:hideMark/>
          </w:tcPr>
          <w:p w14:paraId="3E4E2928" w14:textId="77777777" w:rsidR="00386EBA" w:rsidRDefault="00386EBA">
            <w:pPr>
              <w:spacing w:after="0" w:line="240" w:lineRule="auto"/>
              <w:jc w:val="center"/>
              <w:rPr>
                <w:rFonts w:ascii="Calibri" w:eastAsia="Times New Roman" w:hAnsi="Calibri" w:cs="Times New Roman"/>
                <w:b/>
                <w:bCs/>
                <w:color w:val="FFFFFF"/>
                <w:sz w:val="24"/>
                <w:szCs w:val="24"/>
                <w:lang w:eastAsia="pt-BR"/>
              </w:rPr>
            </w:pPr>
            <w:r>
              <w:rPr>
                <w:rFonts w:ascii="Calibri" w:eastAsia="Times New Roman" w:hAnsi="Calibri" w:cs="Times New Roman"/>
                <w:b/>
                <w:bCs/>
                <w:color w:val="FFFFFF"/>
                <w:sz w:val="24"/>
                <w:szCs w:val="24"/>
                <w:lang w:eastAsia="pt-BR"/>
              </w:rPr>
              <w:t>"Não realiza nem possui Serviço de Abordagem referenciado a este CREAS"</w:t>
            </w:r>
          </w:p>
        </w:tc>
      </w:tr>
      <w:tr w:rsidR="00386EBA" w14:paraId="2CD5F11A" w14:textId="77777777" w:rsidTr="00386EBA">
        <w:trPr>
          <w:trHeight w:val="306"/>
        </w:trPr>
        <w:tc>
          <w:tcPr>
            <w:tcW w:w="1077" w:type="dxa"/>
            <w:tcBorders>
              <w:top w:val="nil"/>
              <w:left w:val="single" w:sz="4" w:space="0" w:color="auto"/>
              <w:bottom w:val="nil"/>
              <w:right w:val="nil"/>
            </w:tcBorders>
            <w:hideMark/>
          </w:tcPr>
          <w:p w14:paraId="72144949"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t>Norte</w:t>
            </w:r>
          </w:p>
        </w:tc>
        <w:tc>
          <w:tcPr>
            <w:tcW w:w="1417" w:type="dxa"/>
            <w:noWrap/>
            <w:vAlign w:val="center"/>
            <w:hideMark/>
          </w:tcPr>
          <w:p w14:paraId="0F4C76C6"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40</w:t>
            </w:r>
          </w:p>
        </w:tc>
        <w:tc>
          <w:tcPr>
            <w:tcW w:w="1417" w:type="dxa"/>
            <w:noWrap/>
            <w:vAlign w:val="center"/>
            <w:hideMark/>
          </w:tcPr>
          <w:p w14:paraId="03754A26"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109</w:t>
            </w:r>
          </w:p>
        </w:tc>
        <w:tc>
          <w:tcPr>
            <w:tcW w:w="2721" w:type="dxa"/>
            <w:noWrap/>
            <w:vAlign w:val="center"/>
            <w:hideMark/>
          </w:tcPr>
          <w:p w14:paraId="45AA3A78"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4</w:t>
            </w:r>
          </w:p>
        </w:tc>
        <w:tc>
          <w:tcPr>
            <w:tcW w:w="1871" w:type="dxa"/>
            <w:tcBorders>
              <w:top w:val="nil"/>
              <w:left w:val="nil"/>
              <w:bottom w:val="nil"/>
              <w:right w:val="single" w:sz="4" w:space="0" w:color="auto"/>
            </w:tcBorders>
            <w:noWrap/>
            <w:vAlign w:val="center"/>
            <w:hideMark/>
          </w:tcPr>
          <w:p w14:paraId="2E91DCF2"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74</w:t>
            </w:r>
          </w:p>
        </w:tc>
      </w:tr>
      <w:tr w:rsidR="00386EBA" w14:paraId="2440D947" w14:textId="77777777" w:rsidTr="00386EBA">
        <w:trPr>
          <w:trHeight w:val="306"/>
        </w:trPr>
        <w:tc>
          <w:tcPr>
            <w:tcW w:w="1077" w:type="dxa"/>
            <w:tcBorders>
              <w:top w:val="nil"/>
              <w:left w:val="single" w:sz="4" w:space="0" w:color="auto"/>
              <w:bottom w:val="nil"/>
              <w:right w:val="nil"/>
            </w:tcBorders>
            <w:shd w:val="clear" w:color="auto" w:fill="B4C6E7"/>
            <w:hideMark/>
          </w:tcPr>
          <w:p w14:paraId="268F4D56"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t>Nordeste</w:t>
            </w:r>
          </w:p>
        </w:tc>
        <w:tc>
          <w:tcPr>
            <w:tcW w:w="1417" w:type="dxa"/>
            <w:shd w:val="clear" w:color="auto" w:fill="B4C6E7"/>
            <w:noWrap/>
            <w:vAlign w:val="center"/>
            <w:hideMark/>
          </w:tcPr>
          <w:p w14:paraId="62969C61"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165</w:t>
            </w:r>
          </w:p>
        </w:tc>
        <w:tc>
          <w:tcPr>
            <w:tcW w:w="1417" w:type="dxa"/>
            <w:shd w:val="clear" w:color="auto" w:fill="B4C6E7"/>
            <w:noWrap/>
            <w:vAlign w:val="center"/>
            <w:hideMark/>
          </w:tcPr>
          <w:p w14:paraId="46FA21A9"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486</w:t>
            </w:r>
          </w:p>
        </w:tc>
        <w:tc>
          <w:tcPr>
            <w:tcW w:w="2721" w:type="dxa"/>
            <w:shd w:val="clear" w:color="auto" w:fill="B4C6E7"/>
            <w:noWrap/>
            <w:vAlign w:val="center"/>
            <w:hideMark/>
          </w:tcPr>
          <w:p w14:paraId="04EA23DE"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25</w:t>
            </w:r>
          </w:p>
        </w:tc>
        <w:tc>
          <w:tcPr>
            <w:tcW w:w="1871" w:type="dxa"/>
            <w:tcBorders>
              <w:top w:val="nil"/>
              <w:left w:val="nil"/>
              <w:bottom w:val="nil"/>
              <w:right w:val="single" w:sz="4" w:space="0" w:color="auto"/>
            </w:tcBorders>
            <w:shd w:val="clear" w:color="auto" w:fill="B4C6E7"/>
            <w:noWrap/>
            <w:vAlign w:val="center"/>
            <w:hideMark/>
          </w:tcPr>
          <w:p w14:paraId="256EBC77"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291</w:t>
            </w:r>
          </w:p>
        </w:tc>
      </w:tr>
      <w:tr w:rsidR="00386EBA" w14:paraId="74F5A757" w14:textId="77777777" w:rsidTr="00386EBA">
        <w:trPr>
          <w:trHeight w:val="306"/>
        </w:trPr>
        <w:tc>
          <w:tcPr>
            <w:tcW w:w="1077" w:type="dxa"/>
            <w:tcBorders>
              <w:top w:val="nil"/>
              <w:left w:val="single" w:sz="4" w:space="0" w:color="auto"/>
              <w:bottom w:val="nil"/>
              <w:right w:val="nil"/>
            </w:tcBorders>
            <w:hideMark/>
          </w:tcPr>
          <w:p w14:paraId="66DC4D89"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t>Sudeste</w:t>
            </w:r>
          </w:p>
        </w:tc>
        <w:tc>
          <w:tcPr>
            <w:tcW w:w="1417" w:type="dxa"/>
            <w:noWrap/>
            <w:vAlign w:val="center"/>
            <w:hideMark/>
          </w:tcPr>
          <w:p w14:paraId="2C976B52"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93</w:t>
            </w:r>
          </w:p>
        </w:tc>
        <w:tc>
          <w:tcPr>
            <w:tcW w:w="1417" w:type="dxa"/>
            <w:noWrap/>
            <w:vAlign w:val="center"/>
            <w:hideMark/>
          </w:tcPr>
          <w:p w14:paraId="47FCE781"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295</w:t>
            </w:r>
          </w:p>
        </w:tc>
        <w:tc>
          <w:tcPr>
            <w:tcW w:w="2721" w:type="dxa"/>
            <w:noWrap/>
            <w:vAlign w:val="center"/>
            <w:hideMark/>
          </w:tcPr>
          <w:p w14:paraId="4C4A1AFA"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103</w:t>
            </w:r>
          </w:p>
        </w:tc>
        <w:tc>
          <w:tcPr>
            <w:tcW w:w="1871" w:type="dxa"/>
            <w:tcBorders>
              <w:top w:val="nil"/>
              <w:left w:val="nil"/>
              <w:bottom w:val="nil"/>
              <w:right w:val="single" w:sz="4" w:space="0" w:color="auto"/>
            </w:tcBorders>
            <w:noWrap/>
            <w:vAlign w:val="center"/>
            <w:hideMark/>
          </w:tcPr>
          <w:p w14:paraId="51F9BDDD"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221</w:t>
            </w:r>
          </w:p>
        </w:tc>
      </w:tr>
      <w:tr w:rsidR="00386EBA" w14:paraId="4EB4E88F" w14:textId="77777777" w:rsidTr="00386EBA">
        <w:trPr>
          <w:trHeight w:val="306"/>
        </w:trPr>
        <w:tc>
          <w:tcPr>
            <w:tcW w:w="1077" w:type="dxa"/>
            <w:tcBorders>
              <w:top w:val="nil"/>
              <w:left w:val="single" w:sz="4" w:space="0" w:color="auto"/>
              <w:bottom w:val="nil"/>
              <w:right w:val="nil"/>
            </w:tcBorders>
            <w:shd w:val="clear" w:color="auto" w:fill="B4C6E7"/>
            <w:hideMark/>
          </w:tcPr>
          <w:p w14:paraId="0F21AF91"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t>Sul</w:t>
            </w:r>
          </w:p>
        </w:tc>
        <w:tc>
          <w:tcPr>
            <w:tcW w:w="1417" w:type="dxa"/>
            <w:shd w:val="clear" w:color="auto" w:fill="B4C6E7"/>
            <w:noWrap/>
            <w:vAlign w:val="center"/>
            <w:hideMark/>
          </w:tcPr>
          <w:p w14:paraId="1A590400"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47</w:t>
            </w:r>
          </w:p>
        </w:tc>
        <w:tc>
          <w:tcPr>
            <w:tcW w:w="1417" w:type="dxa"/>
            <w:shd w:val="clear" w:color="auto" w:fill="B4C6E7"/>
            <w:noWrap/>
            <w:vAlign w:val="center"/>
            <w:hideMark/>
          </w:tcPr>
          <w:p w14:paraId="63FB41EC"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144</w:t>
            </w:r>
          </w:p>
        </w:tc>
        <w:tc>
          <w:tcPr>
            <w:tcW w:w="2721" w:type="dxa"/>
            <w:shd w:val="clear" w:color="auto" w:fill="B4C6E7"/>
            <w:noWrap/>
            <w:vAlign w:val="center"/>
            <w:hideMark/>
          </w:tcPr>
          <w:p w14:paraId="391CF757"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34</w:t>
            </w:r>
          </w:p>
        </w:tc>
        <w:tc>
          <w:tcPr>
            <w:tcW w:w="1871" w:type="dxa"/>
            <w:tcBorders>
              <w:top w:val="nil"/>
              <w:left w:val="nil"/>
              <w:bottom w:val="nil"/>
              <w:right w:val="single" w:sz="4" w:space="0" w:color="auto"/>
            </w:tcBorders>
            <w:shd w:val="clear" w:color="auto" w:fill="B4C6E7"/>
            <w:noWrap/>
            <w:vAlign w:val="center"/>
            <w:hideMark/>
          </w:tcPr>
          <w:p w14:paraId="2749A112"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167</w:t>
            </w:r>
          </w:p>
        </w:tc>
      </w:tr>
      <w:tr w:rsidR="00386EBA" w14:paraId="0C76775E" w14:textId="77777777" w:rsidTr="00386EBA">
        <w:trPr>
          <w:trHeight w:val="306"/>
        </w:trPr>
        <w:tc>
          <w:tcPr>
            <w:tcW w:w="1077" w:type="dxa"/>
            <w:tcBorders>
              <w:top w:val="nil"/>
              <w:left w:val="single" w:sz="4" w:space="0" w:color="auto"/>
              <w:bottom w:val="nil"/>
              <w:right w:val="nil"/>
            </w:tcBorders>
            <w:hideMark/>
          </w:tcPr>
          <w:p w14:paraId="0D4A988F"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lastRenderedPageBreak/>
              <w:t>Centro-Oeste</w:t>
            </w:r>
          </w:p>
        </w:tc>
        <w:tc>
          <w:tcPr>
            <w:tcW w:w="1417" w:type="dxa"/>
            <w:noWrap/>
            <w:vAlign w:val="center"/>
            <w:hideMark/>
          </w:tcPr>
          <w:p w14:paraId="01CB5AED"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29</w:t>
            </w:r>
          </w:p>
        </w:tc>
        <w:tc>
          <w:tcPr>
            <w:tcW w:w="1417" w:type="dxa"/>
            <w:noWrap/>
            <w:vAlign w:val="center"/>
            <w:hideMark/>
          </w:tcPr>
          <w:p w14:paraId="716BF9AE"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129</w:t>
            </w:r>
          </w:p>
        </w:tc>
        <w:tc>
          <w:tcPr>
            <w:tcW w:w="2721" w:type="dxa"/>
            <w:noWrap/>
            <w:vAlign w:val="center"/>
            <w:hideMark/>
          </w:tcPr>
          <w:p w14:paraId="56568245"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19</w:t>
            </w:r>
          </w:p>
        </w:tc>
        <w:tc>
          <w:tcPr>
            <w:tcW w:w="1871" w:type="dxa"/>
            <w:tcBorders>
              <w:top w:val="nil"/>
              <w:left w:val="nil"/>
              <w:bottom w:val="nil"/>
              <w:right w:val="single" w:sz="4" w:space="0" w:color="auto"/>
            </w:tcBorders>
            <w:noWrap/>
            <w:vAlign w:val="center"/>
            <w:hideMark/>
          </w:tcPr>
          <w:p w14:paraId="4FD07DC9"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46</w:t>
            </w:r>
          </w:p>
        </w:tc>
      </w:tr>
      <w:tr w:rsidR="00386EBA" w14:paraId="24BB2CF4" w14:textId="77777777" w:rsidTr="00386EBA">
        <w:trPr>
          <w:trHeight w:val="306"/>
        </w:trPr>
        <w:tc>
          <w:tcPr>
            <w:tcW w:w="1077" w:type="dxa"/>
            <w:tcBorders>
              <w:top w:val="nil"/>
              <w:left w:val="single" w:sz="4" w:space="0" w:color="auto"/>
              <w:bottom w:val="single" w:sz="4" w:space="0" w:color="auto"/>
              <w:right w:val="nil"/>
            </w:tcBorders>
            <w:shd w:val="clear" w:color="auto" w:fill="B4C6E7"/>
            <w:hideMark/>
          </w:tcPr>
          <w:p w14:paraId="37CE017A" w14:textId="77777777" w:rsidR="00386EBA" w:rsidRDefault="00386EBA">
            <w:pPr>
              <w:spacing w:after="0" w:line="240" w:lineRule="auto"/>
              <w:rPr>
                <w:rFonts w:ascii="Calibri" w:eastAsia="Times New Roman" w:hAnsi="Calibri" w:cs="Times New Roman"/>
                <w:b/>
                <w:bCs/>
                <w:color w:val="000000"/>
                <w:sz w:val="24"/>
                <w:szCs w:val="24"/>
                <w:lang w:eastAsia="pt-BR"/>
              </w:rPr>
            </w:pPr>
            <w:r>
              <w:rPr>
                <w:rFonts w:ascii="Calibri" w:eastAsia="Times New Roman" w:hAnsi="Calibri" w:cs="Times New Roman"/>
                <w:b/>
                <w:bCs/>
                <w:color w:val="000000"/>
                <w:sz w:val="24"/>
                <w:szCs w:val="24"/>
                <w:lang w:eastAsia="pt-BR"/>
              </w:rPr>
              <w:t>Brasil</w:t>
            </w:r>
          </w:p>
        </w:tc>
        <w:tc>
          <w:tcPr>
            <w:tcW w:w="1417" w:type="dxa"/>
            <w:tcBorders>
              <w:top w:val="nil"/>
              <w:left w:val="nil"/>
              <w:bottom w:val="single" w:sz="4" w:space="0" w:color="auto"/>
              <w:right w:val="nil"/>
            </w:tcBorders>
            <w:shd w:val="clear" w:color="auto" w:fill="B4C6E7"/>
            <w:noWrap/>
            <w:vAlign w:val="center"/>
            <w:hideMark/>
          </w:tcPr>
          <w:p w14:paraId="751B853A"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374</w:t>
            </w:r>
          </w:p>
        </w:tc>
        <w:tc>
          <w:tcPr>
            <w:tcW w:w="1417" w:type="dxa"/>
            <w:tcBorders>
              <w:top w:val="nil"/>
              <w:left w:val="nil"/>
              <w:bottom w:val="single" w:sz="4" w:space="0" w:color="auto"/>
              <w:right w:val="nil"/>
            </w:tcBorders>
            <w:shd w:val="clear" w:color="auto" w:fill="B4C6E7"/>
            <w:noWrap/>
            <w:vAlign w:val="center"/>
            <w:hideMark/>
          </w:tcPr>
          <w:p w14:paraId="3BD2EF17"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1.163</w:t>
            </w:r>
          </w:p>
        </w:tc>
        <w:tc>
          <w:tcPr>
            <w:tcW w:w="2721" w:type="dxa"/>
            <w:tcBorders>
              <w:top w:val="nil"/>
              <w:left w:val="nil"/>
              <w:bottom w:val="single" w:sz="4" w:space="0" w:color="auto"/>
              <w:right w:val="nil"/>
            </w:tcBorders>
            <w:shd w:val="clear" w:color="auto" w:fill="B4C6E7"/>
            <w:noWrap/>
            <w:vAlign w:val="center"/>
            <w:hideMark/>
          </w:tcPr>
          <w:p w14:paraId="262B2A49"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185</w:t>
            </w:r>
          </w:p>
        </w:tc>
        <w:tc>
          <w:tcPr>
            <w:tcW w:w="1871" w:type="dxa"/>
            <w:tcBorders>
              <w:top w:val="nil"/>
              <w:left w:val="nil"/>
              <w:bottom w:val="single" w:sz="4" w:space="0" w:color="auto"/>
              <w:right w:val="single" w:sz="4" w:space="0" w:color="auto"/>
            </w:tcBorders>
            <w:shd w:val="clear" w:color="auto" w:fill="B4C6E7"/>
            <w:noWrap/>
            <w:vAlign w:val="center"/>
            <w:hideMark/>
          </w:tcPr>
          <w:p w14:paraId="6101FFB2" w14:textId="77777777" w:rsidR="00386EBA" w:rsidRDefault="00386EBA">
            <w:pPr>
              <w:spacing w:after="0" w:line="240" w:lineRule="auto"/>
              <w:jc w:val="center"/>
              <w:rPr>
                <w:rFonts w:ascii="Calibri" w:eastAsia="Times New Roman" w:hAnsi="Calibri" w:cs="Times New Roman"/>
                <w:color w:val="000000"/>
                <w:sz w:val="24"/>
                <w:szCs w:val="24"/>
                <w:lang w:eastAsia="pt-BR"/>
              </w:rPr>
            </w:pPr>
            <w:r>
              <w:rPr>
                <w:rFonts w:ascii="Calibri" w:eastAsia="Times New Roman" w:hAnsi="Calibri" w:cs="Times New Roman"/>
                <w:color w:val="000000"/>
                <w:sz w:val="24"/>
                <w:szCs w:val="24"/>
                <w:lang w:eastAsia="pt-BR"/>
              </w:rPr>
              <w:t>799</w:t>
            </w:r>
          </w:p>
        </w:tc>
      </w:tr>
    </w:tbl>
    <w:p w14:paraId="3BB84596" w14:textId="77777777" w:rsidR="00386EBA" w:rsidRDefault="00386EBA" w:rsidP="00386EBA">
      <w:pPr>
        <w:widowControl w:val="0"/>
        <w:autoSpaceDE w:val="0"/>
        <w:autoSpaceDN w:val="0"/>
        <w:adjustRightInd w:val="0"/>
        <w:spacing w:after="0" w:line="240" w:lineRule="auto"/>
        <w:jc w:val="both"/>
        <w:rPr>
          <w:rFonts w:ascii="Arial" w:hAnsi="Arial" w:cs="Arial"/>
          <w:sz w:val="18"/>
          <w:szCs w:val="18"/>
        </w:rPr>
      </w:pPr>
      <w:r>
        <w:rPr>
          <w:rFonts w:ascii="Arial" w:hAnsi="Arial" w:cs="Arial"/>
          <w:sz w:val="18"/>
          <w:szCs w:val="18"/>
        </w:rPr>
        <w:t>Fonte: MDS, Censo SUAS.</w:t>
      </w:r>
    </w:p>
    <w:p w14:paraId="27526722" w14:textId="77777777" w:rsidR="00386EBA" w:rsidRDefault="00386EBA" w:rsidP="00386EBA">
      <w:pPr>
        <w:autoSpaceDE w:val="0"/>
        <w:autoSpaceDN w:val="0"/>
        <w:adjustRightInd w:val="0"/>
        <w:spacing w:line="360" w:lineRule="auto"/>
        <w:jc w:val="both"/>
        <w:rPr>
          <w:rFonts w:ascii="Arial" w:hAnsi="Arial" w:cs="Arial"/>
          <w:sz w:val="24"/>
          <w:szCs w:val="24"/>
        </w:rPr>
      </w:pPr>
    </w:p>
    <w:p w14:paraId="1F4B3C73" w14:textId="77777777" w:rsidR="00386EBA" w:rsidRDefault="00386EBA" w:rsidP="00386EBA">
      <w:pPr>
        <w:autoSpaceDE w:val="0"/>
        <w:autoSpaceDN w:val="0"/>
        <w:adjustRightInd w:val="0"/>
        <w:spacing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O Serviço de Proteção Social a Adolescentes em Cumprimento de Medida Socioeducativa de Liberdade Assistida (LA) e de Prestação de Serviços à Comunidade (PSC), segundo definido na </w:t>
      </w:r>
      <w:r>
        <w:rPr>
          <w:rFonts w:ascii="Arial" w:hAnsi="Arial" w:cs="Arial"/>
          <w:sz w:val="24"/>
          <w:szCs w:val="24"/>
        </w:rPr>
        <w:t>Tipificação Nacional de Serviços Socioassistenciais, “</w:t>
      </w:r>
      <w:r>
        <w:rPr>
          <w:rFonts w:ascii="Arial" w:hAnsi="Arial" w:cs="Arial"/>
          <w:color w:val="000000"/>
          <w:sz w:val="24"/>
          <w:szCs w:val="24"/>
          <w:shd w:val="clear" w:color="auto" w:fill="FFFFFF"/>
        </w:rPr>
        <w:t xml:space="preserve">tem por finalidade prover atenção socioassistencial e acompanhamento a adolescentes e jovens em cumprimento de medidas socioeducativas em meio aberto, determinadas judicialmente. Deve contribuir para o acesso a direitos e para a resignificação de valores na vida pessoal e social dos adolescentes e jovens. Para a oferta do serviço faz-se necessário a observância da responsabilização face ao ato infracional praticado, cujos direitos e obrigações devem ser assegurados de acordo com as legislações e normativas específicas para o cumprimento da </w:t>
      </w:r>
      <w:proofErr w:type="gramStart"/>
      <w:r>
        <w:rPr>
          <w:rFonts w:ascii="Arial" w:hAnsi="Arial" w:cs="Arial"/>
          <w:color w:val="000000"/>
          <w:sz w:val="24"/>
          <w:szCs w:val="24"/>
          <w:shd w:val="clear" w:color="auto" w:fill="FFFFFF"/>
        </w:rPr>
        <w:t>medida.”</w:t>
      </w:r>
      <w:proofErr w:type="gramEnd"/>
      <w:r>
        <w:rPr>
          <w:rFonts w:ascii="Arial" w:hAnsi="Arial" w:cs="Arial"/>
          <w:sz w:val="24"/>
          <w:szCs w:val="24"/>
        </w:rPr>
        <w:t xml:space="preserve"> </w:t>
      </w:r>
      <w:r w:rsidRPr="006620FE">
        <w:rPr>
          <w:rStyle w:val="Refdenotaderodap"/>
          <w:rFonts w:eastAsia="Times New Roman"/>
          <w:lang w:eastAsia="pt-BR"/>
        </w:rPr>
        <w:footnoteReference w:id="19"/>
      </w:r>
    </w:p>
    <w:p w14:paraId="245ACAFD"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Em 2016, 37,5% dos municípios atendiam a adolescentes em cumprimento de Medida Socioeducativa de Liberdade Assistida (LA) e de Prestação de Serviços à Comunidade (PSC) no CREAS do município, enquanto 35,7% dos municípios encaminhava o atendimento desses adolescentes para o CRAS. Constatou-se ainda que 16,3% dos municípios atendiam esses adolescentes pela equipe de referência da proteção social especial do município (órgão gestor) e que 9,9% dos municípios não atendiam adolescentes em cumprimento de LA e de PSC (Gráfico 115).</w:t>
      </w:r>
    </w:p>
    <w:p w14:paraId="4A2A2320"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115: Percentual de municípios segundo forma de atendimento a adolescentes em cumprimento de Medida Socioeducativa de Liberdade Assistida (LA) e de Prestação de Serviços à Comunidade (PSC) - Brasil, 2016</w:t>
      </w:r>
    </w:p>
    <w:p w14:paraId="4D926CF3"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7187FC48" wp14:editId="08E650E4">
            <wp:extent cx="5410200" cy="4076700"/>
            <wp:effectExtent l="0" t="0" r="0" b="0"/>
            <wp:docPr id="204" name="Gráfico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rFonts w:ascii="Arial" w:hAnsi="Arial" w:cs="Arial"/>
          <w:sz w:val="18"/>
          <w:szCs w:val="18"/>
        </w:rPr>
        <w:t>Fonte: MDS, Censo SUAS.</w:t>
      </w:r>
    </w:p>
    <w:p w14:paraId="056A7674" w14:textId="77777777" w:rsidR="00386EBA" w:rsidRDefault="00386EBA" w:rsidP="00386EBA">
      <w:pPr>
        <w:rPr>
          <w:rFonts w:ascii="Arial" w:hAnsi="Arial" w:cs="Arial"/>
          <w:sz w:val="24"/>
          <w:szCs w:val="24"/>
        </w:rPr>
      </w:pPr>
    </w:p>
    <w:p w14:paraId="604F0140"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número de CREAS que realizam o Serviço de Proteção Social a Adolescentes em Cumprimento de Medida Socioeducativa de Liberdade Assistida (LA) e de Prestação de Serviços à Comunidade (PSC) vem crescendo desde 2010, passando de 1.099 unidades de CREAS naquele ano para 2.018 unidades em 2016. O percentual de CREAS que realizam esse serviço também cresceu, passando de 69,1% dos CREAS em 2010 para 80,0% em 2016, percentual quase igual ao de 2015 (81,0%) (Gráfico 116).</w:t>
      </w:r>
    </w:p>
    <w:p w14:paraId="51EFEE88"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116 - Número e percentual de CREAS que realizam o Serviço de Proteção Social a Adolescentes em Cumprimento de Medida Socioeducativa de Liberdade Assistida (LA) e de Prestação de Serviços à Comunidade (PSC) - Brasil, 2010 a 2016</w:t>
      </w:r>
    </w:p>
    <w:p w14:paraId="7C9EC207"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06BA02B0" wp14:editId="2905D4D5">
            <wp:extent cx="5410200" cy="2752725"/>
            <wp:effectExtent l="0" t="0" r="0" b="9525"/>
            <wp:docPr id="203" name="Gráfico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Pr>
          <w:rFonts w:ascii="Arial" w:hAnsi="Arial" w:cs="Arial"/>
          <w:sz w:val="18"/>
          <w:szCs w:val="18"/>
        </w:rPr>
        <w:t>Fonte: MDS, Censo SUAS.</w:t>
      </w:r>
    </w:p>
    <w:p w14:paraId="71867296" w14:textId="77777777" w:rsidR="00386EBA" w:rsidRDefault="00386EBA" w:rsidP="00386EBA">
      <w:pPr>
        <w:autoSpaceDE w:val="0"/>
        <w:autoSpaceDN w:val="0"/>
        <w:adjustRightInd w:val="0"/>
        <w:spacing w:line="360" w:lineRule="auto"/>
        <w:jc w:val="both"/>
        <w:rPr>
          <w:rFonts w:ascii="Arial" w:hAnsi="Arial" w:cs="Arial"/>
          <w:sz w:val="24"/>
          <w:szCs w:val="24"/>
        </w:rPr>
      </w:pPr>
    </w:p>
    <w:p w14:paraId="4DE6E1FF"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“Serviço de Proteção Social Especial para Pessoas com Deficiência e Pessoas Idosas e suas famílias” é definido na Tipificação Nacional de Serviços Socioassistenciais</w:t>
      </w:r>
      <w:r w:rsidRPr="006620FE">
        <w:rPr>
          <w:rStyle w:val="Refdenotaderodap"/>
          <w:rFonts w:eastAsia="Times New Roman"/>
          <w:lang w:eastAsia="pt-BR"/>
        </w:rPr>
        <w:footnoteReference w:id="20"/>
      </w:r>
      <w:r>
        <w:rPr>
          <w:rFonts w:ascii="Arial" w:hAnsi="Arial" w:cs="Arial"/>
          <w:sz w:val="24"/>
          <w:szCs w:val="24"/>
        </w:rPr>
        <w:t xml:space="preserve"> como sendo o “serviço para a oferta de atendimento especializado a famílias com pessoas com deficiência e idosos com algum grau de dependência, que tiveram suas limitações agravadas por violações de direitos, tais como: exploração da imagem, isolamento, confinamento, atitudes discriminatórias e preconceituosas no seio da família, falta de cuidados adequados por parte do cuidador, alto grau de estresse do cuidador, desvalorização da potencialidade/capacidade da pessoa, dentre outras que agravam a dependência e comprometem o desenvolvimento da autonomia.”</w:t>
      </w:r>
    </w:p>
    <w:p w14:paraId="2D78D711"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As ações e atividades mais desenvolvidas pelos 1.342 Centros-Dia do país no âmbito do “Serviço de Proteção Social Especial para Pessoas com Deficiência e Pessoas Idosas e suas famílias”, em 2016, foram a acolhida e escuta inicial, o encaminhamento para os serviços da rede de saúde, o encaminhamento para a rede de serviços socioassistenciais e a orientação sobre acesso ao BPC e outros benefícios, ações e atividades estas que foram desenvolvidas por 94,0% a 96,6% dos Centros-Dia. Na outra ponta, apenas 23,7% dos Centros-Dia fizeram </w:t>
      </w:r>
      <w:r>
        <w:rPr>
          <w:rFonts w:ascii="Arial" w:hAnsi="Arial" w:cs="Arial"/>
          <w:sz w:val="24"/>
          <w:szCs w:val="24"/>
        </w:rPr>
        <w:lastRenderedPageBreak/>
        <w:t>provimento de bens materiais, e 22,8% fizeram provisão de órteses e próteses (Gráfico 117)</w:t>
      </w:r>
    </w:p>
    <w:p w14:paraId="0FDF8271"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117 - Percentual de Centros-Dia segundo ações e atividades desenvolvidas no âmbito do “Serviço de Proteção Social Especial para Pessoas com Deficiência e Pessoas Idosas e suas famílias” - Brasil, 2016</w:t>
      </w:r>
    </w:p>
    <w:p w14:paraId="0C9BE5AC"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5FC2C060" wp14:editId="4D5B0A47">
            <wp:extent cx="5410200" cy="6305550"/>
            <wp:effectExtent l="0" t="0" r="0" b="0"/>
            <wp:docPr id="202" name="Gráfico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rFonts w:ascii="Arial" w:hAnsi="Arial" w:cs="Arial"/>
          <w:sz w:val="18"/>
          <w:szCs w:val="18"/>
        </w:rPr>
        <w:t>Fonte: MDS, Censo SUAS.</w:t>
      </w:r>
    </w:p>
    <w:p w14:paraId="53C6A8F0" w14:textId="77777777" w:rsidR="00386EBA" w:rsidRDefault="00386EBA" w:rsidP="00386EBA">
      <w:pPr>
        <w:autoSpaceDE w:val="0"/>
        <w:autoSpaceDN w:val="0"/>
        <w:adjustRightInd w:val="0"/>
        <w:spacing w:line="360" w:lineRule="auto"/>
        <w:jc w:val="both"/>
        <w:rPr>
          <w:rFonts w:ascii="Arial" w:hAnsi="Arial" w:cs="Arial"/>
          <w:sz w:val="24"/>
          <w:szCs w:val="24"/>
        </w:rPr>
      </w:pPr>
    </w:p>
    <w:p w14:paraId="074BD489"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Durante o mês de agosto de 2016, 66.251 adultos com deficiência foram atendidos em 85,7% das 1.342 unidades Centro-Dia do país. No mesmo mês </w:t>
      </w:r>
      <w:r>
        <w:rPr>
          <w:rFonts w:ascii="Arial" w:hAnsi="Arial" w:cs="Arial"/>
          <w:sz w:val="24"/>
          <w:szCs w:val="24"/>
        </w:rPr>
        <w:lastRenderedPageBreak/>
        <w:t>foram atendidas 45.021 crianças de 7 a 14 anos com deficiência, atendimento realizado em 77,5% das unidades. Um percentual menor de unidades, 50,4%, realizaram atendimento de idosos com deficiência, atendendo 7.883 idosos nessa condição, e apenas 16,5% das unidades Centro-Dia atenderam naquele mesmo mês 5.268 idosos sem deficiência, mas dependentes pela idade (Gráfico 118).</w:t>
      </w:r>
    </w:p>
    <w:p w14:paraId="03253AFA"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118 - Número de pessoas com deficiência e/ou dependência atendidas nas Unidades Centro-Dia durante o mês de agosto de 2016, segundo faixa etária e situação de deficiência ou dependência - Brasil, agosto de 2016</w:t>
      </w:r>
    </w:p>
    <w:p w14:paraId="46544CEE" w14:textId="77777777" w:rsidR="00386EBA" w:rsidRDefault="00386EBA" w:rsidP="00386EBA">
      <w:pPr>
        <w:autoSpaceDE w:val="0"/>
        <w:autoSpaceDN w:val="0"/>
        <w:adjustRightInd w:val="0"/>
        <w:spacing w:before="240" w:line="360" w:lineRule="auto"/>
        <w:jc w:val="both"/>
        <w:rPr>
          <w:rFonts w:ascii="Arial" w:hAnsi="Arial" w:cs="Arial"/>
          <w:b/>
        </w:rPr>
      </w:pPr>
      <w:r>
        <w:rPr>
          <w:noProof/>
          <w:lang w:eastAsia="pt-BR"/>
        </w:rPr>
        <w:drawing>
          <wp:inline distT="0" distB="0" distL="0" distR="0" wp14:anchorId="38A612BF" wp14:editId="5629F1C4">
            <wp:extent cx="5410200" cy="2752725"/>
            <wp:effectExtent l="0" t="0" r="0" b="9525"/>
            <wp:docPr id="201" name="Gráfico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Pr>
          <w:rFonts w:ascii="Arial" w:hAnsi="Arial" w:cs="Arial"/>
          <w:sz w:val="18"/>
          <w:szCs w:val="18"/>
        </w:rPr>
        <w:t>Fonte: MDS, Censo SUAS.</w:t>
      </w:r>
    </w:p>
    <w:p w14:paraId="2B182493" w14:textId="77777777" w:rsidR="00386EBA" w:rsidRDefault="00386EBA" w:rsidP="00386EBA">
      <w:pPr>
        <w:autoSpaceDE w:val="0"/>
        <w:autoSpaceDN w:val="0"/>
        <w:adjustRightInd w:val="0"/>
        <w:spacing w:line="360" w:lineRule="auto"/>
        <w:jc w:val="both"/>
        <w:rPr>
          <w:rFonts w:ascii="Arial" w:hAnsi="Arial" w:cs="Arial"/>
          <w:sz w:val="24"/>
          <w:szCs w:val="24"/>
        </w:rPr>
      </w:pPr>
    </w:p>
    <w:p w14:paraId="583FEB4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Centro POP é uma unidade pública voltada para o atendimento especializado à população em situação de rua. Deve ofertar, obrigatoriamente, o Serviço Especializado para Pessoas em Situação de Rua, que realiza atendimentos individuais e coletivos, oficinas e atividades de convívio e socialização, além de ações que incentivem o protagonismo e a participação social das pessoas em situação de rua.</w:t>
      </w:r>
    </w:p>
    <w:p w14:paraId="2731CE6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Em 2016, assim como em 2015, no conjunto de 22 atividades realizadas pelos Centros POP e pesquisadas pelo Censo SUAS, 13 atividades eram realizadas por mais de 90% desses Equipamentos. Neste ano, o apoio para obtenção de documentação pessoal chegou a ser realizado por 100% dos 230 Centros POP </w:t>
      </w:r>
      <w:r>
        <w:rPr>
          <w:rFonts w:ascii="Arial" w:hAnsi="Arial" w:cs="Arial"/>
          <w:sz w:val="24"/>
          <w:szCs w:val="24"/>
        </w:rPr>
        <w:lastRenderedPageBreak/>
        <w:t>do país (eram 235 Centro POP no país em 2015). Também como em 2015, as atividades menos realizadas no conjunto de unidades foram a orientação sociojurídica, agora realizada em 44,3% dos Centros POP, e a avaliação para concessão de aluguel social, cujo percentual caiu de 36,6% das unidades pesquisadas em 2015 para 33,5% em 2016 (Gráfico 119).</w:t>
      </w:r>
    </w:p>
    <w:p w14:paraId="3CC7DD19"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119 - Percentual de Centros POP segundo atividades realizadas - Brasil, 2016</w:t>
      </w:r>
    </w:p>
    <w:p w14:paraId="5A79CAD8"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lastRenderedPageBreak/>
        <w:drawing>
          <wp:inline distT="0" distB="0" distL="0" distR="0" wp14:anchorId="222CD7E1" wp14:editId="2D6286E4">
            <wp:extent cx="5410200" cy="8934450"/>
            <wp:effectExtent l="0" t="0" r="0" b="0"/>
            <wp:docPr id="200" name="Gráfico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rFonts w:ascii="Arial" w:hAnsi="Arial" w:cs="Arial"/>
          <w:sz w:val="18"/>
          <w:szCs w:val="18"/>
        </w:rPr>
        <w:lastRenderedPageBreak/>
        <w:t>Fonte: MDS, Censo SUAS.</w:t>
      </w:r>
    </w:p>
    <w:p w14:paraId="0D67943E" w14:textId="77777777" w:rsidR="00386EBA" w:rsidRDefault="00386EBA" w:rsidP="00386EBA">
      <w:pPr>
        <w:spacing w:after="0"/>
        <w:jc w:val="both"/>
        <w:rPr>
          <w:rFonts w:ascii="Arial" w:hAnsi="Arial" w:cs="Arial"/>
          <w:b/>
          <w:sz w:val="24"/>
          <w:szCs w:val="24"/>
        </w:rPr>
      </w:pPr>
    </w:p>
    <w:p w14:paraId="59AEC4D8" w14:textId="77777777" w:rsidR="00386EBA" w:rsidRDefault="00386EBA" w:rsidP="00386EBA">
      <w:pPr>
        <w:jc w:val="both"/>
        <w:rPr>
          <w:rFonts w:ascii="Arial" w:hAnsi="Arial" w:cs="Arial"/>
          <w:b/>
        </w:rPr>
      </w:pPr>
      <w:r>
        <w:rPr>
          <w:rFonts w:ascii="Arial" w:hAnsi="Arial" w:cs="Arial"/>
          <w:b/>
        </w:rPr>
        <w:t>SERVIÇOS DE PROTEÇÃO SOCIAL ESPECIAL – ALTA COMPLEXIDADE</w:t>
      </w:r>
    </w:p>
    <w:p w14:paraId="20C286C2"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serviços de Proteção Social Especial de Alta Complexidade são organizados em diferentes modalidades de equipamentos, conforme o público, e destinam-se a famílias e/ou indivíduos afastados temporariamente do núcleo familiar e/ou comunitários de origem.</w:t>
      </w:r>
    </w:p>
    <w:p w14:paraId="61B896B8" w14:textId="6DFD7550"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Plano Individual de Atendimento (PIA) é um instrumento que norteia as ações a serem realizadas para viabilizar a proteção integral, a reinserção familiar e comunitária e a autonomia de crianças e adolescentes afastados dos cuidados parentais e sob proteção de serviços de acolhimento. É uma estratégia de planejamento que, a partir do estudo aprofundado de cada caso, compreende a singularidade dos sujeitos e organiza as ações e atividades a serem desenvolvidas com a criança/adolescente e sua família durante o período de acolhimento</w:t>
      </w:r>
      <w:r w:rsidRPr="006620FE">
        <w:rPr>
          <w:rStyle w:val="Refdenotaderodap"/>
          <w:rFonts w:eastAsia="Times New Roman"/>
          <w:lang w:eastAsia="pt-BR"/>
        </w:rPr>
        <w:footnoteReference w:id="21"/>
      </w:r>
      <w:r w:rsidR="006620FE">
        <w:rPr>
          <w:rFonts w:ascii="Arial" w:hAnsi="Arial" w:cs="Arial"/>
          <w:sz w:val="24"/>
          <w:szCs w:val="24"/>
        </w:rPr>
        <w:t>.</w:t>
      </w:r>
    </w:p>
    <w:p w14:paraId="017AED4F"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Em 2016, todas as 33 Unidades de Acolhimento exclusivas para crianças e adolescentes com deficiência que responderam à pergunta sobre se fazem PIA de cada pessoa acolhida informaram que fazem o PIA. Das 2.965 Unidades de Acolhimento de crianças e adolescentes que responderam à pergunta sobre se fazem PIA de cada pessoa acolhida, 98,9% informaram que fazem. Já nas Unidades de Acolhimento de pessoas idosas, esse percentual foi o menor, das 1.417 que responderam à pergunta, 80,3% informaram que fazem o PIA de cada pessoa acolhida (Gráfico 120).</w:t>
      </w:r>
    </w:p>
    <w:p w14:paraId="63EEA8B8"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120 – Quantidade e percentual de Unidades de Acolhimento que fazem Plano Individual de Atendimento (PIA) de cada pessoa acolhida, segundo público - Brasil, 2016</w:t>
      </w:r>
    </w:p>
    <w:p w14:paraId="55CB7D73" w14:textId="77777777" w:rsidR="00386EBA" w:rsidRDefault="00386EBA" w:rsidP="00386EBA">
      <w:pPr>
        <w:autoSpaceDE w:val="0"/>
        <w:autoSpaceDN w:val="0"/>
        <w:adjustRightInd w:val="0"/>
        <w:spacing w:before="240" w:line="360" w:lineRule="auto"/>
        <w:jc w:val="both"/>
        <w:rPr>
          <w:rFonts w:ascii="Arial" w:hAnsi="Arial" w:cs="Arial"/>
          <w:sz w:val="24"/>
          <w:szCs w:val="24"/>
        </w:rPr>
      </w:pPr>
      <w:r>
        <w:rPr>
          <w:noProof/>
          <w:lang w:eastAsia="pt-BR"/>
        </w:rPr>
        <w:lastRenderedPageBreak/>
        <w:drawing>
          <wp:inline distT="0" distB="0" distL="0" distR="0" wp14:anchorId="37DD9C7D" wp14:editId="4BC94213">
            <wp:extent cx="5410200" cy="3105150"/>
            <wp:effectExtent l="0" t="0" r="0" b="0"/>
            <wp:docPr id="117" name="Gráfico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Pr>
          <w:rFonts w:ascii="Arial" w:hAnsi="Arial" w:cs="Arial"/>
          <w:sz w:val="18"/>
          <w:szCs w:val="18"/>
        </w:rPr>
        <w:t>Fonte: MDS, Censo SUAS.</w:t>
      </w:r>
    </w:p>
    <w:p w14:paraId="7A988B93" w14:textId="77777777" w:rsidR="00386EBA" w:rsidRDefault="00386EBA" w:rsidP="00386EBA">
      <w:pPr>
        <w:autoSpaceDE w:val="0"/>
        <w:autoSpaceDN w:val="0"/>
        <w:adjustRightInd w:val="0"/>
        <w:spacing w:line="360" w:lineRule="auto"/>
        <w:jc w:val="both"/>
        <w:rPr>
          <w:rFonts w:ascii="Arial" w:hAnsi="Arial" w:cs="Arial"/>
          <w:sz w:val="24"/>
          <w:szCs w:val="24"/>
        </w:rPr>
      </w:pPr>
    </w:p>
    <w:p w14:paraId="492F8EB2"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As atividades que, segundo relato das 5.781 unidades de acolhimento existentes no país em 2016, tiveram maior percentual de unidades que as promoveram sistematicamente, foram: elaboração de relatórios técnicos sobre casos em acompanhamento, relatado por 85,9% das unidades; discussão de casos com outros profissionais da rede, relatado por 85,2% das unidades; encaminhamento para retirada de documentos, relatado por 82,9% das unidades e passeios com usuários, relatado por 82,5% das unidades. As atividades que tiveram menor percentual de unidades que relataram que as promoveram sistematicamente, foram: envio de relatório semestral para o judiciário (exclusivo para acolhimento de criança ou adolescente) e realização de reuniões com grupos de famílias dos usuários, relatadas por 49,0% e 45,1% das unidades, respectivamente. 0,9% das unidades relataram que não realizam nenhuma das atividades listadas (Gráfico 121).</w:t>
      </w:r>
    </w:p>
    <w:p w14:paraId="40822C17"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121 - Percentual de Unidades de Acolhimento segundo tipo de atividade promovida sistematicamente - Brasil, 2016</w:t>
      </w:r>
    </w:p>
    <w:p w14:paraId="5CE237A2" w14:textId="77777777" w:rsidR="00386EBA" w:rsidRDefault="00386EBA" w:rsidP="00386EBA">
      <w:pPr>
        <w:autoSpaceDE w:val="0"/>
        <w:autoSpaceDN w:val="0"/>
        <w:adjustRightInd w:val="0"/>
        <w:spacing w:before="240" w:line="360" w:lineRule="auto"/>
        <w:jc w:val="both"/>
        <w:rPr>
          <w:rFonts w:ascii="Arial" w:hAnsi="Arial" w:cs="Arial"/>
          <w:sz w:val="24"/>
          <w:szCs w:val="24"/>
        </w:rPr>
      </w:pPr>
      <w:r>
        <w:rPr>
          <w:noProof/>
          <w:lang w:eastAsia="pt-BR"/>
        </w:rPr>
        <w:lastRenderedPageBreak/>
        <w:drawing>
          <wp:inline distT="0" distB="0" distL="0" distR="0" wp14:anchorId="02F8A481" wp14:editId="17CB94ED">
            <wp:extent cx="5410200" cy="5086350"/>
            <wp:effectExtent l="0" t="0" r="0" b="0"/>
            <wp:docPr id="115" name="Gráfico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rFonts w:ascii="Arial" w:hAnsi="Arial" w:cs="Arial"/>
          <w:sz w:val="18"/>
          <w:szCs w:val="18"/>
        </w:rPr>
        <w:t>Fonte: MDS, Censo SUAS.</w:t>
      </w:r>
      <w:r>
        <w:rPr>
          <w:rFonts w:ascii="Arial" w:hAnsi="Arial" w:cs="Arial"/>
          <w:sz w:val="24"/>
          <w:szCs w:val="24"/>
        </w:rPr>
        <w:t xml:space="preserve"> </w:t>
      </w:r>
    </w:p>
    <w:p w14:paraId="6D7D346A" w14:textId="77777777" w:rsidR="00386EBA" w:rsidRDefault="00386EBA" w:rsidP="00386EBA">
      <w:pPr>
        <w:autoSpaceDE w:val="0"/>
        <w:autoSpaceDN w:val="0"/>
        <w:adjustRightInd w:val="0"/>
        <w:spacing w:line="360" w:lineRule="auto"/>
        <w:jc w:val="both"/>
        <w:rPr>
          <w:rFonts w:ascii="Arial" w:hAnsi="Arial" w:cs="Arial"/>
          <w:sz w:val="24"/>
          <w:szCs w:val="24"/>
        </w:rPr>
      </w:pPr>
    </w:p>
    <w:p w14:paraId="7750BC4B" w14:textId="39908880"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 Serviço de Acolhimento em Família Acolhedora “organiza o acolhimento de crianças e adolescentes, afastados da família por medida de proteção, em residência de famílias acolhedoras cadastradas. É previsto até que seja possível o retorno à família de origem ou, na sua impossibilidade, o encaminhamento para adoção. O serviço é o responsável por selecionar, capacitar, cadastrar e acompanhar as famílias acolhedoras, bem como realizar o acompanhamento da criança e/ou adolescente acolhido e sua família de origem.”</w:t>
      </w:r>
      <w:r w:rsidR="006620FE" w:rsidRPr="006620FE">
        <w:rPr>
          <w:rStyle w:val="Refdenotaderodap"/>
          <w:rFonts w:eastAsia="Times New Roman"/>
          <w:lang w:eastAsia="pt-BR"/>
        </w:rPr>
        <w:t xml:space="preserve"> </w:t>
      </w:r>
      <w:r w:rsidR="006620FE" w:rsidRPr="006620FE">
        <w:rPr>
          <w:rStyle w:val="Refdenotaderodap"/>
          <w:rFonts w:eastAsia="Times New Roman"/>
          <w:lang w:eastAsia="pt-BR"/>
        </w:rPr>
        <w:footnoteReference w:id="22"/>
      </w:r>
    </w:p>
    <w:p w14:paraId="6F5477C3"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Em todo Brasil, apenas 9,5% dos municípios possuíam, em 2016, serviço de acolhimento em família acolhedora para criança e adolescente, sendo que 7,9% </w:t>
      </w:r>
      <w:r>
        <w:rPr>
          <w:rFonts w:ascii="Arial" w:hAnsi="Arial" w:cs="Arial"/>
          <w:sz w:val="24"/>
          <w:szCs w:val="24"/>
        </w:rPr>
        <w:lastRenderedPageBreak/>
        <w:t>dos municípios possuíam o serviço e ele era regulamentado por lei municipal. A região com maior percentual de municípios que possuíam esse serviço era a Sul, com 16,0%, sendo que em 15,0% o serviço era regulamentado por lei municipal, seguida da região Sudeste, também com percentuais de municípios que possuíam o serviço acima do percentual nacional. As regiões Nordeste e Centro-Oeste tinham os menores percentuais de municípios que possuíam o serviço, apenas 3,7% no Nordeste e 4,8% no Centro-Oeste, sendo que em ambas apenas 2,4% dos municípios possuíam o serviço tendo ele regulamentado por lei municipal (Gráfico 122).</w:t>
      </w:r>
    </w:p>
    <w:p w14:paraId="1683710C"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122 - Percentual de municípios que possuem Serviço de Acolhimento em Família Acolhedora para Criança e Adolescente, e que possuem esse serviço regulamentado por lei municipal, segundo grandes regiões - Brasil, 2016</w:t>
      </w:r>
    </w:p>
    <w:p w14:paraId="4B94A0EA" w14:textId="77777777" w:rsidR="00386EBA" w:rsidRDefault="00386EBA" w:rsidP="00386EBA">
      <w:pPr>
        <w:autoSpaceDE w:val="0"/>
        <w:autoSpaceDN w:val="0"/>
        <w:adjustRightInd w:val="0"/>
        <w:spacing w:before="240" w:line="360" w:lineRule="auto"/>
        <w:jc w:val="both"/>
        <w:rPr>
          <w:rFonts w:ascii="Arial" w:hAnsi="Arial" w:cs="Arial"/>
          <w:sz w:val="24"/>
          <w:szCs w:val="24"/>
        </w:rPr>
      </w:pPr>
      <w:r>
        <w:rPr>
          <w:noProof/>
          <w:lang w:eastAsia="pt-BR"/>
        </w:rPr>
        <w:drawing>
          <wp:inline distT="0" distB="0" distL="0" distR="0" wp14:anchorId="781CF414" wp14:editId="09CCAC03">
            <wp:extent cx="5410200" cy="3924300"/>
            <wp:effectExtent l="0" t="0" r="0" b="0"/>
            <wp:docPr id="113" name="Gráfico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Pr>
          <w:rFonts w:ascii="Arial" w:hAnsi="Arial" w:cs="Arial"/>
          <w:sz w:val="18"/>
          <w:szCs w:val="18"/>
        </w:rPr>
        <w:t>Fonte: MDS, Censo SUAS.</w:t>
      </w:r>
      <w:r>
        <w:rPr>
          <w:rFonts w:ascii="Arial" w:hAnsi="Arial" w:cs="Arial"/>
          <w:sz w:val="24"/>
          <w:szCs w:val="24"/>
        </w:rPr>
        <w:t xml:space="preserve"> </w:t>
      </w:r>
    </w:p>
    <w:p w14:paraId="1FEE1CC2" w14:textId="77777777" w:rsidR="00386EBA" w:rsidRDefault="00386EBA" w:rsidP="00386EBA">
      <w:pPr>
        <w:autoSpaceDE w:val="0"/>
        <w:autoSpaceDN w:val="0"/>
        <w:adjustRightInd w:val="0"/>
        <w:spacing w:line="360" w:lineRule="auto"/>
        <w:jc w:val="both"/>
        <w:rPr>
          <w:rFonts w:ascii="Arial" w:hAnsi="Arial" w:cs="Arial"/>
          <w:sz w:val="24"/>
          <w:szCs w:val="24"/>
        </w:rPr>
      </w:pPr>
    </w:p>
    <w:p w14:paraId="0CD1F999"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522 municípios brasileiros em 2016 possuíam serviço de acolhimento em família acolhedora para criança e adolescente. Desses, um terço não tinha nenhuma família cadastrada pelo serviço e aptas a receber as crianças ou adolescentes </w:t>
      </w:r>
      <w:r>
        <w:rPr>
          <w:rFonts w:ascii="Arial" w:hAnsi="Arial" w:cs="Arial"/>
          <w:sz w:val="24"/>
          <w:szCs w:val="24"/>
        </w:rPr>
        <w:lastRenderedPageBreak/>
        <w:t>com medidas protetivas. Quase a metade, 49,6%, desses 522 municípios tinham apenas de 1 a 5 famílias cadastradas e aptas a receber as crianças ou adolescentes. Apenas 0,6% dos 522 municípios tinham mais de 50 famílias cadastradas pelo serviço e aptas a receber as crianças ou adolescentes (Gráfico 123).</w:t>
      </w:r>
    </w:p>
    <w:p w14:paraId="6E61221E"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Gráfico 123 - Percentual de municípios segundo quantidade de famílias no município cadastradas pelo Serviço de Acolhimento em Família Acolhedora para Criança e Adolescente e aptas a receber as crianças/adolescentes com medidas protetivas - Brasil, 2016</w:t>
      </w:r>
    </w:p>
    <w:p w14:paraId="1F66DA4D"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0BEFB59A" wp14:editId="06168581">
            <wp:extent cx="5410200" cy="3381375"/>
            <wp:effectExtent l="0" t="0" r="0" b="9525"/>
            <wp:docPr id="112" name="Gráfico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rPr>
          <w:rFonts w:ascii="Arial" w:hAnsi="Arial" w:cs="Arial"/>
          <w:sz w:val="18"/>
          <w:szCs w:val="18"/>
        </w:rPr>
        <w:t xml:space="preserve"> Fonte: MDS, Censo SUAS.</w:t>
      </w:r>
    </w:p>
    <w:p w14:paraId="47D18A1F" w14:textId="77777777" w:rsidR="00386EBA" w:rsidRDefault="00386EBA" w:rsidP="00386EBA">
      <w:pPr>
        <w:autoSpaceDE w:val="0"/>
        <w:autoSpaceDN w:val="0"/>
        <w:adjustRightInd w:val="0"/>
        <w:spacing w:line="360" w:lineRule="auto"/>
        <w:jc w:val="both"/>
        <w:rPr>
          <w:rFonts w:ascii="Arial" w:hAnsi="Arial" w:cs="Arial"/>
          <w:sz w:val="24"/>
          <w:szCs w:val="24"/>
        </w:rPr>
      </w:pPr>
    </w:p>
    <w:p w14:paraId="4CACB269"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55,0% dos 522 municípios brasileiros que em 2016 possuíam serviço de acolhimento em família acolhedora para crianças e adolescentes não tinham nenhuma criança ou adolescente sendo acolhidas por meio do serviço no município. Quase um terço, ou 32,0% desses 522 municípios tinham apenas de 1 a 5 crianças ou adolescentes sendo acolhidas por meio do serviço. Apenas 0,8% dos 522 municípios tinham mais de 50 crianças ou adolescentes sendo acolhidas (Gráfico 124).</w:t>
      </w:r>
    </w:p>
    <w:p w14:paraId="1845363F" w14:textId="77777777" w:rsidR="00386EBA" w:rsidRDefault="00386EBA" w:rsidP="00386EBA">
      <w:pPr>
        <w:widowControl w:val="0"/>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Gráfico 124 - Percentual de municípios por quantidade de crianças/adolescentes que estão sendo acolhidas por meio do Serviço de </w:t>
      </w:r>
      <w:r>
        <w:rPr>
          <w:rFonts w:ascii="Arial" w:hAnsi="Arial" w:cs="Arial"/>
          <w:b/>
          <w:sz w:val="24"/>
          <w:szCs w:val="24"/>
        </w:rPr>
        <w:lastRenderedPageBreak/>
        <w:t>Família Acolhedora no município - Brasil, 2016</w:t>
      </w:r>
    </w:p>
    <w:p w14:paraId="323EC908" w14:textId="77777777" w:rsidR="00386EBA" w:rsidRDefault="00386EBA" w:rsidP="00386EBA">
      <w:pPr>
        <w:autoSpaceDE w:val="0"/>
        <w:autoSpaceDN w:val="0"/>
        <w:adjustRightInd w:val="0"/>
        <w:spacing w:before="240" w:line="360" w:lineRule="auto"/>
        <w:jc w:val="both"/>
        <w:rPr>
          <w:rFonts w:ascii="Arial" w:hAnsi="Arial" w:cs="Arial"/>
          <w:sz w:val="18"/>
          <w:szCs w:val="18"/>
        </w:rPr>
      </w:pPr>
      <w:r>
        <w:rPr>
          <w:noProof/>
          <w:lang w:eastAsia="pt-BR"/>
        </w:rPr>
        <w:drawing>
          <wp:inline distT="0" distB="0" distL="0" distR="0" wp14:anchorId="290C4DF4" wp14:editId="581743EF">
            <wp:extent cx="5410200" cy="3381375"/>
            <wp:effectExtent l="0" t="0" r="0" b="9525"/>
            <wp:docPr id="111" name="Gráfico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rPr>
          <w:rFonts w:ascii="Arial" w:hAnsi="Arial" w:cs="Arial"/>
          <w:sz w:val="18"/>
          <w:szCs w:val="18"/>
        </w:rPr>
        <w:t>Fonte: MDS, Censo SUAS.</w:t>
      </w:r>
    </w:p>
    <w:p w14:paraId="2DB30FF3" w14:textId="77777777" w:rsidR="00386EBA" w:rsidRDefault="00386EBA" w:rsidP="00386EBA">
      <w:pPr>
        <w:spacing w:after="0"/>
        <w:jc w:val="both"/>
        <w:rPr>
          <w:rFonts w:ascii="Arial" w:hAnsi="Arial" w:cs="Arial"/>
          <w:b/>
          <w:sz w:val="24"/>
          <w:szCs w:val="24"/>
        </w:rPr>
      </w:pPr>
    </w:p>
    <w:p w14:paraId="4977A12A" w14:textId="77777777" w:rsidR="00386EBA" w:rsidRPr="00A62BEF" w:rsidRDefault="00386EBA" w:rsidP="00A62BEF">
      <w:pPr>
        <w:spacing w:before="240" w:line="360" w:lineRule="auto"/>
        <w:jc w:val="both"/>
        <w:rPr>
          <w:rFonts w:ascii="Arial" w:hAnsi="Arial" w:cs="Arial"/>
          <w:b/>
          <w:sz w:val="28"/>
          <w:szCs w:val="28"/>
        </w:rPr>
      </w:pPr>
      <w:r w:rsidRPr="00A62BEF">
        <w:rPr>
          <w:rFonts w:ascii="Arial" w:hAnsi="Arial" w:cs="Arial"/>
          <w:b/>
          <w:sz w:val="28"/>
          <w:szCs w:val="28"/>
        </w:rPr>
        <w:t>Considerações Finais</w:t>
      </w:r>
    </w:p>
    <w:p w14:paraId="65CF477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Os dados do Censo SUAS 2016 revelaram uma significativa aceleração no crescimento do percentual de CRAS que concederam benefícios eventuais (Gráfico 109), crescimento que vinha ocorrendo entre 2010 e 2015, mas em ritmo bem mais lento. Os maiores crescimentos observados foram no percentual de CRAS que concederam auxílio funeral, que cresceu 10,9 pontos percentuais, e que concederam auxílios relacionados à segurança alimentar, que cresceu 10,8 pontos percentuais.</w:t>
      </w:r>
    </w:p>
    <w:p w14:paraId="5BF573C6"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t>Por outro lado, foi observada queda no percentual de CRAS que executavam diretamente os Serviços de Convivência e Fortalecimento de Vínculos (Gráfico 102), que se aproximou dos menores percentuais da série histórica, observados em 2009 e 2010.</w:t>
      </w:r>
    </w:p>
    <w:p w14:paraId="72676112" w14:textId="77777777" w:rsidR="00386EBA" w:rsidRDefault="00386EBA" w:rsidP="00386EBA">
      <w:pPr>
        <w:autoSpaceDE w:val="0"/>
        <w:autoSpaceDN w:val="0"/>
        <w:adjustRightInd w:val="0"/>
        <w:spacing w:line="360" w:lineRule="auto"/>
        <w:jc w:val="both"/>
        <w:rPr>
          <w:rFonts w:ascii="Arial" w:hAnsi="Arial" w:cs="Arial"/>
          <w:sz w:val="24"/>
          <w:szCs w:val="24"/>
        </w:rPr>
      </w:pPr>
      <w:r>
        <w:rPr>
          <w:rFonts w:ascii="Arial" w:hAnsi="Arial" w:cs="Arial"/>
          <w:sz w:val="24"/>
          <w:szCs w:val="24"/>
        </w:rPr>
        <w:br w:type="page"/>
      </w:r>
    </w:p>
    <w:p w14:paraId="0303F032" w14:textId="77777777" w:rsidR="00F52B21" w:rsidRPr="00802B24" w:rsidRDefault="00F52B21" w:rsidP="00F52B21">
      <w:pPr>
        <w:jc w:val="both"/>
        <w:rPr>
          <w:rFonts w:ascii="Arial" w:hAnsi="Arial" w:cs="Arial"/>
          <w:b/>
          <w:sz w:val="28"/>
          <w:szCs w:val="28"/>
        </w:rPr>
      </w:pPr>
      <w:r w:rsidRPr="00802B24">
        <w:rPr>
          <w:rFonts w:ascii="Arial" w:hAnsi="Arial" w:cs="Arial"/>
          <w:b/>
          <w:sz w:val="28"/>
          <w:szCs w:val="28"/>
        </w:rPr>
        <w:lastRenderedPageBreak/>
        <w:t xml:space="preserve">Capítulo 6 - </w:t>
      </w:r>
      <w:commentRangeStart w:id="24"/>
      <w:r w:rsidRPr="00802B24">
        <w:rPr>
          <w:rFonts w:ascii="Arial" w:hAnsi="Arial" w:cs="Arial"/>
          <w:b/>
          <w:sz w:val="28"/>
          <w:szCs w:val="28"/>
        </w:rPr>
        <w:t>Participação social no SUAS</w:t>
      </w:r>
      <w:commentRangeEnd w:id="24"/>
      <w:r w:rsidR="007C7751">
        <w:rPr>
          <w:rStyle w:val="Refdecomentrio"/>
        </w:rPr>
        <w:commentReference w:id="24"/>
      </w:r>
    </w:p>
    <w:p w14:paraId="49225CFE" w14:textId="40C006B9" w:rsidR="00BC28E3" w:rsidRPr="00BC28E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A participação social é uma das diretrizes estabelecidas pela Constituição Federal de 1988 para a organização das ações da Assistência Social. Nesse sentido, a Lei Orgânica da Assistência Social (LOAS)</w:t>
      </w:r>
      <w:r w:rsidR="001C7FC3" w:rsidRPr="006620FE">
        <w:rPr>
          <w:rStyle w:val="Refdenotaderodap"/>
          <w:rFonts w:eastAsia="Times New Roman"/>
          <w:lang w:eastAsia="pt-BR"/>
        </w:rPr>
        <w:footnoteReference w:id="23"/>
      </w:r>
      <w:r w:rsidRPr="00BC28E3">
        <w:rPr>
          <w:rFonts w:ascii="Arial" w:hAnsi="Arial" w:cs="Arial"/>
          <w:sz w:val="24"/>
          <w:szCs w:val="24"/>
        </w:rPr>
        <w:t>, que dispõe sobre a sua organização, instituiu em seu artigo 16 os Conselhos de Assistência Social em âmbito nacional, estadual e municipal como instâncias de deliberação colegiada do SUAS, cuja composição deve ser paritária entre governo e sociedade civil. Os Conselhos integram o Sistema Único de Assistência Social (SUAS), juntamente com o governo e as entidades e orga</w:t>
      </w:r>
      <w:r w:rsidR="001C7FC3">
        <w:rPr>
          <w:rFonts w:ascii="Arial" w:hAnsi="Arial" w:cs="Arial"/>
          <w:sz w:val="24"/>
          <w:szCs w:val="24"/>
        </w:rPr>
        <w:t>nizações de assistência social.</w:t>
      </w:r>
    </w:p>
    <w:p w14:paraId="46566A45" w14:textId="3A68EB19" w:rsidR="00BC28E3" w:rsidRPr="00BC28E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A Resolução do Conselho Nacional de Assistência Social (CNAS) nº 237/2006</w:t>
      </w:r>
      <w:r w:rsidR="001C7FC3" w:rsidRPr="006620FE">
        <w:rPr>
          <w:rStyle w:val="Refdenotaderodap"/>
          <w:rFonts w:eastAsia="Times New Roman"/>
          <w:lang w:eastAsia="pt-BR"/>
        </w:rPr>
        <w:footnoteReference w:id="24"/>
      </w:r>
      <w:r w:rsidRPr="00BC28E3">
        <w:rPr>
          <w:rFonts w:ascii="Arial" w:hAnsi="Arial" w:cs="Arial"/>
          <w:sz w:val="24"/>
          <w:szCs w:val="24"/>
        </w:rPr>
        <w:t>, estabelece em seu artigo 3º as competências dos Conselhos de Assistência Social, das quais se destacam: a aprovação da respectiva Política de Assistência Social, em consonância com a Política Nacional de Assistência Social (PNAS); a normatização e regulação de ações e prestação de serviços, em conjunto com a gestão; o acompanhamento, avaliação e fiscalização da gestão de recursos; a inscrição e a fiscalização das entidades e organizações da assistência social; e a aprovação da proposta orçamentária dos recursos da assistência social e dos critérios de partilha dos recursos, dentre outras atribuições. A mesma Resolução estabelece que na composição dos Conselhos deve haver, além de representantes do governo, representantes da sociedade civil, incluindo usuários, entidades e organizações de assistência social e entidades de trabalhadores do setor.</w:t>
      </w:r>
    </w:p>
    <w:p w14:paraId="01444F88" w14:textId="77777777" w:rsidR="00BC28E3" w:rsidRPr="00BC28E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 xml:space="preserve">Para garantir seu funcionamento adequado, a LOAS, no artigo 16, estabelece que os órgãos gestores de assistência social, aos quais estão vinculados os Conselhos de Assistência Social, devem prover a infraestrutura necessária ao seu funcionamento, garantindo recursos materiais, humanos e financeiros. </w:t>
      </w:r>
    </w:p>
    <w:p w14:paraId="69F1DDD9" w14:textId="2279352D" w:rsidR="001C7FC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lastRenderedPageBreak/>
        <w:t xml:space="preserve">Este bloco apresenta os resultados apurados pelo Censo SUAS para os Conselhos Municipais e Estaduais de Assistência Social, considerando as dimensões estrutura administrativa, dinâmica de funcionamento e </w:t>
      </w:r>
      <w:r w:rsidR="001C7FC3">
        <w:rPr>
          <w:rFonts w:ascii="Arial" w:hAnsi="Arial" w:cs="Arial"/>
          <w:sz w:val="24"/>
          <w:szCs w:val="24"/>
        </w:rPr>
        <w:t>composição.</w:t>
      </w:r>
    </w:p>
    <w:p w14:paraId="3F1FA3C1" w14:textId="1ED87FCF" w:rsidR="00BC28E3" w:rsidRPr="00BC28E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O percentual de municípios com Conselho Municipal de Assistência Social está sempre acima de 90%, com algumas variações entre 2010 e 2016. É importante pontuar que as variações no período analisado não significam necessariamente redução no número de municípios com Conselhos, uma vez que podem ocorrer variações no número de Conselhos Municipais que respondem ao Censo SUAS.</w:t>
      </w:r>
    </w:p>
    <w:p w14:paraId="3BDA035C" w14:textId="7D189951" w:rsidR="00F52B21" w:rsidRPr="00802B24"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 xml:space="preserve">Ao analisar a </w:t>
      </w:r>
      <w:r w:rsidR="00926A6B">
        <w:rPr>
          <w:rFonts w:ascii="Arial" w:hAnsi="Arial" w:cs="Arial"/>
          <w:sz w:val="24"/>
          <w:szCs w:val="24"/>
        </w:rPr>
        <w:t>evolução de municípios com Conselhos Municipais de Assistência Social ao longo dos anos</w:t>
      </w:r>
      <w:r w:rsidRPr="00BC28E3">
        <w:rPr>
          <w:rFonts w:ascii="Arial" w:hAnsi="Arial" w:cs="Arial"/>
          <w:sz w:val="24"/>
          <w:szCs w:val="24"/>
        </w:rPr>
        <w:t xml:space="preserve"> </w:t>
      </w:r>
      <w:r w:rsidR="00926A6B">
        <w:rPr>
          <w:rFonts w:ascii="Arial" w:hAnsi="Arial" w:cs="Arial"/>
          <w:sz w:val="24"/>
          <w:szCs w:val="24"/>
        </w:rPr>
        <w:t>segundo</w:t>
      </w:r>
      <w:r w:rsidR="00926A6B" w:rsidRPr="00BC28E3">
        <w:rPr>
          <w:rFonts w:ascii="Arial" w:hAnsi="Arial" w:cs="Arial"/>
          <w:sz w:val="24"/>
          <w:szCs w:val="24"/>
        </w:rPr>
        <w:t xml:space="preserve"> </w:t>
      </w:r>
      <w:r w:rsidRPr="00BC28E3">
        <w:rPr>
          <w:rFonts w:ascii="Arial" w:hAnsi="Arial" w:cs="Arial"/>
          <w:sz w:val="24"/>
          <w:szCs w:val="24"/>
        </w:rPr>
        <w:t xml:space="preserve">grandes regiões, verifica-se em 2016 que apenas as regiões </w:t>
      </w:r>
      <w:r w:rsidR="00886684" w:rsidRPr="00BC28E3">
        <w:rPr>
          <w:rFonts w:ascii="Arial" w:hAnsi="Arial" w:cs="Arial"/>
          <w:sz w:val="24"/>
          <w:szCs w:val="24"/>
        </w:rPr>
        <w:t>Norte (</w:t>
      </w:r>
      <w:r w:rsidRPr="00BC28E3">
        <w:rPr>
          <w:rFonts w:ascii="Arial" w:hAnsi="Arial" w:cs="Arial"/>
          <w:sz w:val="24"/>
          <w:szCs w:val="24"/>
        </w:rPr>
        <w:t>93,8%) e Centro-Oeste (93,8%) estavam abaixo do percentual nacional</w:t>
      </w:r>
      <w:r w:rsidR="00390D1A">
        <w:rPr>
          <w:rFonts w:ascii="Arial" w:hAnsi="Arial" w:cs="Arial"/>
          <w:sz w:val="24"/>
          <w:szCs w:val="24"/>
        </w:rPr>
        <w:t xml:space="preserve"> (Gráfico 125</w:t>
      </w:r>
      <w:r w:rsidR="00C76104">
        <w:rPr>
          <w:rFonts w:ascii="Arial" w:hAnsi="Arial" w:cs="Arial"/>
          <w:sz w:val="24"/>
          <w:szCs w:val="24"/>
        </w:rPr>
        <w:t>)</w:t>
      </w:r>
      <w:r w:rsidR="00F52B21" w:rsidRPr="00802B24">
        <w:rPr>
          <w:rFonts w:ascii="Arial" w:hAnsi="Arial" w:cs="Arial"/>
          <w:sz w:val="24"/>
          <w:szCs w:val="24"/>
        </w:rPr>
        <w:t>.</w:t>
      </w:r>
    </w:p>
    <w:p w14:paraId="35BFB34B" w14:textId="033A4803" w:rsidR="00F52B21" w:rsidRPr="00802B24" w:rsidRDefault="00F52B21" w:rsidP="00F52B21">
      <w:pPr>
        <w:spacing w:after="120" w:line="240" w:lineRule="auto"/>
        <w:jc w:val="both"/>
        <w:rPr>
          <w:rFonts w:ascii="Arial" w:hAnsi="Arial" w:cs="Arial"/>
          <w:b/>
          <w:sz w:val="24"/>
          <w:szCs w:val="24"/>
        </w:rPr>
      </w:pPr>
      <w:r w:rsidRPr="00802B24">
        <w:rPr>
          <w:rFonts w:ascii="Arial" w:hAnsi="Arial" w:cs="Arial"/>
          <w:b/>
          <w:sz w:val="24"/>
          <w:szCs w:val="24"/>
        </w:rPr>
        <w:t xml:space="preserve">Gráfico </w:t>
      </w:r>
      <w:r w:rsidR="00390D1A">
        <w:rPr>
          <w:rFonts w:ascii="Arial" w:hAnsi="Arial" w:cs="Arial"/>
          <w:b/>
          <w:sz w:val="24"/>
          <w:szCs w:val="24"/>
        </w:rPr>
        <w:t>125</w:t>
      </w:r>
      <w:r w:rsidRPr="00802B24">
        <w:rPr>
          <w:rFonts w:ascii="Arial" w:hAnsi="Arial" w:cs="Arial"/>
          <w:b/>
          <w:sz w:val="24"/>
          <w:szCs w:val="24"/>
        </w:rPr>
        <w:t xml:space="preserve"> – </w:t>
      </w:r>
      <w:r w:rsidR="00BC28E3" w:rsidRPr="00BC28E3">
        <w:rPr>
          <w:rFonts w:ascii="Arial" w:hAnsi="Arial" w:cs="Arial"/>
          <w:b/>
          <w:sz w:val="24"/>
          <w:szCs w:val="24"/>
        </w:rPr>
        <w:t>Percentual de municípios com Conselhos Municipais de Assistência Social</w:t>
      </w:r>
      <w:r w:rsidR="00926A6B">
        <w:rPr>
          <w:rFonts w:ascii="Arial" w:hAnsi="Arial" w:cs="Arial"/>
          <w:b/>
          <w:sz w:val="24"/>
          <w:szCs w:val="24"/>
        </w:rPr>
        <w:t>, segundo grandes regiões</w:t>
      </w:r>
      <w:r w:rsidR="00BC28E3" w:rsidRPr="00BC28E3">
        <w:rPr>
          <w:rFonts w:ascii="Arial" w:hAnsi="Arial" w:cs="Arial"/>
          <w:b/>
          <w:sz w:val="24"/>
          <w:szCs w:val="24"/>
        </w:rPr>
        <w:t xml:space="preserve"> – Brasil, 2010 a 2016</w:t>
      </w:r>
    </w:p>
    <w:p w14:paraId="164E1A0B" w14:textId="77777777" w:rsidR="00F52B21" w:rsidRPr="00802B24" w:rsidRDefault="00BC28E3" w:rsidP="00390D1A">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0F960DCE" wp14:editId="3B709DBF">
            <wp:extent cx="5400040" cy="3522980"/>
            <wp:effectExtent l="0" t="0" r="10160" b="1270"/>
            <wp:docPr id="88" name="Gráfico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sidR="00F52B21" w:rsidRPr="00802B24">
        <w:rPr>
          <w:rFonts w:ascii="Arial" w:hAnsi="Arial" w:cs="Arial"/>
          <w:sz w:val="20"/>
          <w:szCs w:val="20"/>
        </w:rPr>
        <w:t>Fonte: MDS, Censo SUAS.</w:t>
      </w:r>
    </w:p>
    <w:p w14:paraId="4D49CAA6"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22F0140E" w14:textId="77777777" w:rsidR="00BC28E3" w:rsidRPr="00BC28E3"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lastRenderedPageBreak/>
        <w:t>Em 2016, o Censo SUAS verificou que 76,5% dos Conselhos Municipais de Assistência Social possuíam Secretaria Executiva (4.100 unidades), aumento de 8,4 pontos percentuais desde 2013.</w:t>
      </w:r>
    </w:p>
    <w:p w14:paraId="6F3E1714" w14:textId="5DD1E65F" w:rsidR="00F52B21" w:rsidRPr="00802B24" w:rsidRDefault="00BC28E3" w:rsidP="00BC28E3">
      <w:pPr>
        <w:autoSpaceDE w:val="0"/>
        <w:autoSpaceDN w:val="0"/>
        <w:adjustRightInd w:val="0"/>
        <w:spacing w:line="360" w:lineRule="auto"/>
        <w:jc w:val="both"/>
        <w:rPr>
          <w:rFonts w:ascii="Arial" w:hAnsi="Arial" w:cs="Arial"/>
          <w:sz w:val="24"/>
          <w:szCs w:val="24"/>
        </w:rPr>
      </w:pPr>
      <w:r w:rsidRPr="00BC28E3">
        <w:rPr>
          <w:rFonts w:ascii="Arial" w:hAnsi="Arial" w:cs="Arial"/>
          <w:sz w:val="24"/>
          <w:szCs w:val="24"/>
        </w:rPr>
        <w:t>Quanto aos Conselhos Estaduais, todos possuíam Secretaria Executiva</w:t>
      </w:r>
      <w:r w:rsidR="009E1A5B">
        <w:rPr>
          <w:rFonts w:ascii="Arial" w:hAnsi="Arial" w:cs="Arial"/>
          <w:sz w:val="24"/>
          <w:szCs w:val="24"/>
        </w:rPr>
        <w:t xml:space="preserve"> (Gráfico 126</w:t>
      </w:r>
      <w:r w:rsidR="00C76104">
        <w:rPr>
          <w:rFonts w:ascii="Arial" w:hAnsi="Arial" w:cs="Arial"/>
          <w:sz w:val="24"/>
          <w:szCs w:val="24"/>
        </w:rPr>
        <w:t>)</w:t>
      </w:r>
      <w:r w:rsidRPr="00BC28E3">
        <w:rPr>
          <w:rFonts w:ascii="Arial" w:hAnsi="Arial" w:cs="Arial"/>
          <w:sz w:val="24"/>
          <w:szCs w:val="24"/>
        </w:rPr>
        <w:t>.</w:t>
      </w:r>
    </w:p>
    <w:p w14:paraId="3C084ABC" w14:textId="39FB9EAD" w:rsidR="00F52B21" w:rsidRPr="00802B24" w:rsidRDefault="009E1A5B" w:rsidP="00F52B21">
      <w:pPr>
        <w:spacing w:after="120" w:line="240" w:lineRule="auto"/>
        <w:jc w:val="both"/>
        <w:rPr>
          <w:rFonts w:ascii="Arial" w:hAnsi="Arial" w:cs="Arial"/>
          <w:b/>
          <w:sz w:val="24"/>
          <w:szCs w:val="24"/>
        </w:rPr>
      </w:pPr>
      <w:r>
        <w:rPr>
          <w:rFonts w:ascii="Arial" w:hAnsi="Arial" w:cs="Arial"/>
          <w:b/>
          <w:sz w:val="24"/>
          <w:szCs w:val="24"/>
        </w:rPr>
        <w:t>Gráfico 126</w:t>
      </w:r>
      <w:r w:rsidR="00F52B21" w:rsidRPr="00802B24">
        <w:rPr>
          <w:rFonts w:ascii="Arial" w:hAnsi="Arial" w:cs="Arial"/>
          <w:b/>
          <w:sz w:val="24"/>
          <w:szCs w:val="24"/>
        </w:rPr>
        <w:t xml:space="preserve"> - </w:t>
      </w:r>
      <w:r w:rsidR="00BC28E3" w:rsidRPr="00BC28E3">
        <w:rPr>
          <w:rFonts w:ascii="Arial" w:hAnsi="Arial" w:cs="Arial"/>
          <w:b/>
          <w:sz w:val="24"/>
          <w:szCs w:val="24"/>
        </w:rPr>
        <w:t>Distribuição percentual de Conselhos Estaduais e Municipais segundo a existência de Secretaria Executiva – Brasil, 2013 a 2016</w:t>
      </w:r>
    </w:p>
    <w:p w14:paraId="04F62FEE" w14:textId="77777777" w:rsidR="00F52B21" w:rsidRPr="00802B24" w:rsidRDefault="00BC28E3" w:rsidP="009E1A5B">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2A3B5FA4" wp14:editId="42D0D4C5">
            <wp:extent cx="5400040" cy="2809875"/>
            <wp:effectExtent l="0" t="0" r="10160" b="9525"/>
            <wp:docPr id="89" name="Gráfico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rsidR="00F52B21" w:rsidRPr="00802B24">
        <w:rPr>
          <w:rFonts w:ascii="Arial" w:hAnsi="Arial" w:cs="Arial"/>
          <w:sz w:val="20"/>
          <w:szCs w:val="20"/>
        </w:rPr>
        <w:t>Fonte: MDS, Censo SUAS.</w:t>
      </w:r>
    </w:p>
    <w:p w14:paraId="73995F40"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5DE81761" w14:textId="179EB14C" w:rsidR="00F52B21" w:rsidRPr="00802B24" w:rsidRDefault="009A50C5" w:rsidP="00F52B21">
      <w:pPr>
        <w:autoSpaceDE w:val="0"/>
        <w:autoSpaceDN w:val="0"/>
        <w:adjustRightInd w:val="0"/>
        <w:spacing w:line="360" w:lineRule="auto"/>
        <w:jc w:val="both"/>
        <w:rPr>
          <w:rFonts w:ascii="Arial" w:hAnsi="Arial" w:cs="Arial"/>
          <w:sz w:val="24"/>
          <w:szCs w:val="24"/>
        </w:rPr>
      </w:pPr>
      <w:r w:rsidRPr="00B1407A">
        <w:rPr>
          <w:rFonts w:ascii="Arial" w:hAnsi="Arial" w:cs="Arial"/>
          <w:sz w:val="24"/>
          <w:szCs w:val="24"/>
        </w:rPr>
        <w:t xml:space="preserve">A Secretaria Executiva é uma unidade administrativa de apoio e assessoramento técnico ao conselho e que tem como responsabilidade dar suporte à Presidência, ao Colegiado, Comissões e Grupos de Trabalhos para cumprimento de suas atribuições. </w:t>
      </w:r>
      <w:r w:rsidR="00926A6B">
        <w:rPr>
          <w:rFonts w:ascii="Arial" w:hAnsi="Arial" w:cs="Arial"/>
          <w:sz w:val="24"/>
          <w:szCs w:val="24"/>
        </w:rPr>
        <w:t xml:space="preserve">A análise da existência de Secretaria Executiva nos Conselhos Municipais segundo o porte </w:t>
      </w:r>
      <w:r w:rsidR="00B03EA4" w:rsidRPr="00B1407A">
        <w:rPr>
          <w:rFonts w:ascii="Arial" w:hAnsi="Arial" w:cs="Arial"/>
          <w:sz w:val="24"/>
          <w:szCs w:val="24"/>
        </w:rPr>
        <w:t>do município</w:t>
      </w:r>
      <w:r w:rsidR="00926A6B">
        <w:rPr>
          <w:rFonts w:ascii="Arial" w:hAnsi="Arial" w:cs="Arial"/>
          <w:sz w:val="24"/>
          <w:szCs w:val="24"/>
        </w:rPr>
        <w:t xml:space="preserve"> apresentou que em</w:t>
      </w:r>
      <w:r w:rsidR="00BC28E3" w:rsidRPr="00BC28E3">
        <w:rPr>
          <w:rFonts w:ascii="Arial" w:hAnsi="Arial" w:cs="Arial"/>
          <w:sz w:val="24"/>
          <w:szCs w:val="24"/>
        </w:rPr>
        <w:t xml:space="preserve"> 2016, 72,2% dos Conselhos Municipais de Assistência Social localizados em municípios de pequeno porte I possuíam Secretaria Executiva (2.702 unidades). Esse número representa 50,4% do total de 5.359 Conselhos Municipais que responderam ao Censo SUAS em 2016. A partir dos dados apurados, verifica-se que quanto menor o porte do município, menores são os percentuais de Conselhos Municipais com Secretaria Executiva. Todos os Conselhos Municipais de metrópoles possuíam Secretaria Executiva em 2016</w:t>
      </w:r>
      <w:r w:rsidR="00C76104">
        <w:rPr>
          <w:rFonts w:ascii="Arial" w:hAnsi="Arial" w:cs="Arial"/>
          <w:sz w:val="24"/>
          <w:szCs w:val="24"/>
        </w:rPr>
        <w:t xml:space="preserve"> (Gráfico 12</w:t>
      </w:r>
      <w:r w:rsidR="00B1407A">
        <w:rPr>
          <w:rFonts w:ascii="Arial" w:hAnsi="Arial" w:cs="Arial"/>
          <w:sz w:val="24"/>
          <w:szCs w:val="24"/>
        </w:rPr>
        <w:t>7</w:t>
      </w:r>
      <w:r w:rsidR="00C76104">
        <w:rPr>
          <w:rFonts w:ascii="Arial" w:hAnsi="Arial" w:cs="Arial"/>
          <w:sz w:val="24"/>
          <w:szCs w:val="24"/>
        </w:rPr>
        <w:t>)</w:t>
      </w:r>
      <w:r w:rsidR="00F52B21" w:rsidRPr="00802B24">
        <w:rPr>
          <w:rFonts w:ascii="Arial" w:hAnsi="Arial" w:cs="Arial"/>
          <w:sz w:val="24"/>
          <w:szCs w:val="24"/>
        </w:rPr>
        <w:t>.</w:t>
      </w:r>
    </w:p>
    <w:p w14:paraId="2BD5CB44" w14:textId="3FDCB2D6" w:rsidR="00F52B21" w:rsidRPr="00802B24" w:rsidRDefault="00BC28E3" w:rsidP="00F52B21">
      <w:pPr>
        <w:spacing w:after="120" w:line="240" w:lineRule="auto"/>
        <w:jc w:val="both"/>
        <w:rPr>
          <w:rFonts w:ascii="Arial" w:hAnsi="Arial" w:cs="Arial"/>
          <w:b/>
          <w:sz w:val="24"/>
          <w:szCs w:val="24"/>
        </w:rPr>
      </w:pPr>
      <w:r>
        <w:rPr>
          <w:rFonts w:ascii="Arial" w:hAnsi="Arial" w:cs="Arial"/>
          <w:b/>
          <w:sz w:val="24"/>
          <w:szCs w:val="24"/>
        </w:rPr>
        <w:lastRenderedPageBreak/>
        <w:t>Gráfico 12</w:t>
      </w:r>
      <w:r w:rsidR="00B1407A">
        <w:rPr>
          <w:rFonts w:ascii="Arial" w:hAnsi="Arial" w:cs="Arial"/>
          <w:b/>
          <w:sz w:val="24"/>
          <w:szCs w:val="24"/>
        </w:rPr>
        <w:t>7</w:t>
      </w:r>
      <w:r w:rsidR="00F52B21" w:rsidRPr="00802B24">
        <w:rPr>
          <w:rFonts w:ascii="Arial" w:hAnsi="Arial" w:cs="Arial"/>
          <w:b/>
          <w:sz w:val="24"/>
          <w:szCs w:val="24"/>
        </w:rPr>
        <w:t xml:space="preserve"> - </w:t>
      </w:r>
      <w:r w:rsidR="00A15F1A" w:rsidRPr="00A15F1A">
        <w:rPr>
          <w:rFonts w:ascii="Arial" w:hAnsi="Arial" w:cs="Arial"/>
          <w:b/>
          <w:sz w:val="24"/>
          <w:szCs w:val="24"/>
        </w:rPr>
        <w:t xml:space="preserve">Distribuição percentual de Conselhos Municipais segundo a existência de Secretaria Executiva </w:t>
      </w:r>
      <w:r w:rsidR="00926A6B">
        <w:rPr>
          <w:rFonts w:ascii="Arial" w:hAnsi="Arial" w:cs="Arial"/>
          <w:b/>
          <w:sz w:val="24"/>
          <w:szCs w:val="24"/>
        </w:rPr>
        <w:t>segundo</w:t>
      </w:r>
      <w:r w:rsidR="00926A6B" w:rsidRPr="00A15F1A">
        <w:rPr>
          <w:rFonts w:ascii="Arial" w:hAnsi="Arial" w:cs="Arial"/>
          <w:b/>
          <w:sz w:val="24"/>
          <w:szCs w:val="24"/>
        </w:rPr>
        <w:t xml:space="preserve"> </w:t>
      </w:r>
      <w:r w:rsidR="00A15F1A" w:rsidRPr="00A15F1A">
        <w:rPr>
          <w:rFonts w:ascii="Arial" w:hAnsi="Arial" w:cs="Arial"/>
          <w:b/>
          <w:sz w:val="24"/>
          <w:szCs w:val="24"/>
        </w:rPr>
        <w:t xml:space="preserve">porte </w:t>
      </w:r>
      <w:r w:rsidR="00B03EA4" w:rsidRPr="00A15F1A">
        <w:rPr>
          <w:rFonts w:ascii="Arial" w:hAnsi="Arial" w:cs="Arial"/>
          <w:b/>
          <w:sz w:val="24"/>
          <w:szCs w:val="24"/>
        </w:rPr>
        <w:t>d</w:t>
      </w:r>
      <w:r w:rsidR="00B03EA4">
        <w:rPr>
          <w:rFonts w:ascii="Arial" w:hAnsi="Arial" w:cs="Arial"/>
          <w:b/>
          <w:sz w:val="24"/>
          <w:szCs w:val="24"/>
        </w:rPr>
        <w:t>o</w:t>
      </w:r>
      <w:r w:rsidR="00B03EA4" w:rsidRPr="00A15F1A">
        <w:rPr>
          <w:rFonts w:ascii="Arial" w:hAnsi="Arial" w:cs="Arial"/>
          <w:b/>
          <w:sz w:val="24"/>
          <w:szCs w:val="24"/>
        </w:rPr>
        <w:t xml:space="preserve"> </w:t>
      </w:r>
      <w:r w:rsidR="00A15F1A" w:rsidRPr="00A15F1A">
        <w:rPr>
          <w:rFonts w:ascii="Arial" w:hAnsi="Arial" w:cs="Arial"/>
          <w:b/>
          <w:sz w:val="24"/>
          <w:szCs w:val="24"/>
        </w:rPr>
        <w:t>município – Brasil, 2016</w:t>
      </w:r>
    </w:p>
    <w:p w14:paraId="13505B56" w14:textId="3647A246" w:rsidR="00F52B21" w:rsidRPr="00802B24" w:rsidRDefault="00A15F1A" w:rsidP="00B1407A">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607F5A43" wp14:editId="10B6AE3C">
            <wp:extent cx="5400040" cy="3067685"/>
            <wp:effectExtent l="0" t="0" r="10160" b="18415"/>
            <wp:docPr id="91" name="Gráfico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r w:rsidR="00F52B21" w:rsidRPr="00802B24">
        <w:rPr>
          <w:rFonts w:ascii="Arial" w:hAnsi="Arial" w:cs="Arial"/>
          <w:sz w:val="20"/>
          <w:szCs w:val="20"/>
        </w:rPr>
        <w:t>Fonte: MDS, Censo SUAS.</w:t>
      </w:r>
    </w:p>
    <w:p w14:paraId="0CCCB5AE"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246299F9" w14:textId="5174CE6F" w:rsidR="00F52B21" w:rsidRPr="00802B24" w:rsidRDefault="00A15F1A" w:rsidP="00F52B21">
      <w:pPr>
        <w:autoSpaceDE w:val="0"/>
        <w:autoSpaceDN w:val="0"/>
        <w:adjustRightInd w:val="0"/>
        <w:spacing w:line="360" w:lineRule="auto"/>
        <w:jc w:val="both"/>
        <w:rPr>
          <w:rFonts w:ascii="Arial" w:hAnsi="Arial" w:cs="Arial"/>
          <w:sz w:val="24"/>
          <w:szCs w:val="24"/>
        </w:rPr>
      </w:pPr>
      <w:r w:rsidRPr="00A15F1A">
        <w:rPr>
          <w:rFonts w:ascii="Arial" w:hAnsi="Arial" w:cs="Arial"/>
          <w:sz w:val="24"/>
          <w:szCs w:val="24"/>
        </w:rPr>
        <w:t>Em 2016, mais da metade dos Conselhos Municipais (55,9%) e 88,9% dos Conselhos Estaduais tinham local/ sede específicos para funcionamento. Entre os Conselhos Municipais o percentual aumentou desde 2014. Já entre os Conselhos Estaduais houve redução na quantidade de Conselhos que indiciou possuir sede para funcionamento: em 2014 todos os estados tinham local/ sede específico para funcionamento, enquanto em 2016 11,1% (2) informaram não possuir</w:t>
      </w:r>
      <w:r w:rsidR="00C76104">
        <w:rPr>
          <w:rFonts w:ascii="Arial" w:hAnsi="Arial" w:cs="Arial"/>
          <w:sz w:val="24"/>
          <w:szCs w:val="24"/>
        </w:rPr>
        <w:t xml:space="preserve"> (Gráfico 12</w:t>
      </w:r>
      <w:r w:rsidR="00AD4D09">
        <w:rPr>
          <w:rFonts w:ascii="Arial" w:hAnsi="Arial" w:cs="Arial"/>
          <w:sz w:val="24"/>
          <w:szCs w:val="24"/>
        </w:rPr>
        <w:t>8</w:t>
      </w:r>
      <w:r w:rsidR="00C76104">
        <w:rPr>
          <w:rFonts w:ascii="Arial" w:hAnsi="Arial" w:cs="Arial"/>
          <w:sz w:val="24"/>
          <w:szCs w:val="24"/>
        </w:rPr>
        <w:t>)</w:t>
      </w:r>
      <w:r w:rsidR="00F52B21" w:rsidRPr="00802B24">
        <w:rPr>
          <w:rFonts w:ascii="Arial" w:hAnsi="Arial" w:cs="Arial"/>
          <w:sz w:val="24"/>
          <w:szCs w:val="24"/>
        </w:rPr>
        <w:t>.</w:t>
      </w:r>
    </w:p>
    <w:p w14:paraId="75B99D0D" w14:textId="79C01477" w:rsidR="00F52B21" w:rsidRPr="00802B24" w:rsidRDefault="00F52B21" w:rsidP="00F52B21">
      <w:pPr>
        <w:spacing w:after="120" w:line="240" w:lineRule="auto"/>
        <w:jc w:val="both"/>
        <w:rPr>
          <w:rFonts w:ascii="Arial" w:hAnsi="Arial" w:cs="Arial"/>
          <w:b/>
          <w:sz w:val="24"/>
          <w:szCs w:val="24"/>
        </w:rPr>
      </w:pPr>
      <w:r w:rsidRPr="00802B24">
        <w:rPr>
          <w:rFonts w:ascii="Arial" w:hAnsi="Arial" w:cs="Arial"/>
          <w:b/>
          <w:sz w:val="24"/>
          <w:szCs w:val="24"/>
        </w:rPr>
        <w:t>G</w:t>
      </w:r>
      <w:r w:rsidR="00A15F1A">
        <w:rPr>
          <w:rFonts w:ascii="Arial" w:hAnsi="Arial" w:cs="Arial"/>
          <w:b/>
          <w:sz w:val="24"/>
          <w:szCs w:val="24"/>
        </w:rPr>
        <w:t xml:space="preserve">ráfico </w:t>
      </w:r>
      <w:r w:rsidR="00E27300">
        <w:rPr>
          <w:rFonts w:ascii="Arial" w:hAnsi="Arial" w:cs="Arial"/>
          <w:b/>
          <w:sz w:val="24"/>
          <w:szCs w:val="24"/>
        </w:rPr>
        <w:t>12</w:t>
      </w:r>
      <w:r w:rsidR="00AD4D09">
        <w:rPr>
          <w:rFonts w:ascii="Arial" w:hAnsi="Arial" w:cs="Arial"/>
          <w:b/>
          <w:sz w:val="24"/>
          <w:szCs w:val="24"/>
        </w:rPr>
        <w:t>8</w:t>
      </w:r>
      <w:r w:rsidRPr="00802B24">
        <w:rPr>
          <w:rFonts w:ascii="Arial" w:hAnsi="Arial" w:cs="Arial"/>
          <w:b/>
          <w:sz w:val="24"/>
          <w:szCs w:val="24"/>
        </w:rPr>
        <w:t xml:space="preserve"> – </w:t>
      </w:r>
      <w:r w:rsidR="00E27300" w:rsidRPr="00E27300">
        <w:rPr>
          <w:rFonts w:ascii="Arial" w:hAnsi="Arial" w:cs="Arial"/>
          <w:b/>
          <w:sz w:val="24"/>
          <w:szCs w:val="24"/>
        </w:rPr>
        <w:t>Percentual de Conselhos que possuem local/sede específico para funcionamento - Brasil, 2014 a 2016</w:t>
      </w:r>
    </w:p>
    <w:p w14:paraId="40E7D396" w14:textId="77777777" w:rsidR="00F52B21" w:rsidRPr="00802B24" w:rsidRDefault="00E27300" w:rsidP="00741611">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4B46EADE" wp14:editId="7AAD33E4">
            <wp:extent cx="5400040" cy="3133725"/>
            <wp:effectExtent l="0" t="0" r="10160" b="9525"/>
            <wp:docPr id="97"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r w:rsidR="00F52B21" w:rsidRPr="00802B24">
        <w:rPr>
          <w:rFonts w:ascii="Arial" w:hAnsi="Arial" w:cs="Arial"/>
          <w:sz w:val="20"/>
          <w:szCs w:val="20"/>
        </w:rPr>
        <w:t>Fonte: MDS, Censo SUAS.</w:t>
      </w:r>
    </w:p>
    <w:p w14:paraId="484A93EC" w14:textId="77777777" w:rsidR="004436DE" w:rsidRDefault="004436DE" w:rsidP="00F52B21">
      <w:pPr>
        <w:autoSpaceDE w:val="0"/>
        <w:autoSpaceDN w:val="0"/>
        <w:adjustRightInd w:val="0"/>
        <w:spacing w:line="360" w:lineRule="auto"/>
        <w:jc w:val="both"/>
        <w:rPr>
          <w:rFonts w:ascii="Arial" w:hAnsi="Arial" w:cs="Arial"/>
          <w:sz w:val="24"/>
          <w:szCs w:val="24"/>
        </w:rPr>
      </w:pPr>
    </w:p>
    <w:p w14:paraId="7019A59D" w14:textId="77777777" w:rsidR="004436DE" w:rsidRDefault="009A50C5" w:rsidP="00E27300">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O </w:t>
      </w:r>
      <w:r w:rsidRPr="00A0401C">
        <w:rPr>
          <w:rFonts w:ascii="Arial" w:hAnsi="Arial" w:cs="Arial"/>
          <w:sz w:val="24"/>
          <w:szCs w:val="24"/>
        </w:rPr>
        <w:t>IGD-</w:t>
      </w:r>
      <w:proofErr w:type="gramStart"/>
      <w:r w:rsidR="00377090" w:rsidRPr="00A0401C">
        <w:rPr>
          <w:rFonts w:ascii="Arial" w:hAnsi="Arial" w:cs="Arial"/>
          <w:sz w:val="24"/>
          <w:szCs w:val="24"/>
        </w:rPr>
        <w:t>SUA</w:t>
      </w:r>
      <w:r w:rsidR="00377090">
        <w:rPr>
          <w:rFonts w:ascii="Arial" w:hAnsi="Arial" w:cs="Arial"/>
          <w:sz w:val="24"/>
          <w:szCs w:val="24"/>
        </w:rPr>
        <w:t>S</w:t>
      </w:r>
      <w:r w:rsidR="00377090" w:rsidRPr="00A0401C">
        <w:rPr>
          <w:rFonts w:ascii="Arial" w:hAnsi="Arial" w:cs="Arial"/>
          <w:sz w:val="24"/>
          <w:szCs w:val="24"/>
        </w:rPr>
        <w:t xml:space="preserve"> visa</w:t>
      </w:r>
      <w:proofErr w:type="gramEnd"/>
      <w:r w:rsidRPr="00E87A78">
        <w:rPr>
          <w:rFonts w:ascii="Arial" w:hAnsi="Arial" w:cs="Arial"/>
          <w:sz w:val="24"/>
          <w:szCs w:val="24"/>
        </w:rPr>
        <w:t xml:space="preserve"> avaliar a qualidade da gestão descentralizada dos serviços, programas, projetos e benefícios socioassistenciais no âmbito dos municípios, DF e estados, bem como a articulação intersetorial. </w:t>
      </w:r>
      <w:r w:rsidRPr="00E87A78">
        <w:rPr>
          <w:rStyle w:val="highlightedsearchterm"/>
          <w:rFonts w:ascii="Arial" w:hAnsi="Arial" w:cs="Arial"/>
          <w:sz w:val="24"/>
          <w:szCs w:val="24"/>
        </w:rPr>
        <w:t>Com</w:t>
      </w:r>
      <w:r w:rsidRPr="00E87A78">
        <w:rPr>
          <w:rFonts w:ascii="Arial" w:hAnsi="Arial" w:cs="Arial"/>
          <w:sz w:val="24"/>
          <w:szCs w:val="24"/>
        </w:rPr>
        <w:t xml:space="preserve"> base nesse in</w:t>
      </w:r>
      <w:r w:rsidRPr="00E87A78">
        <w:rPr>
          <w:rStyle w:val="highlightedsearchterm"/>
          <w:rFonts w:ascii="Arial" w:hAnsi="Arial" w:cs="Arial"/>
          <w:sz w:val="24"/>
          <w:szCs w:val="24"/>
        </w:rPr>
        <w:t>d</w:t>
      </w:r>
      <w:r w:rsidRPr="00E87A78">
        <w:rPr>
          <w:rFonts w:ascii="Arial" w:hAnsi="Arial" w:cs="Arial"/>
          <w:sz w:val="24"/>
          <w:szCs w:val="24"/>
        </w:rPr>
        <w:t>ica</w:t>
      </w:r>
      <w:r w:rsidRPr="00E87A78">
        <w:rPr>
          <w:rStyle w:val="highlightedsearchterm"/>
          <w:rFonts w:ascii="Arial" w:hAnsi="Arial" w:cs="Arial"/>
          <w:sz w:val="24"/>
          <w:szCs w:val="24"/>
        </w:rPr>
        <w:t>d</w:t>
      </w:r>
      <w:r w:rsidRPr="00E87A78">
        <w:rPr>
          <w:rFonts w:ascii="Arial" w:hAnsi="Arial" w:cs="Arial"/>
          <w:sz w:val="24"/>
          <w:szCs w:val="24"/>
        </w:rPr>
        <w:t xml:space="preserve">or, o </w:t>
      </w:r>
      <w:r w:rsidRPr="00E87A78">
        <w:rPr>
          <w:rStyle w:val="highlightedsearchterm"/>
          <w:rFonts w:ascii="Arial" w:hAnsi="Arial" w:cs="Arial"/>
          <w:sz w:val="24"/>
          <w:szCs w:val="24"/>
        </w:rPr>
        <w:t>MDS</w:t>
      </w:r>
      <w:r w:rsidRPr="00E87A78">
        <w:rPr>
          <w:rFonts w:ascii="Arial" w:hAnsi="Arial" w:cs="Arial"/>
          <w:sz w:val="24"/>
          <w:szCs w:val="24"/>
        </w:rPr>
        <w:t xml:space="preserve"> repassa recursos aos municípios para que façam a gestão </w:t>
      </w:r>
      <w:r w:rsidRPr="00E87A78">
        <w:rPr>
          <w:rStyle w:val="highlightedsearchterm"/>
          <w:rFonts w:ascii="Arial" w:hAnsi="Arial" w:cs="Arial"/>
          <w:sz w:val="24"/>
          <w:szCs w:val="24"/>
        </w:rPr>
        <w:t>d</w:t>
      </w:r>
      <w:r w:rsidRPr="00E87A78">
        <w:rPr>
          <w:rFonts w:ascii="Arial" w:hAnsi="Arial" w:cs="Arial"/>
          <w:sz w:val="24"/>
          <w:szCs w:val="24"/>
        </w:rPr>
        <w:t>o Programa, respeitando a previsão legal de aplicação obrigatória de 3% dos recursos do IGD/PBF e do IGD/SUAS nos Conselho de Assistência Social.</w:t>
      </w:r>
    </w:p>
    <w:p w14:paraId="22F372EB" w14:textId="08B6D44B" w:rsidR="00E27300" w:rsidRPr="00E27300" w:rsidRDefault="00B03EA4" w:rsidP="00E27300">
      <w:pPr>
        <w:autoSpaceDE w:val="0"/>
        <w:autoSpaceDN w:val="0"/>
        <w:adjustRightInd w:val="0"/>
        <w:spacing w:line="360" w:lineRule="auto"/>
        <w:jc w:val="both"/>
        <w:rPr>
          <w:rFonts w:ascii="Arial" w:hAnsi="Arial" w:cs="Arial"/>
          <w:sz w:val="24"/>
          <w:szCs w:val="24"/>
        </w:rPr>
      </w:pPr>
      <w:r w:rsidRPr="00E87A78">
        <w:rPr>
          <w:rFonts w:ascii="Arial" w:hAnsi="Arial" w:cs="Arial"/>
          <w:sz w:val="24"/>
          <w:szCs w:val="24"/>
        </w:rPr>
        <w:t>O percentual de Conselhos Municipais de Assistência Social cujo IGD-SUAS era utilizado para custear despesas de funcionamento do Conselho</w:t>
      </w:r>
      <w:r w:rsidRPr="00E27300">
        <w:rPr>
          <w:rFonts w:ascii="Arial" w:hAnsi="Arial" w:cs="Arial"/>
          <w:sz w:val="24"/>
          <w:szCs w:val="24"/>
        </w:rPr>
        <w:t xml:space="preserve"> </w:t>
      </w:r>
      <w:r w:rsidR="00EF6DB3">
        <w:rPr>
          <w:rFonts w:ascii="Arial" w:hAnsi="Arial" w:cs="Arial"/>
          <w:sz w:val="24"/>
          <w:szCs w:val="24"/>
        </w:rPr>
        <w:t xml:space="preserve">foi maior em 2016 na região </w:t>
      </w:r>
      <w:proofErr w:type="gramStart"/>
      <w:r w:rsidR="00EF6DB3">
        <w:rPr>
          <w:rFonts w:ascii="Arial" w:hAnsi="Arial" w:cs="Arial"/>
          <w:sz w:val="24"/>
          <w:szCs w:val="24"/>
        </w:rPr>
        <w:t>Nordeste</w:t>
      </w:r>
      <w:r w:rsidR="00EF6DB3" w:rsidRPr="00E27300">
        <w:rPr>
          <w:rFonts w:ascii="Arial" w:hAnsi="Arial" w:cs="Arial"/>
          <w:sz w:val="24"/>
          <w:szCs w:val="24"/>
        </w:rPr>
        <w:t>(</w:t>
      </w:r>
      <w:proofErr w:type="gramEnd"/>
      <w:r w:rsidR="00EF6DB3" w:rsidRPr="00E27300">
        <w:rPr>
          <w:rFonts w:ascii="Arial" w:hAnsi="Arial" w:cs="Arial"/>
          <w:sz w:val="24"/>
          <w:szCs w:val="24"/>
        </w:rPr>
        <w:t>87,6%),</w:t>
      </w:r>
      <w:r w:rsidR="00EF6DB3">
        <w:rPr>
          <w:rFonts w:ascii="Arial" w:hAnsi="Arial" w:cs="Arial"/>
          <w:sz w:val="24"/>
          <w:szCs w:val="24"/>
        </w:rPr>
        <w:t xml:space="preserve"> </w:t>
      </w:r>
      <w:r w:rsidR="00EF6DB3" w:rsidRPr="00E27300">
        <w:rPr>
          <w:rFonts w:ascii="Arial" w:hAnsi="Arial" w:cs="Arial"/>
          <w:sz w:val="24"/>
          <w:szCs w:val="24"/>
        </w:rPr>
        <w:t>seguida das regiões Norte (87,4%) e Centro-Oeste (87,4%).</w:t>
      </w:r>
    </w:p>
    <w:p w14:paraId="708C7703" w14:textId="566F86B9" w:rsidR="00F52B21" w:rsidRPr="00802B24" w:rsidRDefault="00E27300" w:rsidP="00E27300">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Foi observado aumento nos percentuais de Conselhos Municipais que utilizam o IGD em todas as regiões, com exceção da região Centro-Oeste, em que fo</w:t>
      </w:r>
      <w:r w:rsidR="00E87A78">
        <w:rPr>
          <w:rFonts w:ascii="Arial" w:hAnsi="Arial" w:cs="Arial"/>
          <w:sz w:val="24"/>
          <w:szCs w:val="24"/>
        </w:rPr>
        <w:t>i observada pequena queda de 1,2</w:t>
      </w:r>
      <w:r w:rsidRPr="00E27300">
        <w:rPr>
          <w:rFonts w:ascii="Arial" w:hAnsi="Arial" w:cs="Arial"/>
          <w:sz w:val="24"/>
          <w:szCs w:val="24"/>
        </w:rPr>
        <w:t xml:space="preserve"> pontos percentuais entre 2015 e 2016</w:t>
      </w:r>
      <w:r w:rsidR="00C76104">
        <w:rPr>
          <w:rFonts w:ascii="Arial" w:hAnsi="Arial" w:cs="Arial"/>
          <w:sz w:val="24"/>
          <w:szCs w:val="24"/>
        </w:rPr>
        <w:t xml:space="preserve"> (Gráfico </w:t>
      </w:r>
      <w:r w:rsidR="004436DE">
        <w:rPr>
          <w:rFonts w:ascii="Arial" w:hAnsi="Arial" w:cs="Arial"/>
          <w:sz w:val="24"/>
          <w:szCs w:val="24"/>
        </w:rPr>
        <w:t>129</w:t>
      </w:r>
      <w:r w:rsidR="00C76104">
        <w:rPr>
          <w:rFonts w:ascii="Arial" w:hAnsi="Arial" w:cs="Arial"/>
          <w:sz w:val="24"/>
          <w:szCs w:val="24"/>
        </w:rPr>
        <w:t>)</w:t>
      </w:r>
      <w:r w:rsidR="00F52B21" w:rsidRPr="00802B24">
        <w:rPr>
          <w:rFonts w:ascii="Arial" w:hAnsi="Arial" w:cs="Arial"/>
          <w:sz w:val="24"/>
          <w:szCs w:val="24"/>
        </w:rPr>
        <w:t>.</w:t>
      </w:r>
    </w:p>
    <w:p w14:paraId="57BE9F88" w14:textId="229975B2" w:rsidR="00F52B21" w:rsidRPr="00802B24" w:rsidRDefault="00F52B21" w:rsidP="00F52B21">
      <w:pPr>
        <w:spacing w:after="120" w:line="240" w:lineRule="auto"/>
        <w:jc w:val="both"/>
        <w:rPr>
          <w:rFonts w:ascii="Arial" w:hAnsi="Arial" w:cs="Arial"/>
          <w:b/>
          <w:sz w:val="24"/>
          <w:szCs w:val="24"/>
        </w:rPr>
      </w:pPr>
      <w:r w:rsidRPr="00802B24">
        <w:rPr>
          <w:rFonts w:ascii="Arial" w:hAnsi="Arial" w:cs="Arial"/>
          <w:b/>
          <w:sz w:val="24"/>
          <w:szCs w:val="24"/>
        </w:rPr>
        <w:t>G</w:t>
      </w:r>
      <w:r w:rsidR="00E27300">
        <w:rPr>
          <w:rFonts w:ascii="Arial" w:hAnsi="Arial" w:cs="Arial"/>
          <w:b/>
          <w:sz w:val="24"/>
          <w:szCs w:val="24"/>
        </w:rPr>
        <w:t xml:space="preserve">ráfico </w:t>
      </w:r>
      <w:r w:rsidR="004436DE">
        <w:rPr>
          <w:rFonts w:ascii="Arial" w:hAnsi="Arial" w:cs="Arial"/>
          <w:b/>
          <w:sz w:val="24"/>
          <w:szCs w:val="24"/>
        </w:rPr>
        <w:t>129</w:t>
      </w:r>
      <w:r w:rsidR="004436DE" w:rsidRPr="00802B24">
        <w:rPr>
          <w:rFonts w:ascii="Arial" w:hAnsi="Arial" w:cs="Arial"/>
          <w:b/>
          <w:sz w:val="24"/>
          <w:szCs w:val="24"/>
        </w:rPr>
        <w:t xml:space="preserve"> </w:t>
      </w:r>
      <w:r w:rsidRPr="00802B24">
        <w:rPr>
          <w:rFonts w:ascii="Arial" w:hAnsi="Arial" w:cs="Arial"/>
          <w:b/>
          <w:sz w:val="24"/>
          <w:szCs w:val="24"/>
        </w:rPr>
        <w:t xml:space="preserve">- </w:t>
      </w:r>
      <w:r w:rsidR="00E27300" w:rsidRPr="00E27300">
        <w:rPr>
          <w:rFonts w:ascii="Arial" w:hAnsi="Arial" w:cs="Arial"/>
          <w:b/>
          <w:sz w:val="24"/>
          <w:szCs w:val="24"/>
        </w:rPr>
        <w:t xml:space="preserve">Percentual de Conselhos Municipais de Assistência Social </w:t>
      </w:r>
      <w:r w:rsidR="00B03EA4">
        <w:rPr>
          <w:rFonts w:ascii="Arial" w:hAnsi="Arial" w:cs="Arial"/>
          <w:b/>
          <w:sz w:val="24"/>
          <w:szCs w:val="24"/>
        </w:rPr>
        <w:t>cujo</w:t>
      </w:r>
      <w:r w:rsidR="00E27300" w:rsidRPr="00E27300">
        <w:rPr>
          <w:rFonts w:ascii="Arial" w:hAnsi="Arial" w:cs="Arial"/>
          <w:b/>
          <w:sz w:val="24"/>
          <w:szCs w:val="24"/>
        </w:rPr>
        <w:t xml:space="preserve"> IGD-SUAS </w:t>
      </w:r>
      <w:proofErr w:type="gramStart"/>
      <w:r w:rsidR="00B03EA4">
        <w:rPr>
          <w:rFonts w:ascii="Arial" w:hAnsi="Arial" w:cs="Arial"/>
          <w:b/>
          <w:sz w:val="24"/>
          <w:szCs w:val="24"/>
        </w:rPr>
        <w:t xml:space="preserve">era </w:t>
      </w:r>
      <w:r w:rsidR="00E27300" w:rsidRPr="00E27300">
        <w:rPr>
          <w:rFonts w:ascii="Arial" w:hAnsi="Arial" w:cs="Arial"/>
          <w:b/>
          <w:sz w:val="24"/>
          <w:szCs w:val="24"/>
        </w:rPr>
        <w:t>destinado</w:t>
      </w:r>
      <w:proofErr w:type="gramEnd"/>
      <w:r w:rsidR="00E27300" w:rsidRPr="00E27300">
        <w:rPr>
          <w:rFonts w:ascii="Arial" w:hAnsi="Arial" w:cs="Arial"/>
          <w:b/>
          <w:sz w:val="24"/>
          <w:szCs w:val="24"/>
        </w:rPr>
        <w:t xml:space="preserve"> a custear despesas de funcionamento do Conselho</w:t>
      </w:r>
      <w:r w:rsidR="00E87A78">
        <w:rPr>
          <w:rFonts w:ascii="Arial" w:hAnsi="Arial" w:cs="Arial"/>
          <w:b/>
          <w:sz w:val="24"/>
          <w:szCs w:val="24"/>
        </w:rPr>
        <w:t>,</w:t>
      </w:r>
      <w:r w:rsidR="00E27300" w:rsidRPr="00E27300">
        <w:rPr>
          <w:rFonts w:ascii="Arial" w:hAnsi="Arial" w:cs="Arial"/>
          <w:b/>
          <w:sz w:val="24"/>
          <w:szCs w:val="24"/>
        </w:rPr>
        <w:t xml:space="preserve"> </w:t>
      </w:r>
      <w:r w:rsidR="00B03EA4">
        <w:rPr>
          <w:rFonts w:ascii="Arial" w:hAnsi="Arial" w:cs="Arial"/>
          <w:b/>
          <w:sz w:val="24"/>
          <w:szCs w:val="24"/>
        </w:rPr>
        <w:t xml:space="preserve">segundo </w:t>
      </w:r>
      <w:r w:rsidR="00E27300" w:rsidRPr="00E27300">
        <w:rPr>
          <w:rFonts w:ascii="Arial" w:hAnsi="Arial" w:cs="Arial"/>
          <w:b/>
          <w:sz w:val="24"/>
          <w:szCs w:val="24"/>
        </w:rPr>
        <w:t>grandes regiões – Brasil, 2014 a 2016</w:t>
      </w:r>
    </w:p>
    <w:p w14:paraId="2604080B" w14:textId="0A1397E5" w:rsidR="00F52B21" w:rsidRPr="00802B24" w:rsidRDefault="00635C3C" w:rsidP="00635C3C">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43B7AA99" wp14:editId="6A702E8F">
            <wp:extent cx="5400040" cy="4320000"/>
            <wp:effectExtent l="0" t="0" r="10160" b="4445"/>
            <wp:docPr id="270" name="Gráfico 2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r w:rsidR="00F52B21" w:rsidRPr="00802B24">
        <w:rPr>
          <w:rFonts w:ascii="Arial" w:hAnsi="Arial" w:cs="Arial"/>
          <w:sz w:val="20"/>
          <w:szCs w:val="20"/>
        </w:rPr>
        <w:t>Fonte: MDS, Censo SUAS.</w:t>
      </w:r>
    </w:p>
    <w:p w14:paraId="03B556E8"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41972077" w14:textId="1374E876" w:rsidR="00E87A78" w:rsidRPr="00E27300" w:rsidRDefault="00E87A78" w:rsidP="00E87A78">
      <w:pPr>
        <w:autoSpaceDE w:val="0"/>
        <w:autoSpaceDN w:val="0"/>
        <w:adjustRightInd w:val="0"/>
        <w:spacing w:line="360" w:lineRule="auto"/>
        <w:jc w:val="both"/>
        <w:rPr>
          <w:rFonts w:ascii="Arial" w:hAnsi="Arial" w:cs="Arial"/>
          <w:sz w:val="24"/>
          <w:szCs w:val="24"/>
        </w:rPr>
      </w:pPr>
      <w:r w:rsidRPr="004436DE">
        <w:rPr>
          <w:rFonts w:ascii="Arial" w:hAnsi="Arial" w:cs="Arial"/>
          <w:sz w:val="24"/>
          <w:szCs w:val="24"/>
        </w:rPr>
        <w:t>Os</w:t>
      </w:r>
      <w:r w:rsidRPr="004436DE">
        <w:rPr>
          <w:rFonts w:ascii="Arial" w:hAnsi="Arial" w:cs="Arial"/>
          <w:b/>
          <w:sz w:val="24"/>
          <w:szCs w:val="24"/>
        </w:rPr>
        <w:t xml:space="preserve"> </w:t>
      </w:r>
      <w:r w:rsidRPr="000463A6">
        <w:rPr>
          <w:rFonts w:ascii="Arial" w:hAnsi="Arial" w:cs="Arial"/>
          <w:sz w:val="24"/>
          <w:szCs w:val="24"/>
        </w:rPr>
        <w:t>recursos específicos são aqueles recursos orçamentários do órgão gestor reservados e transferidos regularmente ao conselho para sua manutenção e funcionamento.</w:t>
      </w:r>
      <w:r>
        <w:rPr>
          <w:rFonts w:ascii="Arial" w:hAnsi="Arial" w:cs="Arial"/>
          <w:sz w:val="24"/>
          <w:szCs w:val="24"/>
        </w:rPr>
        <w:t xml:space="preserve"> </w:t>
      </w:r>
      <w:r w:rsidRPr="00E27300">
        <w:rPr>
          <w:rFonts w:ascii="Arial" w:hAnsi="Arial" w:cs="Arial"/>
          <w:sz w:val="24"/>
          <w:szCs w:val="24"/>
        </w:rPr>
        <w:t xml:space="preserve">Em 2016, 77,5% dos Conselhos Municipais e 92,6% dos Conselhos Estaduais indicaram haver na Lei Orçamentária de 2015 previsão de recursos específicos do órgão gestor destinados à manutenção e </w:t>
      </w:r>
      <w:r w:rsidR="000463A6">
        <w:rPr>
          <w:rFonts w:ascii="Arial" w:hAnsi="Arial" w:cs="Arial"/>
          <w:sz w:val="24"/>
          <w:szCs w:val="24"/>
        </w:rPr>
        <w:t>ao funcionamento dos Conselhos.</w:t>
      </w:r>
    </w:p>
    <w:p w14:paraId="5DC54FAB" w14:textId="69DDFD9E" w:rsidR="00E87A78" w:rsidRPr="00802B24" w:rsidRDefault="00E87A78" w:rsidP="00E87A78">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 xml:space="preserve">O percentual de Conselhos Municipais que indicaram haver previsão orçamentária de recursos específicos aumentou desde 2014. Em relação aos Conselhos Estaduais, os percentuais diminuíram entre 2014 </w:t>
      </w:r>
      <w:r w:rsidR="000463A6">
        <w:rPr>
          <w:rFonts w:ascii="Arial" w:hAnsi="Arial" w:cs="Arial"/>
          <w:sz w:val="24"/>
          <w:szCs w:val="24"/>
        </w:rPr>
        <w:t>e</w:t>
      </w:r>
      <w:r w:rsidRPr="00E27300">
        <w:rPr>
          <w:rFonts w:ascii="Arial" w:hAnsi="Arial" w:cs="Arial"/>
          <w:sz w:val="24"/>
          <w:szCs w:val="24"/>
        </w:rPr>
        <w:t xml:space="preserve"> 2016: em 2014 a totalidade dos Conselhos Estaduais indicaram haver previsão, </w:t>
      </w:r>
      <w:r w:rsidR="000463A6" w:rsidRPr="000463A6">
        <w:rPr>
          <w:rFonts w:ascii="Arial" w:hAnsi="Arial" w:cs="Arial"/>
          <w:sz w:val="24"/>
          <w:szCs w:val="24"/>
        </w:rPr>
        <w:t xml:space="preserve">e em 2016 7,4% (2) informaram não haver </w:t>
      </w:r>
      <w:r>
        <w:rPr>
          <w:rFonts w:ascii="Arial" w:hAnsi="Arial" w:cs="Arial"/>
          <w:sz w:val="24"/>
          <w:szCs w:val="24"/>
        </w:rPr>
        <w:t>(Gráfico 1</w:t>
      </w:r>
      <w:r w:rsidR="000463A6">
        <w:rPr>
          <w:rFonts w:ascii="Arial" w:hAnsi="Arial" w:cs="Arial"/>
          <w:sz w:val="24"/>
          <w:szCs w:val="24"/>
        </w:rPr>
        <w:t>30</w:t>
      </w:r>
      <w:r>
        <w:rPr>
          <w:rFonts w:ascii="Arial" w:hAnsi="Arial" w:cs="Arial"/>
          <w:sz w:val="24"/>
          <w:szCs w:val="24"/>
        </w:rPr>
        <w:t>)</w:t>
      </w:r>
      <w:r w:rsidRPr="00802B24">
        <w:rPr>
          <w:rFonts w:ascii="Arial" w:hAnsi="Arial" w:cs="Arial"/>
          <w:sz w:val="24"/>
          <w:szCs w:val="24"/>
        </w:rPr>
        <w:t>.</w:t>
      </w:r>
    </w:p>
    <w:p w14:paraId="758E362C" w14:textId="51AF5D80" w:rsidR="00E87A78" w:rsidRPr="00802B24" w:rsidRDefault="00E87A78" w:rsidP="00E87A78">
      <w:pPr>
        <w:spacing w:after="120" w:line="240" w:lineRule="auto"/>
        <w:jc w:val="both"/>
        <w:rPr>
          <w:rFonts w:ascii="Arial" w:hAnsi="Arial" w:cs="Arial"/>
          <w:b/>
          <w:sz w:val="24"/>
          <w:szCs w:val="24"/>
        </w:rPr>
      </w:pPr>
      <w:r w:rsidRPr="00802B24">
        <w:rPr>
          <w:rFonts w:ascii="Arial" w:hAnsi="Arial" w:cs="Arial"/>
          <w:b/>
          <w:sz w:val="24"/>
          <w:szCs w:val="24"/>
        </w:rPr>
        <w:t xml:space="preserve">Gráfico </w:t>
      </w:r>
      <w:r>
        <w:rPr>
          <w:rFonts w:ascii="Arial" w:hAnsi="Arial" w:cs="Arial"/>
          <w:b/>
          <w:sz w:val="24"/>
          <w:szCs w:val="24"/>
        </w:rPr>
        <w:t>1</w:t>
      </w:r>
      <w:r w:rsidR="000463A6">
        <w:rPr>
          <w:rFonts w:ascii="Arial" w:hAnsi="Arial" w:cs="Arial"/>
          <w:b/>
          <w:sz w:val="24"/>
          <w:szCs w:val="24"/>
        </w:rPr>
        <w:t>30</w:t>
      </w:r>
      <w:r w:rsidRPr="00802B24">
        <w:rPr>
          <w:rFonts w:ascii="Arial" w:hAnsi="Arial" w:cs="Arial"/>
          <w:b/>
          <w:sz w:val="24"/>
          <w:szCs w:val="24"/>
        </w:rPr>
        <w:t xml:space="preserve"> – </w:t>
      </w:r>
      <w:r w:rsidRPr="00E27300">
        <w:rPr>
          <w:rFonts w:ascii="Arial" w:hAnsi="Arial" w:cs="Arial"/>
          <w:b/>
          <w:sz w:val="24"/>
          <w:szCs w:val="24"/>
        </w:rPr>
        <w:t xml:space="preserve">Percentual de Conselhos </w:t>
      </w:r>
      <w:r>
        <w:rPr>
          <w:rFonts w:ascii="Arial" w:hAnsi="Arial" w:cs="Arial"/>
          <w:b/>
          <w:sz w:val="24"/>
          <w:szCs w:val="24"/>
        </w:rPr>
        <w:t>com</w:t>
      </w:r>
      <w:r w:rsidRPr="00E27300">
        <w:rPr>
          <w:rFonts w:ascii="Arial" w:hAnsi="Arial" w:cs="Arial"/>
          <w:b/>
          <w:sz w:val="24"/>
          <w:szCs w:val="24"/>
        </w:rPr>
        <w:t xml:space="preserve"> previsão de recursos específicos do órgão gestor para manutenção e funcionamento dos Conselhos - Brasil, 2014 a 2016</w:t>
      </w:r>
    </w:p>
    <w:p w14:paraId="6BC13B21" w14:textId="77777777" w:rsidR="00E87A78" w:rsidRPr="00802B24" w:rsidRDefault="00E87A78" w:rsidP="000463A6">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6F0658A5" wp14:editId="6183B54A">
            <wp:extent cx="5400040" cy="3775710"/>
            <wp:effectExtent l="0" t="0" r="10160" b="1524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r w:rsidRPr="00802B24">
        <w:rPr>
          <w:rFonts w:ascii="Arial" w:hAnsi="Arial" w:cs="Arial"/>
          <w:sz w:val="20"/>
          <w:szCs w:val="20"/>
        </w:rPr>
        <w:t>Fonte: MDS, Censo SUAS.</w:t>
      </w:r>
    </w:p>
    <w:p w14:paraId="0C5D8290" w14:textId="77777777" w:rsidR="0046759D" w:rsidRDefault="0046759D" w:rsidP="00E27300">
      <w:pPr>
        <w:autoSpaceDE w:val="0"/>
        <w:autoSpaceDN w:val="0"/>
        <w:adjustRightInd w:val="0"/>
        <w:spacing w:line="360" w:lineRule="auto"/>
        <w:jc w:val="both"/>
        <w:rPr>
          <w:rFonts w:ascii="Arial" w:hAnsi="Arial" w:cs="Arial"/>
          <w:sz w:val="24"/>
          <w:szCs w:val="24"/>
        </w:rPr>
      </w:pPr>
    </w:p>
    <w:p w14:paraId="1B513D05" w14:textId="28BA4107" w:rsidR="00E27300" w:rsidRPr="00E27300" w:rsidRDefault="00E27300" w:rsidP="00E27300">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 xml:space="preserve">A NOB SUAS 2012, em seu Artigo 18, define o Plano de Assistência Social como um "instrumento de planejamento estratégico que organiza, regula e norteia a execução da PNAS na perspectiva do Sistema Único de Assistência Social (SUAS)". Assim, é fundamental que os Conselhos de Assistência Social deliberem sobre o Plano. </w:t>
      </w:r>
    </w:p>
    <w:p w14:paraId="169EB3BF" w14:textId="77777777" w:rsidR="00E27300" w:rsidRPr="00E27300" w:rsidRDefault="00E27300" w:rsidP="00E27300">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Em 2016, 92,5% dos Conselhos informaram que o município possuía Plano de Assistência Social (4.955 municípios), e 74,1% que os estados possuíam o Plano (20 estados). 403 Conselhos informaram que o município não possuía Plano de Assistência Social em 2016.</w:t>
      </w:r>
    </w:p>
    <w:p w14:paraId="61627270" w14:textId="72376029" w:rsidR="00E27300" w:rsidRPr="00E27300" w:rsidRDefault="00E27300" w:rsidP="00E27300">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 xml:space="preserve">Considerando a totalidade dos Conselhos, 89,9% dos Conselhos Municipais (4.816) e 70,4% dos Conselhos Estaduais (19) informaram deliberar sobre os Planos de Assistência Social. </w:t>
      </w:r>
    </w:p>
    <w:p w14:paraId="18CD1A8A" w14:textId="5BF57051" w:rsidR="00F52B21" w:rsidRPr="00802B24" w:rsidRDefault="00E27300" w:rsidP="00E27300">
      <w:pPr>
        <w:autoSpaceDE w:val="0"/>
        <w:autoSpaceDN w:val="0"/>
        <w:adjustRightInd w:val="0"/>
        <w:spacing w:line="360" w:lineRule="auto"/>
        <w:jc w:val="both"/>
        <w:rPr>
          <w:rFonts w:ascii="Arial" w:hAnsi="Arial" w:cs="Arial"/>
          <w:sz w:val="24"/>
          <w:szCs w:val="24"/>
        </w:rPr>
      </w:pPr>
      <w:r w:rsidRPr="00E27300">
        <w:rPr>
          <w:rFonts w:ascii="Arial" w:hAnsi="Arial" w:cs="Arial"/>
          <w:sz w:val="24"/>
          <w:szCs w:val="24"/>
        </w:rPr>
        <w:t>O percentual de Conselhos Municipais que deliberam sobre o Plano de Assistência Social se manteve constante desde 2014. Entre os Conselhos Estaduais houve aumento em 2016 em relação ao ano anterior</w:t>
      </w:r>
      <w:r w:rsidR="00C76104">
        <w:rPr>
          <w:rFonts w:ascii="Arial" w:hAnsi="Arial" w:cs="Arial"/>
          <w:sz w:val="24"/>
          <w:szCs w:val="24"/>
        </w:rPr>
        <w:t xml:space="preserve"> (Gráfico 13</w:t>
      </w:r>
      <w:r w:rsidR="001A4EC3">
        <w:rPr>
          <w:rFonts w:ascii="Arial" w:hAnsi="Arial" w:cs="Arial"/>
          <w:sz w:val="24"/>
          <w:szCs w:val="24"/>
        </w:rPr>
        <w:t>1</w:t>
      </w:r>
      <w:r w:rsidR="00C76104">
        <w:rPr>
          <w:rFonts w:ascii="Arial" w:hAnsi="Arial" w:cs="Arial"/>
          <w:sz w:val="24"/>
          <w:szCs w:val="24"/>
        </w:rPr>
        <w:t>)</w:t>
      </w:r>
      <w:r w:rsidR="00F52B21" w:rsidRPr="00802B24">
        <w:rPr>
          <w:rFonts w:ascii="Arial" w:hAnsi="Arial" w:cs="Arial"/>
          <w:sz w:val="24"/>
          <w:szCs w:val="24"/>
        </w:rPr>
        <w:t>.</w:t>
      </w:r>
    </w:p>
    <w:p w14:paraId="0F7FF089" w14:textId="56204E91" w:rsidR="00F52B21" w:rsidRPr="00802B24" w:rsidRDefault="00F52B21" w:rsidP="00F52B21">
      <w:pPr>
        <w:spacing w:after="120" w:line="240" w:lineRule="auto"/>
        <w:jc w:val="both"/>
        <w:rPr>
          <w:rFonts w:ascii="Arial" w:hAnsi="Arial" w:cs="Arial"/>
          <w:b/>
          <w:sz w:val="24"/>
          <w:szCs w:val="24"/>
        </w:rPr>
      </w:pPr>
      <w:r w:rsidRPr="00802B24">
        <w:rPr>
          <w:rFonts w:ascii="Arial" w:hAnsi="Arial" w:cs="Arial"/>
          <w:b/>
          <w:sz w:val="24"/>
          <w:szCs w:val="24"/>
        </w:rPr>
        <w:lastRenderedPageBreak/>
        <w:t>G</w:t>
      </w:r>
      <w:r w:rsidR="00E27300">
        <w:rPr>
          <w:rFonts w:ascii="Arial" w:hAnsi="Arial" w:cs="Arial"/>
          <w:b/>
          <w:sz w:val="24"/>
          <w:szCs w:val="24"/>
        </w:rPr>
        <w:t>ráfico 13</w:t>
      </w:r>
      <w:r w:rsidR="001A4EC3">
        <w:rPr>
          <w:rFonts w:ascii="Arial" w:hAnsi="Arial" w:cs="Arial"/>
          <w:b/>
          <w:sz w:val="24"/>
          <w:szCs w:val="24"/>
        </w:rPr>
        <w:t>1</w:t>
      </w:r>
      <w:r w:rsidRPr="00802B24">
        <w:rPr>
          <w:rFonts w:ascii="Arial" w:hAnsi="Arial" w:cs="Arial"/>
          <w:b/>
          <w:sz w:val="24"/>
          <w:szCs w:val="24"/>
        </w:rPr>
        <w:t xml:space="preserve">: </w:t>
      </w:r>
      <w:r w:rsidR="00E27300" w:rsidRPr="00E27300">
        <w:rPr>
          <w:rFonts w:ascii="Arial" w:hAnsi="Arial" w:cs="Arial"/>
          <w:b/>
          <w:sz w:val="24"/>
          <w:szCs w:val="24"/>
        </w:rPr>
        <w:t xml:space="preserve">Percentual de Conselhos Estaduais e Municipais que </w:t>
      </w:r>
      <w:r w:rsidR="00CC4C1A">
        <w:rPr>
          <w:rFonts w:ascii="Arial" w:hAnsi="Arial" w:cs="Arial"/>
          <w:b/>
          <w:sz w:val="24"/>
          <w:szCs w:val="24"/>
        </w:rPr>
        <w:t xml:space="preserve">possuem e </w:t>
      </w:r>
      <w:r w:rsidR="000675C6">
        <w:rPr>
          <w:rFonts w:ascii="Arial" w:hAnsi="Arial" w:cs="Arial"/>
          <w:b/>
          <w:sz w:val="24"/>
          <w:szCs w:val="24"/>
        </w:rPr>
        <w:t xml:space="preserve">que </w:t>
      </w:r>
      <w:r w:rsidR="00E27300" w:rsidRPr="00E27300">
        <w:rPr>
          <w:rFonts w:ascii="Arial" w:hAnsi="Arial" w:cs="Arial"/>
          <w:b/>
          <w:sz w:val="24"/>
          <w:szCs w:val="24"/>
        </w:rPr>
        <w:t>deliberaram sobre o Plano de Assistência Social – Brasil, 2011 a 2016</w:t>
      </w:r>
    </w:p>
    <w:p w14:paraId="3A3B676D" w14:textId="77777777" w:rsidR="00F52B21" w:rsidRPr="00802B24" w:rsidRDefault="00E27300" w:rsidP="000675C6">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42330A8A" wp14:editId="483652B6">
            <wp:extent cx="5400040" cy="4857750"/>
            <wp:effectExtent l="0" t="0" r="10160" b="0"/>
            <wp:docPr id="101" name="Gráfico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sidR="00F52B21" w:rsidRPr="00802B24">
        <w:rPr>
          <w:rFonts w:ascii="Arial" w:hAnsi="Arial" w:cs="Arial"/>
          <w:sz w:val="20"/>
          <w:szCs w:val="20"/>
        </w:rPr>
        <w:t>Fonte: MDS, Censo SUAS.</w:t>
      </w:r>
    </w:p>
    <w:p w14:paraId="196A583C" w14:textId="77777777" w:rsidR="002F109E" w:rsidRDefault="002F109E" w:rsidP="009A1389">
      <w:pPr>
        <w:autoSpaceDE w:val="0"/>
        <w:autoSpaceDN w:val="0"/>
        <w:adjustRightInd w:val="0"/>
        <w:spacing w:line="360" w:lineRule="auto"/>
        <w:jc w:val="both"/>
        <w:rPr>
          <w:rFonts w:ascii="Arial" w:hAnsi="Arial" w:cs="Arial"/>
          <w:sz w:val="24"/>
          <w:szCs w:val="24"/>
        </w:rPr>
      </w:pPr>
    </w:p>
    <w:p w14:paraId="33A32BEA" w14:textId="45CB3314" w:rsidR="009A1389" w:rsidRPr="009A1389" w:rsidRDefault="009A1389" w:rsidP="009A1389">
      <w:pPr>
        <w:autoSpaceDE w:val="0"/>
        <w:autoSpaceDN w:val="0"/>
        <w:adjustRightInd w:val="0"/>
        <w:spacing w:line="360" w:lineRule="auto"/>
        <w:jc w:val="both"/>
        <w:rPr>
          <w:rFonts w:ascii="Arial" w:hAnsi="Arial" w:cs="Arial"/>
          <w:sz w:val="24"/>
          <w:szCs w:val="24"/>
        </w:rPr>
      </w:pPr>
      <w:r w:rsidRPr="009A1389">
        <w:rPr>
          <w:rFonts w:ascii="Arial" w:hAnsi="Arial" w:cs="Arial"/>
          <w:sz w:val="24"/>
          <w:szCs w:val="24"/>
        </w:rPr>
        <w:t>Em 2016 todos os Conselhos Estaduais realizaram pelo menos 10 reuniões plenárias (ordinários e extraordinárias) no ano: 25,9% realizaram entre 10 e 12 reuniões, enquanto 66,7% realizaram entre 13 e 24 reuniões ao longo do ano, uma média de mais de uma reunião por mês. Foram realizadas entre 25 e 36 reuniões ao longo do ano por 7,4% dos Conselhos Estaduais.</w:t>
      </w:r>
    </w:p>
    <w:p w14:paraId="15D8917E" w14:textId="5104681D" w:rsidR="00F52B21" w:rsidRPr="00802B24" w:rsidRDefault="009A1389" w:rsidP="009A1389">
      <w:pPr>
        <w:autoSpaceDE w:val="0"/>
        <w:autoSpaceDN w:val="0"/>
        <w:adjustRightInd w:val="0"/>
        <w:spacing w:line="360" w:lineRule="auto"/>
        <w:jc w:val="both"/>
        <w:rPr>
          <w:rFonts w:ascii="Arial" w:hAnsi="Arial" w:cs="Arial"/>
          <w:sz w:val="24"/>
          <w:szCs w:val="24"/>
        </w:rPr>
      </w:pPr>
      <w:r w:rsidRPr="009A1389">
        <w:rPr>
          <w:rFonts w:ascii="Arial" w:hAnsi="Arial" w:cs="Arial"/>
          <w:sz w:val="24"/>
          <w:szCs w:val="24"/>
        </w:rPr>
        <w:t>Entre os Conselhos Municipais, 0,1% (6) não realizaram nenhuma reunião, enquanto 57,5% (3.080 unidades) realizaram dez ou mais reuniões no ano</w:t>
      </w:r>
      <w:r w:rsidR="00C76104">
        <w:rPr>
          <w:rFonts w:ascii="Arial" w:hAnsi="Arial" w:cs="Arial"/>
          <w:sz w:val="24"/>
          <w:szCs w:val="24"/>
        </w:rPr>
        <w:t xml:space="preserve"> (Gráfico 13</w:t>
      </w:r>
      <w:r w:rsidR="00073E24">
        <w:rPr>
          <w:rFonts w:ascii="Arial" w:hAnsi="Arial" w:cs="Arial"/>
          <w:sz w:val="24"/>
          <w:szCs w:val="24"/>
        </w:rPr>
        <w:t>2</w:t>
      </w:r>
      <w:r w:rsidR="00C76104">
        <w:rPr>
          <w:rFonts w:ascii="Arial" w:hAnsi="Arial" w:cs="Arial"/>
          <w:sz w:val="24"/>
          <w:szCs w:val="24"/>
        </w:rPr>
        <w:t>)</w:t>
      </w:r>
      <w:r w:rsidR="00F52B21" w:rsidRPr="00802B24">
        <w:rPr>
          <w:rFonts w:ascii="Arial" w:hAnsi="Arial" w:cs="Arial"/>
          <w:sz w:val="24"/>
          <w:szCs w:val="24"/>
        </w:rPr>
        <w:t>.</w:t>
      </w:r>
    </w:p>
    <w:p w14:paraId="30524E50" w14:textId="4112C09E" w:rsidR="00F52B21" w:rsidRPr="00802B24" w:rsidRDefault="00F52B21" w:rsidP="00F52B21">
      <w:pPr>
        <w:spacing w:after="120" w:line="240" w:lineRule="auto"/>
        <w:jc w:val="both"/>
        <w:rPr>
          <w:rFonts w:ascii="Arial" w:hAnsi="Arial" w:cs="Arial"/>
          <w:b/>
          <w:sz w:val="24"/>
          <w:szCs w:val="24"/>
        </w:rPr>
      </w:pPr>
      <w:r w:rsidRPr="00802B24">
        <w:rPr>
          <w:rFonts w:ascii="Arial" w:hAnsi="Arial" w:cs="Arial"/>
          <w:b/>
          <w:sz w:val="24"/>
          <w:szCs w:val="24"/>
        </w:rPr>
        <w:t>G</w:t>
      </w:r>
      <w:r w:rsidR="009A1389">
        <w:rPr>
          <w:rFonts w:ascii="Arial" w:hAnsi="Arial" w:cs="Arial"/>
          <w:b/>
          <w:sz w:val="24"/>
          <w:szCs w:val="24"/>
        </w:rPr>
        <w:t>ráfico 13</w:t>
      </w:r>
      <w:r w:rsidR="00073E24">
        <w:rPr>
          <w:rFonts w:ascii="Arial" w:hAnsi="Arial" w:cs="Arial"/>
          <w:b/>
          <w:sz w:val="24"/>
          <w:szCs w:val="24"/>
        </w:rPr>
        <w:t>2</w:t>
      </w:r>
      <w:r w:rsidRPr="00802B24">
        <w:rPr>
          <w:rFonts w:ascii="Arial" w:hAnsi="Arial" w:cs="Arial"/>
          <w:b/>
          <w:sz w:val="24"/>
          <w:szCs w:val="24"/>
        </w:rPr>
        <w:t xml:space="preserve">: </w:t>
      </w:r>
      <w:r w:rsidR="009A1389" w:rsidRPr="009A1389">
        <w:rPr>
          <w:rFonts w:ascii="Arial" w:hAnsi="Arial" w:cs="Arial"/>
          <w:b/>
          <w:sz w:val="24"/>
          <w:szCs w:val="24"/>
        </w:rPr>
        <w:t>Número de reuniões</w:t>
      </w:r>
      <w:r w:rsidR="006A51AA">
        <w:rPr>
          <w:rFonts w:ascii="Arial" w:hAnsi="Arial" w:cs="Arial"/>
          <w:b/>
          <w:sz w:val="24"/>
          <w:szCs w:val="24"/>
        </w:rPr>
        <w:t xml:space="preserve"> plenárias</w:t>
      </w:r>
      <w:r w:rsidR="009A1389" w:rsidRPr="009A1389">
        <w:rPr>
          <w:rFonts w:ascii="Arial" w:hAnsi="Arial" w:cs="Arial"/>
          <w:b/>
          <w:sz w:val="24"/>
          <w:szCs w:val="24"/>
        </w:rPr>
        <w:t xml:space="preserve"> realizadas pelos Conselhos Municipais e Estaduais em 2016 - Brasil, 2016</w:t>
      </w:r>
    </w:p>
    <w:p w14:paraId="095C6986" w14:textId="77777777" w:rsidR="00F52B21" w:rsidRPr="00802B24" w:rsidRDefault="009A1389" w:rsidP="00073E24">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1120CD23" wp14:editId="531D34BF">
            <wp:extent cx="5400040" cy="6120000"/>
            <wp:effectExtent l="0" t="0" r="10160" b="14605"/>
            <wp:docPr id="106" name="Gráfico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r w:rsidR="00F52B21" w:rsidRPr="00802B24">
        <w:rPr>
          <w:rFonts w:ascii="Arial" w:hAnsi="Arial" w:cs="Arial"/>
          <w:sz w:val="20"/>
          <w:szCs w:val="20"/>
        </w:rPr>
        <w:t>Fonte: MDS, Censo SUAS.</w:t>
      </w:r>
    </w:p>
    <w:p w14:paraId="3948F77F"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3F4B975B" w14:textId="2598BF7C" w:rsidR="006A51AA" w:rsidRPr="001C321B" w:rsidRDefault="006A51AA" w:rsidP="001C321B">
      <w:pPr>
        <w:tabs>
          <w:tab w:val="left" w:pos="142"/>
        </w:tabs>
        <w:spacing w:after="120"/>
        <w:jc w:val="both"/>
        <w:rPr>
          <w:rFonts w:ascii="Arial" w:hAnsi="Arial" w:cs="Arial"/>
          <w:sz w:val="24"/>
          <w:szCs w:val="24"/>
          <w:u w:val="single"/>
        </w:rPr>
      </w:pPr>
      <w:r w:rsidRPr="001C321B">
        <w:rPr>
          <w:rFonts w:ascii="Arial" w:hAnsi="Arial" w:cs="Arial"/>
          <w:sz w:val="24"/>
          <w:szCs w:val="24"/>
        </w:rPr>
        <w:t>O Regimento Interno do Conselho é um conjunto de normas que rege, disciplina e regulamenta o seu funcionamento. Geralmente, é aprovado por meio de Resolução e contém o detalhamento de suas competências, de acordo com o que está definido na Lei Orgânica de Assistência Social (LOAS), na Lei de criação do conselho e na Resolução CNAS n° 237, de 2006</w:t>
      </w:r>
      <w:r w:rsidR="008F440D" w:rsidRPr="006620FE">
        <w:rPr>
          <w:rStyle w:val="Refdenotaderodap"/>
          <w:rFonts w:eastAsia="Times New Roman"/>
          <w:lang w:eastAsia="pt-BR"/>
        </w:rPr>
        <w:footnoteReference w:id="25"/>
      </w:r>
      <w:r w:rsidR="006620FE">
        <w:rPr>
          <w:rFonts w:ascii="Arial" w:hAnsi="Arial" w:cs="Arial"/>
          <w:sz w:val="24"/>
          <w:szCs w:val="24"/>
        </w:rPr>
        <w:t>.</w:t>
      </w:r>
    </w:p>
    <w:p w14:paraId="51FA5E31" w14:textId="0FF00AFC" w:rsidR="000C6B6C" w:rsidRPr="00802B24" w:rsidRDefault="006A51AA" w:rsidP="00F52B21">
      <w:pPr>
        <w:autoSpaceDE w:val="0"/>
        <w:autoSpaceDN w:val="0"/>
        <w:adjustRightInd w:val="0"/>
        <w:spacing w:line="360" w:lineRule="auto"/>
        <w:jc w:val="both"/>
        <w:rPr>
          <w:rFonts w:ascii="Arial" w:hAnsi="Arial" w:cs="Arial"/>
          <w:sz w:val="24"/>
          <w:szCs w:val="24"/>
        </w:rPr>
      </w:pPr>
      <w:r>
        <w:rPr>
          <w:rFonts w:ascii="Arial" w:hAnsi="Arial" w:cs="Arial"/>
          <w:sz w:val="24"/>
          <w:szCs w:val="24"/>
        </w:rPr>
        <w:lastRenderedPageBreak/>
        <w:t>Foi possível observar que em</w:t>
      </w:r>
      <w:r w:rsidR="009A1389" w:rsidRPr="009A1389">
        <w:rPr>
          <w:rFonts w:ascii="Arial" w:hAnsi="Arial" w:cs="Arial"/>
          <w:sz w:val="24"/>
          <w:szCs w:val="24"/>
        </w:rPr>
        <w:t xml:space="preserve"> 2016, 4.501 Conselhos Municipais de Assistência Social (84% do total) informaram possuir Regimento Interno, enquanto 858 Conselhos (16% do total) informaram não possuir. Quando se observa a última atualização do Regimento Interno, tem-se que 2.852 Conselhos (63,4% do total de Conselhos que possuem Regimento Interno) realizaram a última atualização entre 2009 e 2016, enquanto 510 (11,3%) atualizaram seus regimentos pela última vez entre 2005 e 2008. Observa-se que 1.139 Conselhos Municipais (25,3%) atualizaram seu Regimento Interno pela última vez até o ano de 2004</w:t>
      </w:r>
      <w:r w:rsidR="00C76104">
        <w:rPr>
          <w:rFonts w:ascii="Arial" w:hAnsi="Arial" w:cs="Arial"/>
          <w:sz w:val="24"/>
          <w:szCs w:val="24"/>
        </w:rPr>
        <w:t xml:space="preserve"> (Gráfico 13</w:t>
      </w:r>
      <w:r w:rsidR="008F440D">
        <w:rPr>
          <w:rFonts w:ascii="Arial" w:hAnsi="Arial" w:cs="Arial"/>
          <w:sz w:val="24"/>
          <w:szCs w:val="24"/>
        </w:rPr>
        <w:t>3</w:t>
      </w:r>
      <w:r w:rsidR="00C76104">
        <w:rPr>
          <w:rFonts w:ascii="Arial" w:hAnsi="Arial" w:cs="Arial"/>
          <w:sz w:val="24"/>
          <w:szCs w:val="24"/>
        </w:rPr>
        <w:t>)</w:t>
      </w:r>
      <w:r w:rsidR="009A1389" w:rsidRPr="009A1389">
        <w:rPr>
          <w:rFonts w:ascii="Arial" w:hAnsi="Arial" w:cs="Arial"/>
          <w:sz w:val="24"/>
          <w:szCs w:val="24"/>
        </w:rPr>
        <w:t>.</w:t>
      </w:r>
      <w:r w:rsidR="000C6B6C" w:rsidRPr="00802B24">
        <w:rPr>
          <w:rFonts w:ascii="Arial" w:hAnsi="Arial" w:cs="Arial"/>
          <w:sz w:val="24"/>
          <w:szCs w:val="24"/>
        </w:rPr>
        <w:t xml:space="preserve"> </w:t>
      </w:r>
    </w:p>
    <w:p w14:paraId="0CFC595E" w14:textId="1A442CB8" w:rsidR="000C6B6C" w:rsidRPr="00802B24" w:rsidRDefault="000C6B6C" w:rsidP="000C6B6C">
      <w:pPr>
        <w:spacing w:after="120" w:line="240" w:lineRule="auto"/>
        <w:jc w:val="both"/>
        <w:rPr>
          <w:rFonts w:ascii="Arial" w:hAnsi="Arial" w:cs="Arial"/>
          <w:b/>
          <w:sz w:val="24"/>
          <w:szCs w:val="24"/>
        </w:rPr>
      </w:pPr>
      <w:r w:rsidRPr="00802B24" w:rsidDel="00BF77FB">
        <w:rPr>
          <w:rFonts w:ascii="Arial" w:hAnsi="Arial" w:cs="Arial"/>
          <w:b/>
          <w:sz w:val="24"/>
          <w:szCs w:val="24"/>
        </w:rPr>
        <w:t>G</w:t>
      </w:r>
      <w:r w:rsidR="009A1389">
        <w:rPr>
          <w:rFonts w:ascii="Arial" w:hAnsi="Arial" w:cs="Arial"/>
          <w:b/>
          <w:sz w:val="24"/>
          <w:szCs w:val="24"/>
        </w:rPr>
        <w:t>ráfico 13</w:t>
      </w:r>
      <w:r w:rsidR="008F440D">
        <w:rPr>
          <w:rFonts w:ascii="Arial" w:hAnsi="Arial" w:cs="Arial"/>
          <w:b/>
          <w:sz w:val="24"/>
          <w:szCs w:val="24"/>
        </w:rPr>
        <w:t>3</w:t>
      </w:r>
      <w:r w:rsidRPr="00802B24" w:rsidDel="00BF77FB">
        <w:rPr>
          <w:rFonts w:ascii="Arial" w:hAnsi="Arial" w:cs="Arial"/>
          <w:b/>
          <w:sz w:val="24"/>
          <w:szCs w:val="24"/>
        </w:rPr>
        <w:t xml:space="preserve">: </w:t>
      </w:r>
      <w:r w:rsidR="009A1389" w:rsidRPr="009A1389">
        <w:rPr>
          <w:rFonts w:ascii="Arial" w:hAnsi="Arial" w:cs="Arial"/>
          <w:b/>
          <w:sz w:val="24"/>
          <w:szCs w:val="24"/>
        </w:rPr>
        <w:t>Número de Conselhos Municipais de Assistência Social por período de atualização do Regimento Interno - Brasil, 2016</w:t>
      </w:r>
    </w:p>
    <w:p w14:paraId="5458F420" w14:textId="77777777" w:rsidR="000C6B6C" w:rsidRPr="00802B24" w:rsidDel="00BF77FB" w:rsidRDefault="009A1389" w:rsidP="008F440D">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39E68E38" wp14:editId="5CEADB26">
            <wp:extent cx="5400040" cy="2962275"/>
            <wp:effectExtent l="0" t="0" r="10160" b="9525"/>
            <wp:docPr id="107" name="Gráfico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r w:rsidR="000C6B6C" w:rsidRPr="00802B24" w:rsidDel="00BF77FB">
        <w:rPr>
          <w:rFonts w:ascii="Arial" w:hAnsi="Arial" w:cs="Arial"/>
          <w:sz w:val="20"/>
          <w:szCs w:val="20"/>
        </w:rPr>
        <w:t>Fonte: MDS, Censo SUAS.</w:t>
      </w:r>
    </w:p>
    <w:p w14:paraId="739A4677" w14:textId="365590D3" w:rsidR="00B04770" w:rsidRDefault="00B04770" w:rsidP="00F52B21">
      <w:pPr>
        <w:autoSpaceDE w:val="0"/>
        <w:autoSpaceDN w:val="0"/>
        <w:adjustRightInd w:val="0"/>
        <w:spacing w:line="360" w:lineRule="auto"/>
        <w:jc w:val="both"/>
        <w:rPr>
          <w:rFonts w:ascii="Arial" w:hAnsi="Arial" w:cs="Arial"/>
          <w:sz w:val="24"/>
          <w:szCs w:val="24"/>
        </w:rPr>
      </w:pPr>
    </w:p>
    <w:p w14:paraId="0485FA0C" w14:textId="77777777" w:rsidR="00FB2E95" w:rsidRDefault="00B04770" w:rsidP="00F52B21">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O Conselho é a instancia </w:t>
      </w:r>
      <w:r w:rsidRPr="009A1389">
        <w:rPr>
          <w:rFonts w:ascii="Arial" w:hAnsi="Arial" w:cs="Arial"/>
          <w:sz w:val="24"/>
          <w:szCs w:val="24"/>
        </w:rPr>
        <w:t>de controle social do Programa Bolsa Família (PBF)</w:t>
      </w:r>
      <w:r>
        <w:rPr>
          <w:rFonts w:ascii="Arial" w:hAnsi="Arial" w:cs="Arial"/>
          <w:sz w:val="24"/>
          <w:szCs w:val="24"/>
        </w:rPr>
        <w:t xml:space="preserve"> e deve atuar </w:t>
      </w:r>
      <w:r w:rsidRPr="001E6F2F">
        <w:rPr>
          <w:rFonts w:ascii="Arial" w:hAnsi="Arial" w:cs="Arial"/>
          <w:sz w:val="24"/>
          <w:szCs w:val="24"/>
        </w:rPr>
        <w:t>no acompanhamento de todos os componentes do Programa</w:t>
      </w:r>
      <w:r w:rsidR="001E6F2F">
        <w:rPr>
          <w:rFonts w:ascii="Arial" w:hAnsi="Arial" w:cs="Arial"/>
          <w:sz w:val="24"/>
          <w:szCs w:val="24"/>
        </w:rPr>
        <w:t>,</w:t>
      </w:r>
      <w:r w:rsidRPr="001E6F2F">
        <w:rPr>
          <w:rFonts w:ascii="Arial" w:hAnsi="Arial" w:cs="Arial"/>
          <w:sz w:val="24"/>
          <w:szCs w:val="24"/>
        </w:rPr>
        <w:t xml:space="preserve"> como</w:t>
      </w:r>
      <w:r w:rsidR="001E6F2F">
        <w:rPr>
          <w:rFonts w:ascii="Arial" w:hAnsi="Arial" w:cs="Arial"/>
          <w:sz w:val="24"/>
          <w:szCs w:val="24"/>
        </w:rPr>
        <w:t>:</w:t>
      </w:r>
      <w:r w:rsidRPr="001E6F2F">
        <w:rPr>
          <w:rFonts w:ascii="Arial" w:hAnsi="Arial" w:cs="Arial"/>
          <w:sz w:val="24"/>
          <w:szCs w:val="24"/>
        </w:rPr>
        <w:t xml:space="preserve"> o Cadastro Único para Programas Sociais, a Gestão de benefícios, as condicionalidades, a fiscalização e as oportunidades de desenvolvimento das capacidades das famílias desenvolvidas ou articuladas pelo município e os programas complementares.</w:t>
      </w:r>
    </w:p>
    <w:p w14:paraId="69FD8AD4" w14:textId="6C56B14A" w:rsidR="00F52B21" w:rsidRPr="00802B24" w:rsidRDefault="00D323A8" w:rsidP="00F52B21">
      <w:pPr>
        <w:autoSpaceDE w:val="0"/>
        <w:autoSpaceDN w:val="0"/>
        <w:adjustRightInd w:val="0"/>
        <w:spacing w:line="360" w:lineRule="auto"/>
        <w:jc w:val="both"/>
        <w:rPr>
          <w:rFonts w:ascii="Arial" w:hAnsi="Arial" w:cs="Arial"/>
          <w:sz w:val="24"/>
          <w:szCs w:val="24"/>
        </w:rPr>
      </w:pPr>
      <w:r>
        <w:rPr>
          <w:rFonts w:ascii="Arial" w:hAnsi="Arial" w:cs="Arial"/>
          <w:sz w:val="24"/>
          <w:szCs w:val="24"/>
        </w:rPr>
        <w:lastRenderedPageBreak/>
        <w:t>No ano de 2016,</w:t>
      </w:r>
      <w:r w:rsidR="009A1389" w:rsidRPr="009A1389">
        <w:rPr>
          <w:rFonts w:ascii="Arial" w:hAnsi="Arial" w:cs="Arial"/>
          <w:sz w:val="24"/>
          <w:szCs w:val="24"/>
        </w:rPr>
        <w:t xml:space="preserve"> todos os Conselhos Estaduais exerciam o papel de instância de controle social do Programa Bolsa Família (PBF), 85,2% deliberaram sobre os critérios de repasse de recursos para os municípios, 51,9% deliberaram sobre os critérios de repasse de recursos para entidades e 74,1% deliberaram sobre proposta anual de orçamento do executivo. Quanto aos Conselhos Municipais, 89,1% eram instância de controle social do PBF, 44,3% deliberam sobre os critérios de repasse de recursos para entidades e 67,4% deliberaram sobre a proposta anual de orçamento do executivo</w:t>
      </w:r>
      <w:r w:rsidR="009B0D6E">
        <w:rPr>
          <w:rFonts w:ascii="Arial" w:hAnsi="Arial" w:cs="Arial"/>
          <w:sz w:val="24"/>
          <w:szCs w:val="24"/>
        </w:rPr>
        <w:t xml:space="preserve"> (Gráfico 134</w:t>
      </w:r>
      <w:r w:rsidR="00C76104">
        <w:rPr>
          <w:rFonts w:ascii="Arial" w:hAnsi="Arial" w:cs="Arial"/>
          <w:sz w:val="24"/>
          <w:szCs w:val="24"/>
        </w:rPr>
        <w:t>)</w:t>
      </w:r>
      <w:r w:rsidR="00F52B21" w:rsidRPr="00802B24">
        <w:rPr>
          <w:rFonts w:ascii="Arial" w:hAnsi="Arial" w:cs="Arial"/>
          <w:sz w:val="24"/>
          <w:szCs w:val="24"/>
        </w:rPr>
        <w:t>.</w:t>
      </w:r>
    </w:p>
    <w:p w14:paraId="3EC3DA8E" w14:textId="5294FF7E" w:rsidR="00F52B21" w:rsidRPr="00802B24" w:rsidRDefault="00244E73" w:rsidP="00F52B21">
      <w:pPr>
        <w:autoSpaceDE w:val="0"/>
        <w:autoSpaceDN w:val="0"/>
        <w:adjustRightInd w:val="0"/>
        <w:spacing w:after="120" w:line="240" w:lineRule="auto"/>
        <w:jc w:val="both"/>
        <w:rPr>
          <w:rFonts w:ascii="Arial" w:hAnsi="Arial" w:cs="Arial"/>
          <w:b/>
          <w:sz w:val="24"/>
          <w:szCs w:val="24"/>
        </w:rPr>
      </w:pPr>
      <w:r w:rsidRPr="00802B24">
        <w:rPr>
          <w:rFonts w:ascii="Arial" w:hAnsi="Arial" w:cs="Arial"/>
          <w:b/>
          <w:sz w:val="24"/>
          <w:szCs w:val="24"/>
        </w:rPr>
        <w:t>G</w:t>
      </w:r>
      <w:r w:rsidR="009A1389">
        <w:rPr>
          <w:rFonts w:ascii="Arial" w:hAnsi="Arial" w:cs="Arial"/>
          <w:b/>
          <w:sz w:val="24"/>
          <w:szCs w:val="24"/>
        </w:rPr>
        <w:t>ráfico 13</w:t>
      </w:r>
      <w:r w:rsidR="009B0D6E">
        <w:rPr>
          <w:rFonts w:ascii="Arial" w:hAnsi="Arial" w:cs="Arial"/>
          <w:b/>
          <w:sz w:val="24"/>
          <w:szCs w:val="24"/>
        </w:rPr>
        <w:t>4</w:t>
      </w:r>
      <w:r w:rsidRPr="00802B24">
        <w:rPr>
          <w:rFonts w:ascii="Arial" w:hAnsi="Arial" w:cs="Arial"/>
          <w:b/>
          <w:sz w:val="24"/>
          <w:szCs w:val="24"/>
        </w:rPr>
        <w:t xml:space="preserve"> - </w:t>
      </w:r>
      <w:r w:rsidR="009A1389" w:rsidRPr="009A1389">
        <w:rPr>
          <w:rFonts w:ascii="Arial" w:hAnsi="Arial" w:cs="Arial"/>
          <w:b/>
          <w:sz w:val="24"/>
          <w:szCs w:val="24"/>
        </w:rPr>
        <w:t>Percentual de Conselhos Municipais e Estaduais segundo suas atribuições – Brasil, 2016</w:t>
      </w:r>
      <w:r w:rsidRPr="00802B24">
        <w:rPr>
          <w:rFonts w:ascii="Arial" w:hAnsi="Arial" w:cs="Arial"/>
          <w:b/>
          <w:sz w:val="24"/>
          <w:szCs w:val="24"/>
        </w:rPr>
        <w:t xml:space="preserve"> </w:t>
      </w:r>
    </w:p>
    <w:p w14:paraId="7AA46255" w14:textId="77777777" w:rsidR="00F52B21" w:rsidRPr="00802B24" w:rsidRDefault="009A1389" w:rsidP="009B0D6E">
      <w:pPr>
        <w:autoSpaceDE w:val="0"/>
        <w:autoSpaceDN w:val="0"/>
        <w:adjustRightInd w:val="0"/>
        <w:spacing w:before="240" w:line="360" w:lineRule="auto"/>
        <w:jc w:val="both"/>
        <w:rPr>
          <w:rFonts w:ascii="Arial" w:hAnsi="Arial" w:cs="Arial"/>
          <w:b/>
          <w:sz w:val="24"/>
          <w:szCs w:val="24"/>
        </w:rPr>
      </w:pPr>
      <w:r>
        <w:rPr>
          <w:noProof/>
          <w:lang w:eastAsia="pt-BR"/>
        </w:rPr>
        <w:drawing>
          <wp:inline distT="0" distB="0" distL="0" distR="0" wp14:anchorId="38E634B8" wp14:editId="7281509B">
            <wp:extent cx="5400040" cy="2922270"/>
            <wp:effectExtent l="0" t="0" r="10160" b="11430"/>
            <wp:docPr id="118" name="Gráfico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r w:rsidRPr="00802B24" w:rsidDel="00BF77FB">
        <w:rPr>
          <w:rFonts w:ascii="Arial" w:hAnsi="Arial" w:cs="Arial"/>
          <w:sz w:val="20"/>
          <w:szCs w:val="20"/>
        </w:rPr>
        <w:t>Fonte: MDS, Censo SUAS.</w:t>
      </w:r>
    </w:p>
    <w:p w14:paraId="54F795E6" w14:textId="77777777" w:rsidR="00377090" w:rsidRPr="00802B24" w:rsidRDefault="00377090" w:rsidP="00F52B21">
      <w:pPr>
        <w:autoSpaceDE w:val="0"/>
        <w:autoSpaceDN w:val="0"/>
        <w:adjustRightInd w:val="0"/>
        <w:spacing w:line="360" w:lineRule="auto"/>
        <w:jc w:val="both"/>
        <w:rPr>
          <w:rFonts w:ascii="Arial" w:hAnsi="Arial" w:cs="Arial"/>
          <w:sz w:val="24"/>
          <w:szCs w:val="24"/>
        </w:rPr>
      </w:pPr>
    </w:p>
    <w:p w14:paraId="393E6881" w14:textId="5BA3F6DD" w:rsidR="00F52B21" w:rsidRPr="00802B24" w:rsidRDefault="009A1389" w:rsidP="00F52B21">
      <w:pPr>
        <w:autoSpaceDE w:val="0"/>
        <w:autoSpaceDN w:val="0"/>
        <w:adjustRightInd w:val="0"/>
        <w:spacing w:line="360" w:lineRule="auto"/>
        <w:jc w:val="both"/>
        <w:rPr>
          <w:rFonts w:ascii="Arial" w:hAnsi="Arial" w:cs="Arial"/>
          <w:sz w:val="24"/>
          <w:szCs w:val="24"/>
        </w:rPr>
      </w:pPr>
      <w:r w:rsidRPr="009A1389">
        <w:rPr>
          <w:rFonts w:ascii="Arial" w:hAnsi="Arial" w:cs="Arial"/>
          <w:sz w:val="24"/>
          <w:szCs w:val="24"/>
        </w:rPr>
        <w:t>Sobre a frequência de realização de atividades pelos Conselhos Municipais, observa-se as mais realizadas no ano de 2016 foram as visitas às unidades da rede socioassistencial, que ocorreram semestralmente em 28,5% dos Conselhos Municipais, anualmente em 27,5% e trimestralmente em 19,1%. Também figuram dentre as atividades mais realizadas as ações de mobilização social e as reuniões ampliadas. 50,2% dos Conselhos apontaram nunca acompanhar votações e discussões do Poder Legislativo local e 73,5% nunca realizar reuniões descentralizadas</w:t>
      </w:r>
      <w:r w:rsidR="00C00870">
        <w:rPr>
          <w:rFonts w:ascii="Arial" w:hAnsi="Arial" w:cs="Arial"/>
          <w:sz w:val="24"/>
          <w:szCs w:val="24"/>
        </w:rPr>
        <w:t xml:space="preserve"> (Gráfico 135</w:t>
      </w:r>
      <w:r w:rsidR="00C76104">
        <w:rPr>
          <w:rFonts w:ascii="Arial" w:hAnsi="Arial" w:cs="Arial"/>
          <w:sz w:val="24"/>
          <w:szCs w:val="24"/>
        </w:rPr>
        <w:t>)</w:t>
      </w:r>
      <w:r w:rsidR="00F52B21" w:rsidRPr="00802B24">
        <w:rPr>
          <w:rFonts w:ascii="Arial" w:hAnsi="Arial" w:cs="Arial"/>
          <w:sz w:val="24"/>
          <w:szCs w:val="24"/>
        </w:rPr>
        <w:t>.</w:t>
      </w:r>
    </w:p>
    <w:p w14:paraId="2A3BEF70" w14:textId="29BD2419" w:rsidR="00F52B21" w:rsidRPr="00802B24" w:rsidRDefault="00F52B21" w:rsidP="00F52B21">
      <w:pPr>
        <w:autoSpaceDE w:val="0"/>
        <w:autoSpaceDN w:val="0"/>
        <w:adjustRightInd w:val="0"/>
        <w:spacing w:after="120" w:line="240" w:lineRule="auto"/>
        <w:jc w:val="both"/>
        <w:rPr>
          <w:rFonts w:ascii="Arial" w:hAnsi="Arial" w:cs="Arial"/>
          <w:b/>
          <w:sz w:val="24"/>
          <w:szCs w:val="24"/>
        </w:rPr>
      </w:pPr>
      <w:r w:rsidRPr="00802B24">
        <w:rPr>
          <w:rFonts w:ascii="Arial" w:hAnsi="Arial" w:cs="Arial"/>
          <w:b/>
          <w:sz w:val="24"/>
          <w:szCs w:val="24"/>
        </w:rPr>
        <w:lastRenderedPageBreak/>
        <w:t>G</w:t>
      </w:r>
      <w:r w:rsidR="00C00870">
        <w:rPr>
          <w:rFonts w:ascii="Arial" w:hAnsi="Arial" w:cs="Arial"/>
          <w:b/>
          <w:sz w:val="24"/>
          <w:szCs w:val="24"/>
        </w:rPr>
        <w:t>ráfico 135</w:t>
      </w:r>
      <w:r w:rsidRPr="00802B24">
        <w:rPr>
          <w:rFonts w:ascii="Arial" w:hAnsi="Arial" w:cs="Arial"/>
          <w:b/>
          <w:sz w:val="24"/>
          <w:szCs w:val="24"/>
        </w:rPr>
        <w:t xml:space="preserve"> - </w:t>
      </w:r>
      <w:r w:rsidR="009A1389" w:rsidRPr="009A1389">
        <w:rPr>
          <w:rFonts w:ascii="Arial" w:hAnsi="Arial" w:cs="Arial"/>
          <w:b/>
          <w:sz w:val="24"/>
          <w:szCs w:val="24"/>
        </w:rPr>
        <w:t>Distribuição percentual de Conselhos Municipais por frequência com que realizam atividades – Brasil, 2016</w:t>
      </w:r>
    </w:p>
    <w:p w14:paraId="585D559B" w14:textId="77777777" w:rsidR="00F52B21" w:rsidRPr="00802B24" w:rsidRDefault="009A1389" w:rsidP="00C00870">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4AB016B0" wp14:editId="3D7C239B">
            <wp:extent cx="5400040" cy="2700000"/>
            <wp:effectExtent l="0" t="0" r="10160" b="5715"/>
            <wp:docPr id="119" name="Gráfico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r w:rsidR="00F52B21" w:rsidRPr="00802B24">
        <w:rPr>
          <w:rFonts w:ascii="Arial" w:hAnsi="Arial" w:cs="Arial"/>
          <w:sz w:val="20"/>
          <w:szCs w:val="20"/>
        </w:rPr>
        <w:t>Fonte: MDS, Censo SUAS.</w:t>
      </w:r>
    </w:p>
    <w:p w14:paraId="0FAA04D0"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08874973" w14:textId="4D95295F" w:rsidR="00F52B21" w:rsidRPr="00802B24" w:rsidRDefault="00194E25" w:rsidP="00F52B21">
      <w:pPr>
        <w:autoSpaceDE w:val="0"/>
        <w:autoSpaceDN w:val="0"/>
        <w:adjustRightInd w:val="0"/>
        <w:spacing w:line="360" w:lineRule="auto"/>
        <w:jc w:val="both"/>
        <w:rPr>
          <w:rFonts w:ascii="Arial" w:hAnsi="Arial" w:cs="Arial"/>
          <w:sz w:val="24"/>
          <w:szCs w:val="24"/>
        </w:rPr>
      </w:pPr>
      <w:r w:rsidRPr="00194E25">
        <w:rPr>
          <w:rFonts w:ascii="Arial" w:hAnsi="Arial" w:cs="Arial"/>
          <w:sz w:val="24"/>
          <w:szCs w:val="24"/>
        </w:rPr>
        <w:t>No que diz respeito à frequência de atividades realizadas pelos Conselhos Estaduais, 51,9% informaram nunca acompanhar as votações/discussões do Poder Legislativo local. Sobre a realização de reuniões, 40,7% informaram realizar reuniões ampliadas anualmente, enquanto 29,6% realizavam reuniões descentralizadas anualmente. Ações de mobilização social não eram realizadas por 40,7% dos Conselhos, enquanto 25,9% nunca faziam visitas nas unidades de rede socioassistencial. Todos os Conselhos Estaduais indicaram receber denúncias em alguma periodicidade. Nenhum Conselho Estadual realizava reuniões descentralizadas e reuniões ampliadas mensalmente ou trimestralmente</w:t>
      </w:r>
      <w:r w:rsidR="00C76104">
        <w:rPr>
          <w:rFonts w:ascii="Arial" w:hAnsi="Arial" w:cs="Arial"/>
          <w:sz w:val="24"/>
          <w:szCs w:val="24"/>
        </w:rPr>
        <w:t xml:space="preserve"> (Gráfico 13</w:t>
      </w:r>
      <w:r w:rsidR="00180F7D">
        <w:rPr>
          <w:rFonts w:ascii="Arial" w:hAnsi="Arial" w:cs="Arial"/>
          <w:sz w:val="24"/>
          <w:szCs w:val="24"/>
        </w:rPr>
        <w:t>6</w:t>
      </w:r>
      <w:r w:rsidR="00C76104">
        <w:rPr>
          <w:rFonts w:ascii="Arial" w:hAnsi="Arial" w:cs="Arial"/>
          <w:sz w:val="24"/>
          <w:szCs w:val="24"/>
        </w:rPr>
        <w:t>)</w:t>
      </w:r>
      <w:r w:rsidR="00F52B21" w:rsidRPr="00802B24">
        <w:rPr>
          <w:rFonts w:ascii="Arial" w:hAnsi="Arial" w:cs="Arial"/>
          <w:sz w:val="24"/>
          <w:szCs w:val="24"/>
        </w:rPr>
        <w:t>.</w:t>
      </w:r>
    </w:p>
    <w:p w14:paraId="491988DC" w14:textId="0852B55C" w:rsidR="00F52B21" w:rsidRPr="00802B24" w:rsidRDefault="00F52B21" w:rsidP="00F52B21">
      <w:pPr>
        <w:autoSpaceDE w:val="0"/>
        <w:autoSpaceDN w:val="0"/>
        <w:adjustRightInd w:val="0"/>
        <w:spacing w:after="120" w:line="240" w:lineRule="auto"/>
        <w:jc w:val="both"/>
        <w:rPr>
          <w:rFonts w:ascii="Arial" w:hAnsi="Arial" w:cs="Arial"/>
          <w:b/>
          <w:sz w:val="24"/>
          <w:szCs w:val="24"/>
        </w:rPr>
      </w:pPr>
      <w:r w:rsidRPr="00802B24">
        <w:rPr>
          <w:rFonts w:ascii="Arial" w:hAnsi="Arial" w:cs="Arial"/>
          <w:b/>
          <w:sz w:val="24"/>
          <w:szCs w:val="24"/>
        </w:rPr>
        <w:t>G</w:t>
      </w:r>
      <w:r w:rsidR="009A1389">
        <w:rPr>
          <w:rFonts w:ascii="Arial" w:hAnsi="Arial" w:cs="Arial"/>
          <w:b/>
          <w:sz w:val="24"/>
          <w:szCs w:val="24"/>
        </w:rPr>
        <w:t>ráfico 13</w:t>
      </w:r>
      <w:r w:rsidR="00180F7D">
        <w:rPr>
          <w:rFonts w:ascii="Arial" w:hAnsi="Arial" w:cs="Arial"/>
          <w:b/>
          <w:sz w:val="24"/>
          <w:szCs w:val="24"/>
        </w:rPr>
        <w:t>6</w:t>
      </w:r>
      <w:r w:rsidRPr="00802B24">
        <w:rPr>
          <w:rFonts w:ascii="Arial" w:hAnsi="Arial" w:cs="Arial"/>
          <w:b/>
          <w:sz w:val="24"/>
          <w:szCs w:val="24"/>
        </w:rPr>
        <w:t xml:space="preserve"> - </w:t>
      </w:r>
      <w:r w:rsidR="009A1389" w:rsidRPr="009A1389">
        <w:rPr>
          <w:rFonts w:ascii="Arial" w:hAnsi="Arial" w:cs="Arial"/>
          <w:b/>
          <w:sz w:val="24"/>
          <w:szCs w:val="24"/>
        </w:rPr>
        <w:t>Distribuição percentual de Conselhos Estaduais por frequência com que realizam atividades – Brasil, 2016</w:t>
      </w:r>
    </w:p>
    <w:p w14:paraId="73A42FB8" w14:textId="77777777" w:rsidR="00F52B21" w:rsidRPr="00802B24" w:rsidRDefault="00194E25" w:rsidP="00734722">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572C3850" wp14:editId="6DE86583">
            <wp:extent cx="6105525" cy="2676525"/>
            <wp:effectExtent l="0" t="0" r="9525" b="9525"/>
            <wp:docPr id="120" name="Gráfico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r w:rsidR="00F52B21" w:rsidRPr="00802B24">
        <w:rPr>
          <w:rFonts w:ascii="Arial" w:hAnsi="Arial" w:cs="Arial"/>
          <w:sz w:val="20"/>
          <w:szCs w:val="20"/>
        </w:rPr>
        <w:t>Fonte: MDS, Censo SUAS.</w:t>
      </w:r>
    </w:p>
    <w:p w14:paraId="7CC790D7"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0F0C70A2" w14:textId="4D19BE9B" w:rsidR="00F52B21" w:rsidRPr="00802B24" w:rsidRDefault="00194E25" w:rsidP="00F52B21">
      <w:pPr>
        <w:autoSpaceDE w:val="0"/>
        <w:autoSpaceDN w:val="0"/>
        <w:adjustRightInd w:val="0"/>
        <w:spacing w:line="360" w:lineRule="auto"/>
        <w:jc w:val="both"/>
        <w:rPr>
          <w:rFonts w:ascii="Arial" w:hAnsi="Arial" w:cs="Arial"/>
          <w:sz w:val="24"/>
          <w:szCs w:val="24"/>
        </w:rPr>
      </w:pPr>
      <w:r w:rsidRPr="00194E25">
        <w:rPr>
          <w:rFonts w:ascii="Arial" w:hAnsi="Arial" w:cs="Arial"/>
          <w:sz w:val="24"/>
          <w:szCs w:val="24"/>
        </w:rPr>
        <w:t>Em 2016, 36,4% dos Conselhos Municipais fiscalizavam as redes públicas e privadas, 53,6% apenas a rede pública, 2,3% apenas a rede privada e 7,7% não fiscalizavam serviços, programas, projetos e benefícios socioassistenciais do SUAS. O percentual de Conselhos Municipais que não realizava fiscalização aumentou em relação a 2015, enquanto o de Conselhos que fiscalizam tanto a rede pública quanto a rede privada diminuiu no mesmo período</w:t>
      </w:r>
      <w:r w:rsidR="007414DF">
        <w:rPr>
          <w:rFonts w:ascii="Arial" w:hAnsi="Arial" w:cs="Arial"/>
          <w:sz w:val="24"/>
          <w:szCs w:val="24"/>
        </w:rPr>
        <w:t xml:space="preserve"> (Gráfico 137</w:t>
      </w:r>
      <w:r w:rsidR="00C76104">
        <w:rPr>
          <w:rFonts w:ascii="Arial" w:hAnsi="Arial" w:cs="Arial"/>
          <w:sz w:val="24"/>
          <w:szCs w:val="24"/>
        </w:rPr>
        <w:t>)</w:t>
      </w:r>
      <w:r w:rsidR="00F52B21" w:rsidRPr="00802B24">
        <w:rPr>
          <w:rFonts w:ascii="Arial" w:hAnsi="Arial" w:cs="Arial"/>
          <w:sz w:val="24"/>
          <w:szCs w:val="24"/>
        </w:rPr>
        <w:t>.</w:t>
      </w:r>
    </w:p>
    <w:p w14:paraId="6B49B950"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06571053" w14:textId="163D9F99" w:rsidR="00F52B21" w:rsidRPr="00802B24" w:rsidRDefault="00F52B21" w:rsidP="00F52B21">
      <w:pPr>
        <w:autoSpaceDE w:val="0"/>
        <w:autoSpaceDN w:val="0"/>
        <w:adjustRightInd w:val="0"/>
        <w:spacing w:after="120" w:line="240" w:lineRule="auto"/>
        <w:jc w:val="both"/>
        <w:rPr>
          <w:rFonts w:ascii="Arial" w:hAnsi="Arial" w:cs="Arial"/>
          <w:b/>
          <w:sz w:val="24"/>
          <w:szCs w:val="24"/>
        </w:rPr>
      </w:pPr>
      <w:r w:rsidRPr="00802B24">
        <w:rPr>
          <w:rFonts w:ascii="Arial" w:hAnsi="Arial" w:cs="Arial"/>
          <w:b/>
          <w:sz w:val="24"/>
          <w:szCs w:val="24"/>
        </w:rPr>
        <w:t>Gráfico 1</w:t>
      </w:r>
      <w:r w:rsidR="007414DF">
        <w:rPr>
          <w:rFonts w:ascii="Arial" w:hAnsi="Arial" w:cs="Arial"/>
          <w:b/>
          <w:sz w:val="24"/>
          <w:szCs w:val="24"/>
        </w:rPr>
        <w:t>37</w:t>
      </w:r>
      <w:r w:rsidRPr="00802B24">
        <w:rPr>
          <w:rFonts w:ascii="Arial" w:hAnsi="Arial" w:cs="Arial"/>
          <w:b/>
          <w:sz w:val="24"/>
          <w:szCs w:val="24"/>
        </w:rPr>
        <w:t xml:space="preserve"> - </w:t>
      </w:r>
      <w:r w:rsidR="00194E25" w:rsidRPr="00194E25">
        <w:rPr>
          <w:rFonts w:ascii="Arial" w:hAnsi="Arial" w:cs="Arial"/>
          <w:b/>
          <w:sz w:val="24"/>
          <w:szCs w:val="24"/>
        </w:rPr>
        <w:t>Percentual de Conselhos Municipais que fiscalizaram serviços, programas, projetos e benefícios socioassistenciais do SUAS – Brasil, 2016</w:t>
      </w:r>
    </w:p>
    <w:p w14:paraId="551A071C" w14:textId="77777777" w:rsidR="00F52B21" w:rsidRPr="00802B24" w:rsidRDefault="00194E25" w:rsidP="007414DF">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024862C0" wp14:editId="2E0104D7">
            <wp:extent cx="5400040" cy="2801620"/>
            <wp:effectExtent l="0" t="0" r="10160" b="17780"/>
            <wp:docPr id="121" name="Gráfico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F52B21" w:rsidRPr="00802B24">
        <w:rPr>
          <w:rFonts w:ascii="Arial" w:hAnsi="Arial" w:cs="Arial"/>
          <w:sz w:val="20"/>
          <w:szCs w:val="20"/>
        </w:rPr>
        <w:t>Fonte: MDS, Censo SUAS.</w:t>
      </w:r>
    </w:p>
    <w:p w14:paraId="628F9789"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39B53EDB" w14:textId="76A3E74E" w:rsidR="00F52B21" w:rsidRPr="00802B24" w:rsidRDefault="002671F7" w:rsidP="00F52B21">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Já </w:t>
      </w:r>
      <w:r w:rsidR="00501327" w:rsidRPr="00501327">
        <w:rPr>
          <w:rFonts w:ascii="Arial" w:hAnsi="Arial" w:cs="Arial"/>
          <w:sz w:val="24"/>
          <w:szCs w:val="24"/>
        </w:rPr>
        <w:t>a região Sul tinha o maior percentual de Conselhos Municipais que não realizavam fiscalização de serviços, programas, projetos e benefícios socioassistenciais do SUAS (11,3%). Nas regiões Norte, Nordeste e Centro-Oeste a maior parte dos Conselhos (68,7%, 74,2% e 55,7%, respectivamente) fiscalizava apenas a rede pública.  Já nas regiões Sudeste e Sul a maior parte dos Conselhos Municipais fiscalizava tanto a rede pública quanto a rede privada (53% e 45% dos Conselhos, respectivamente)</w:t>
      </w:r>
      <w:r w:rsidR="00C76104">
        <w:rPr>
          <w:rFonts w:ascii="Arial" w:hAnsi="Arial" w:cs="Arial"/>
          <w:sz w:val="24"/>
          <w:szCs w:val="24"/>
        </w:rPr>
        <w:t xml:space="preserve"> (Gráfico 13</w:t>
      </w:r>
      <w:r w:rsidR="00EF02EB">
        <w:rPr>
          <w:rFonts w:ascii="Arial" w:hAnsi="Arial" w:cs="Arial"/>
          <w:sz w:val="24"/>
          <w:szCs w:val="24"/>
        </w:rPr>
        <w:t>8</w:t>
      </w:r>
      <w:r w:rsidR="00C76104">
        <w:rPr>
          <w:rFonts w:ascii="Arial" w:hAnsi="Arial" w:cs="Arial"/>
          <w:sz w:val="24"/>
          <w:szCs w:val="24"/>
        </w:rPr>
        <w:t>)</w:t>
      </w:r>
      <w:r w:rsidR="00F52B21" w:rsidRPr="00802B24">
        <w:rPr>
          <w:rFonts w:ascii="Arial" w:hAnsi="Arial" w:cs="Arial"/>
          <w:sz w:val="24"/>
          <w:szCs w:val="24"/>
        </w:rPr>
        <w:t>.</w:t>
      </w:r>
    </w:p>
    <w:p w14:paraId="79393A76" w14:textId="4A1C7615" w:rsidR="00F52B21" w:rsidRPr="00802B24" w:rsidRDefault="00F52B21" w:rsidP="00F52B21">
      <w:pPr>
        <w:autoSpaceDE w:val="0"/>
        <w:autoSpaceDN w:val="0"/>
        <w:adjustRightInd w:val="0"/>
        <w:spacing w:after="120" w:line="240" w:lineRule="auto"/>
        <w:jc w:val="both"/>
        <w:rPr>
          <w:rFonts w:ascii="Arial" w:hAnsi="Arial" w:cs="Arial"/>
          <w:b/>
          <w:sz w:val="24"/>
          <w:szCs w:val="24"/>
        </w:rPr>
      </w:pPr>
      <w:r w:rsidRPr="00802B24">
        <w:rPr>
          <w:rFonts w:ascii="Arial" w:hAnsi="Arial" w:cs="Arial"/>
          <w:b/>
          <w:sz w:val="24"/>
          <w:szCs w:val="24"/>
        </w:rPr>
        <w:t>G</w:t>
      </w:r>
      <w:r w:rsidR="00501327">
        <w:rPr>
          <w:rFonts w:ascii="Arial" w:hAnsi="Arial" w:cs="Arial"/>
          <w:b/>
          <w:sz w:val="24"/>
          <w:szCs w:val="24"/>
        </w:rPr>
        <w:t>ráfico 13</w:t>
      </w:r>
      <w:r w:rsidR="00EF02EB">
        <w:rPr>
          <w:rFonts w:ascii="Arial" w:hAnsi="Arial" w:cs="Arial"/>
          <w:b/>
          <w:sz w:val="24"/>
          <w:szCs w:val="24"/>
        </w:rPr>
        <w:t>8</w:t>
      </w:r>
      <w:r w:rsidRPr="00802B24">
        <w:rPr>
          <w:rFonts w:ascii="Arial" w:hAnsi="Arial" w:cs="Arial"/>
          <w:b/>
          <w:sz w:val="24"/>
          <w:szCs w:val="24"/>
        </w:rPr>
        <w:t xml:space="preserve"> - </w:t>
      </w:r>
      <w:r w:rsidR="00501327" w:rsidRPr="00501327">
        <w:rPr>
          <w:rFonts w:ascii="Arial" w:hAnsi="Arial" w:cs="Arial"/>
          <w:b/>
          <w:sz w:val="24"/>
          <w:szCs w:val="24"/>
        </w:rPr>
        <w:t>Distribuição percentual de Conselhos Municipais que fiscalizaram serviços, programas, projetos e benefícios socioassistenciais do SUAS</w:t>
      </w:r>
      <w:r w:rsidR="00CC34EB">
        <w:rPr>
          <w:rFonts w:ascii="Arial" w:hAnsi="Arial" w:cs="Arial"/>
          <w:b/>
          <w:sz w:val="24"/>
          <w:szCs w:val="24"/>
        </w:rPr>
        <w:t>,</w:t>
      </w:r>
      <w:r w:rsidR="00501327" w:rsidRPr="00501327">
        <w:rPr>
          <w:rFonts w:ascii="Arial" w:hAnsi="Arial" w:cs="Arial"/>
          <w:b/>
          <w:sz w:val="24"/>
          <w:szCs w:val="24"/>
        </w:rPr>
        <w:t xml:space="preserve"> </w:t>
      </w:r>
      <w:r w:rsidR="002671F7">
        <w:rPr>
          <w:rFonts w:ascii="Arial" w:hAnsi="Arial" w:cs="Arial"/>
          <w:b/>
          <w:sz w:val="24"/>
          <w:szCs w:val="24"/>
        </w:rPr>
        <w:t>segundo</w:t>
      </w:r>
      <w:r w:rsidR="002671F7" w:rsidRPr="00501327">
        <w:rPr>
          <w:rFonts w:ascii="Arial" w:hAnsi="Arial" w:cs="Arial"/>
          <w:b/>
          <w:sz w:val="24"/>
          <w:szCs w:val="24"/>
        </w:rPr>
        <w:t xml:space="preserve"> </w:t>
      </w:r>
      <w:r w:rsidR="00501327" w:rsidRPr="00501327">
        <w:rPr>
          <w:rFonts w:ascii="Arial" w:hAnsi="Arial" w:cs="Arial"/>
          <w:b/>
          <w:sz w:val="24"/>
          <w:szCs w:val="24"/>
        </w:rPr>
        <w:t>grandes regiões - Brasil, 2016</w:t>
      </w:r>
    </w:p>
    <w:p w14:paraId="3596B0CE" w14:textId="77777777" w:rsidR="00F52B21" w:rsidRPr="00802B24" w:rsidRDefault="00501327" w:rsidP="00CC34EB">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78238292" wp14:editId="0555236A">
            <wp:extent cx="5400040" cy="2506980"/>
            <wp:effectExtent l="0" t="0" r="10160" b="7620"/>
            <wp:docPr id="122" name="Gráfico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r w:rsidR="00F52B21" w:rsidRPr="00802B24">
        <w:rPr>
          <w:rFonts w:ascii="Arial" w:hAnsi="Arial" w:cs="Arial"/>
          <w:sz w:val="20"/>
          <w:szCs w:val="20"/>
        </w:rPr>
        <w:t>Fonte: MDS, Censo SUAS.</w:t>
      </w:r>
    </w:p>
    <w:p w14:paraId="7109AAFF"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1AF1E283" w14:textId="36C0BCAA" w:rsidR="00F52B21" w:rsidRPr="00802B24" w:rsidRDefault="002671F7" w:rsidP="00F52B21">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Quanto aos </w:t>
      </w:r>
      <w:r w:rsidR="00501327" w:rsidRPr="00501327">
        <w:rPr>
          <w:rFonts w:ascii="Arial" w:hAnsi="Arial" w:cs="Arial"/>
          <w:sz w:val="24"/>
          <w:szCs w:val="24"/>
        </w:rPr>
        <w:t>Conselhos Estaduais</w:t>
      </w:r>
      <w:r w:rsidR="00CC34EB">
        <w:rPr>
          <w:rFonts w:ascii="Arial" w:hAnsi="Arial" w:cs="Arial"/>
          <w:sz w:val="24"/>
          <w:szCs w:val="24"/>
        </w:rPr>
        <w:t>,</w:t>
      </w:r>
      <w:r w:rsidR="00501327" w:rsidRPr="00501327">
        <w:rPr>
          <w:rFonts w:ascii="Arial" w:hAnsi="Arial" w:cs="Arial"/>
          <w:sz w:val="24"/>
          <w:szCs w:val="24"/>
        </w:rPr>
        <w:t xml:space="preserve"> </w:t>
      </w:r>
      <w:r w:rsidRPr="00501327">
        <w:rPr>
          <w:rFonts w:ascii="Arial" w:hAnsi="Arial" w:cs="Arial"/>
          <w:sz w:val="24"/>
          <w:szCs w:val="24"/>
        </w:rPr>
        <w:t>48,1%</w:t>
      </w:r>
      <w:r>
        <w:rPr>
          <w:rFonts w:ascii="Arial" w:hAnsi="Arial" w:cs="Arial"/>
          <w:sz w:val="24"/>
          <w:szCs w:val="24"/>
        </w:rPr>
        <w:t xml:space="preserve"> </w:t>
      </w:r>
      <w:r w:rsidR="00501327" w:rsidRPr="00501327">
        <w:rPr>
          <w:rFonts w:ascii="Arial" w:hAnsi="Arial" w:cs="Arial"/>
          <w:sz w:val="24"/>
          <w:szCs w:val="24"/>
        </w:rPr>
        <w:t>fiscalizavam serviços, programas, projetos e benefícios socioassistenciais tanto na rede pública quanto na rede privada, o maior percentual desde 2013. No ano de 2016, 25,9% dos Conselhos estaduais supervisionavam apenas a rede pública, 18,5% não fiscalizavam, e 7,4% fiscalizavam apenas a rede privada</w:t>
      </w:r>
      <w:r w:rsidR="00C76104">
        <w:rPr>
          <w:rFonts w:ascii="Arial" w:hAnsi="Arial" w:cs="Arial"/>
          <w:sz w:val="24"/>
          <w:szCs w:val="24"/>
        </w:rPr>
        <w:t xml:space="preserve"> (Gráfico 13</w:t>
      </w:r>
      <w:r w:rsidR="00CC34EB">
        <w:rPr>
          <w:rFonts w:ascii="Arial" w:hAnsi="Arial" w:cs="Arial"/>
          <w:sz w:val="24"/>
          <w:szCs w:val="24"/>
        </w:rPr>
        <w:t>9</w:t>
      </w:r>
      <w:r w:rsidR="00C76104">
        <w:rPr>
          <w:rFonts w:ascii="Arial" w:hAnsi="Arial" w:cs="Arial"/>
          <w:sz w:val="24"/>
          <w:szCs w:val="24"/>
        </w:rPr>
        <w:t>)</w:t>
      </w:r>
      <w:r w:rsidR="00F52B21" w:rsidRPr="00802B24">
        <w:rPr>
          <w:rFonts w:ascii="Arial" w:hAnsi="Arial" w:cs="Arial"/>
          <w:sz w:val="24"/>
          <w:szCs w:val="24"/>
        </w:rPr>
        <w:t>.</w:t>
      </w:r>
    </w:p>
    <w:p w14:paraId="4C8B8864" w14:textId="264693B4" w:rsidR="00F52B21" w:rsidRPr="00802B24" w:rsidRDefault="00913DE5" w:rsidP="00CE2377">
      <w:pPr>
        <w:rPr>
          <w:rFonts w:ascii="Arial" w:hAnsi="Arial" w:cs="Arial"/>
          <w:b/>
          <w:sz w:val="24"/>
          <w:szCs w:val="24"/>
        </w:rPr>
      </w:pPr>
      <w:r>
        <w:rPr>
          <w:rFonts w:ascii="Arial" w:hAnsi="Arial" w:cs="Arial"/>
          <w:b/>
          <w:sz w:val="24"/>
          <w:szCs w:val="24"/>
        </w:rPr>
        <w:t>Gráfico 13</w:t>
      </w:r>
      <w:r w:rsidR="00CC34EB">
        <w:rPr>
          <w:rFonts w:ascii="Arial" w:hAnsi="Arial" w:cs="Arial"/>
          <w:b/>
          <w:sz w:val="24"/>
          <w:szCs w:val="24"/>
        </w:rPr>
        <w:t>9</w:t>
      </w:r>
      <w:r w:rsidR="00F52B21" w:rsidRPr="00802B24">
        <w:rPr>
          <w:rFonts w:ascii="Arial" w:hAnsi="Arial" w:cs="Arial"/>
          <w:b/>
          <w:sz w:val="24"/>
          <w:szCs w:val="24"/>
        </w:rPr>
        <w:t xml:space="preserve">: </w:t>
      </w:r>
      <w:r w:rsidRPr="00913DE5">
        <w:rPr>
          <w:rFonts w:ascii="Arial" w:hAnsi="Arial" w:cs="Arial"/>
          <w:b/>
          <w:sz w:val="24"/>
          <w:szCs w:val="24"/>
        </w:rPr>
        <w:t>Percentual de Conselhos Estaduais que fiscalizaram serviços, programas, projetos e benefícios socioassistenciais do SUAS – Brasil, 2016</w:t>
      </w:r>
    </w:p>
    <w:p w14:paraId="1FFC4523" w14:textId="77777777" w:rsidR="00F52B21" w:rsidRPr="00802B24" w:rsidRDefault="00913DE5" w:rsidP="00CC34EB">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2E3C3D1A" wp14:editId="5800CCA2">
            <wp:extent cx="5400040" cy="2983865"/>
            <wp:effectExtent l="0" t="0" r="10160" b="6985"/>
            <wp:docPr id="123" name="Gráfico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F52B21" w:rsidRPr="00802B24">
        <w:rPr>
          <w:rFonts w:ascii="Arial" w:hAnsi="Arial" w:cs="Arial"/>
          <w:sz w:val="20"/>
          <w:szCs w:val="20"/>
        </w:rPr>
        <w:t>Fonte: MDS, Censo SUAS.</w:t>
      </w:r>
    </w:p>
    <w:p w14:paraId="2BF51D44"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7F05EB74" w14:textId="77777777" w:rsidR="00C00870" w:rsidRPr="00913DE5" w:rsidRDefault="00C00870" w:rsidP="00C00870">
      <w:pPr>
        <w:autoSpaceDE w:val="0"/>
        <w:autoSpaceDN w:val="0"/>
        <w:adjustRightInd w:val="0"/>
        <w:spacing w:line="360" w:lineRule="auto"/>
        <w:jc w:val="both"/>
        <w:rPr>
          <w:rFonts w:ascii="Arial" w:hAnsi="Arial" w:cs="Arial"/>
          <w:sz w:val="24"/>
          <w:szCs w:val="24"/>
        </w:rPr>
      </w:pPr>
      <w:r w:rsidRPr="00913DE5">
        <w:rPr>
          <w:rFonts w:ascii="Arial" w:hAnsi="Arial" w:cs="Arial"/>
          <w:sz w:val="24"/>
          <w:szCs w:val="24"/>
        </w:rPr>
        <w:t xml:space="preserve">Sobre a fiscalização e o acompanhamento do Programa Bolsa Família (PBF), observa-se que o percentual de Conselho Municipais que executavam a atividade vem aumentando desde 2012, atingindo 87,7% em 2016. </w:t>
      </w:r>
    </w:p>
    <w:p w14:paraId="2126B4AF" w14:textId="0785F08C" w:rsidR="00C00870" w:rsidRPr="00802B24" w:rsidRDefault="00C00870" w:rsidP="00C00870">
      <w:pPr>
        <w:autoSpaceDE w:val="0"/>
        <w:autoSpaceDN w:val="0"/>
        <w:adjustRightInd w:val="0"/>
        <w:spacing w:line="360" w:lineRule="auto"/>
        <w:jc w:val="both"/>
        <w:rPr>
          <w:rFonts w:ascii="Arial" w:hAnsi="Arial" w:cs="Arial"/>
          <w:sz w:val="24"/>
          <w:szCs w:val="24"/>
        </w:rPr>
      </w:pPr>
      <w:r w:rsidRPr="00913DE5">
        <w:rPr>
          <w:rFonts w:ascii="Arial" w:hAnsi="Arial" w:cs="Arial"/>
          <w:sz w:val="24"/>
          <w:szCs w:val="24"/>
        </w:rPr>
        <w:t>O percentual de Conselhos Estaduais que fiscalizavam e acompanhavam o PBF sofreu queda entre 2013 e 2015. Em 2016 foi observado aumento do percentual em relação aos dois anos anteriores, e 77,8% dos Conselhos Estaduais declararam executar a atividade</w:t>
      </w:r>
      <w:r>
        <w:rPr>
          <w:rFonts w:ascii="Arial" w:hAnsi="Arial" w:cs="Arial"/>
          <w:sz w:val="24"/>
          <w:szCs w:val="24"/>
        </w:rPr>
        <w:t xml:space="preserve"> (Gráfico 1</w:t>
      </w:r>
      <w:r w:rsidR="00643CC9">
        <w:rPr>
          <w:rFonts w:ascii="Arial" w:hAnsi="Arial" w:cs="Arial"/>
          <w:sz w:val="24"/>
          <w:szCs w:val="24"/>
        </w:rPr>
        <w:t>40</w:t>
      </w:r>
      <w:r>
        <w:rPr>
          <w:rFonts w:ascii="Arial" w:hAnsi="Arial" w:cs="Arial"/>
          <w:sz w:val="24"/>
          <w:szCs w:val="24"/>
        </w:rPr>
        <w:t>)</w:t>
      </w:r>
      <w:r w:rsidRPr="00802B24">
        <w:rPr>
          <w:rFonts w:ascii="Arial" w:hAnsi="Arial" w:cs="Arial"/>
          <w:sz w:val="24"/>
          <w:szCs w:val="24"/>
        </w:rPr>
        <w:t>.</w:t>
      </w:r>
    </w:p>
    <w:p w14:paraId="64EE54A5" w14:textId="48F23F39" w:rsidR="00C00870" w:rsidRPr="00802B24" w:rsidRDefault="00C00870" w:rsidP="00C00870">
      <w:pPr>
        <w:autoSpaceDE w:val="0"/>
        <w:autoSpaceDN w:val="0"/>
        <w:adjustRightInd w:val="0"/>
        <w:spacing w:after="120" w:line="240" w:lineRule="auto"/>
        <w:jc w:val="both"/>
        <w:rPr>
          <w:rFonts w:ascii="Arial" w:hAnsi="Arial" w:cs="Arial"/>
          <w:b/>
          <w:sz w:val="24"/>
          <w:szCs w:val="24"/>
        </w:rPr>
      </w:pPr>
      <w:r>
        <w:rPr>
          <w:rFonts w:ascii="Arial" w:hAnsi="Arial" w:cs="Arial"/>
          <w:b/>
          <w:sz w:val="24"/>
          <w:szCs w:val="24"/>
        </w:rPr>
        <w:t>Gráfico 1</w:t>
      </w:r>
      <w:r w:rsidR="00643CC9">
        <w:rPr>
          <w:rFonts w:ascii="Arial" w:hAnsi="Arial" w:cs="Arial"/>
          <w:b/>
          <w:sz w:val="24"/>
          <w:szCs w:val="24"/>
        </w:rPr>
        <w:t>40</w:t>
      </w:r>
      <w:r w:rsidRPr="00802B24">
        <w:rPr>
          <w:rFonts w:ascii="Arial" w:hAnsi="Arial" w:cs="Arial"/>
          <w:b/>
          <w:sz w:val="24"/>
          <w:szCs w:val="24"/>
        </w:rPr>
        <w:t xml:space="preserve"> - </w:t>
      </w:r>
      <w:r w:rsidRPr="009772D6">
        <w:rPr>
          <w:rFonts w:ascii="Arial" w:hAnsi="Arial" w:cs="Arial"/>
          <w:b/>
          <w:sz w:val="24"/>
          <w:szCs w:val="24"/>
        </w:rPr>
        <w:t>Percentual de Conselhos Estaduais e Municipais que fiscalizam e acompanham o Programa Bolsa Família – Brasil, 2010 e 2016</w:t>
      </w:r>
    </w:p>
    <w:p w14:paraId="26322B30" w14:textId="77777777" w:rsidR="00C00870" w:rsidRPr="00802B24" w:rsidRDefault="00C00870" w:rsidP="00643CC9">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062D0297" wp14:editId="07C91707">
            <wp:extent cx="5400040" cy="3176905"/>
            <wp:effectExtent l="0" t="0" r="10160" b="4445"/>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r w:rsidRPr="00802B24">
        <w:rPr>
          <w:rFonts w:ascii="Arial" w:hAnsi="Arial" w:cs="Arial"/>
          <w:sz w:val="20"/>
          <w:szCs w:val="20"/>
        </w:rPr>
        <w:t>Fonte: MDS, Censo SUAS.</w:t>
      </w:r>
    </w:p>
    <w:p w14:paraId="6DAFA3D5" w14:textId="77777777" w:rsidR="00C00870" w:rsidRDefault="00C00870" w:rsidP="00C00870">
      <w:pPr>
        <w:autoSpaceDE w:val="0"/>
        <w:autoSpaceDN w:val="0"/>
        <w:adjustRightInd w:val="0"/>
        <w:spacing w:line="360" w:lineRule="auto"/>
        <w:jc w:val="both"/>
        <w:rPr>
          <w:rFonts w:ascii="Arial" w:hAnsi="Arial" w:cs="Arial"/>
          <w:sz w:val="24"/>
          <w:szCs w:val="24"/>
        </w:rPr>
      </w:pPr>
    </w:p>
    <w:p w14:paraId="7F9517DF" w14:textId="482279E4" w:rsidR="009772D6" w:rsidRPr="009772D6" w:rsidRDefault="00377090" w:rsidP="009772D6">
      <w:pPr>
        <w:autoSpaceDE w:val="0"/>
        <w:autoSpaceDN w:val="0"/>
        <w:adjustRightInd w:val="0"/>
        <w:spacing w:line="360" w:lineRule="auto"/>
        <w:jc w:val="both"/>
        <w:rPr>
          <w:rFonts w:ascii="Arial" w:hAnsi="Arial" w:cs="Arial"/>
          <w:sz w:val="24"/>
          <w:szCs w:val="24"/>
        </w:rPr>
      </w:pPr>
      <w:r w:rsidRPr="00A93343">
        <w:rPr>
          <w:rFonts w:ascii="Arial" w:hAnsi="Arial" w:cs="Arial"/>
          <w:sz w:val="24"/>
          <w:szCs w:val="24"/>
        </w:rPr>
        <w:t xml:space="preserve">A CIB e a CIT são espaços de negociação e pactuação de caráter permanente para discussão quanto aos aspectos operacionais da gestão do sistema descentralizado e participativo da assistência social que devem ser acompanhados </w:t>
      </w:r>
      <w:r w:rsidR="003E2DC6" w:rsidRPr="00A93343">
        <w:rPr>
          <w:rFonts w:ascii="Arial" w:hAnsi="Arial" w:cs="Arial"/>
          <w:sz w:val="24"/>
          <w:szCs w:val="24"/>
        </w:rPr>
        <w:t>pelos Conselhos.</w:t>
      </w:r>
      <w:r w:rsidR="003E2DC6">
        <w:rPr>
          <w:rFonts w:ascii="Arial" w:hAnsi="Arial" w:cs="Arial"/>
          <w:sz w:val="24"/>
          <w:szCs w:val="24"/>
        </w:rPr>
        <w:t xml:space="preserve"> Entretanto, foi possível observar que ao longo dos últimos anos tem caído a participação regular </w:t>
      </w:r>
      <w:r w:rsidR="003E2DC6" w:rsidRPr="009772D6">
        <w:rPr>
          <w:rFonts w:ascii="Arial" w:hAnsi="Arial" w:cs="Arial"/>
          <w:sz w:val="24"/>
          <w:szCs w:val="24"/>
        </w:rPr>
        <w:t>dos Conselhos Municipais</w:t>
      </w:r>
      <w:r w:rsidR="003E2DC6" w:rsidRPr="009772D6" w:rsidDel="003E2DC6">
        <w:rPr>
          <w:rFonts w:ascii="Arial" w:hAnsi="Arial" w:cs="Arial"/>
          <w:sz w:val="24"/>
          <w:szCs w:val="24"/>
        </w:rPr>
        <w:t xml:space="preserve"> </w:t>
      </w:r>
      <w:r w:rsidR="003E2DC6">
        <w:rPr>
          <w:rFonts w:ascii="Arial" w:hAnsi="Arial" w:cs="Arial"/>
          <w:sz w:val="24"/>
          <w:szCs w:val="24"/>
        </w:rPr>
        <w:t xml:space="preserve">junto a essas Instâncias. </w:t>
      </w:r>
      <w:r w:rsidR="009772D6" w:rsidRPr="009772D6">
        <w:rPr>
          <w:rFonts w:ascii="Arial" w:hAnsi="Arial" w:cs="Arial"/>
          <w:sz w:val="24"/>
          <w:szCs w:val="24"/>
        </w:rPr>
        <w:t xml:space="preserve">Em 2016, 15,7% dos Conselhos Municipais acompanhavam os processos de pactuação da CIB e CIT com regularidade </w:t>
      </w:r>
      <w:r w:rsidR="009772D6" w:rsidRPr="009772D6">
        <w:rPr>
          <w:rFonts w:ascii="Arial" w:hAnsi="Arial" w:cs="Arial"/>
          <w:sz w:val="24"/>
          <w:szCs w:val="24"/>
        </w:rPr>
        <w:lastRenderedPageBreak/>
        <w:t>(840) e 45,2% sem regularidade (2.422), totalizando 60,9% de Conselhos Municipais que informaram acompanhar os processos de pactuação (3.262). Não houve alteração expressiva nos percentuais em relação ao ano anterior.</w:t>
      </w:r>
    </w:p>
    <w:p w14:paraId="15C1C851" w14:textId="1FFCE66F" w:rsidR="00F52B21" w:rsidRPr="00802B24" w:rsidRDefault="009772D6" w:rsidP="00B759CD">
      <w:pPr>
        <w:autoSpaceDE w:val="0"/>
        <w:autoSpaceDN w:val="0"/>
        <w:adjustRightInd w:val="0"/>
        <w:spacing w:line="360" w:lineRule="auto"/>
        <w:jc w:val="both"/>
        <w:rPr>
          <w:rFonts w:ascii="Arial" w:hAnsi="Arial" w:cs="Arial"/>
          <w:sz w:val="24"/>
          <w:szCs w:val="24"/>
        </w:rPr>
      </w:pPr>
      <w:r w:rsidRPr="009772D6">
        <w:rPr>
          <w:rFonts w:ascii="Arial" w:hAnsi="Arial" w:cs="Arial"/>
          <w:sz w:val="24"/>
          <w:szCs w:val="24"/>
        </w:rPr>
        <w:t xml:space="preserve">Entre os Conselhos Estaduais, observou-se uma </w:t>
      </w:r>
      <w:r w:rsidR="003E2DC6">
        <w:rPr>
          <w:rFonts w:ascii="Arial" w:hAnsi="Arial" w:cs="Arial"/>
          <w:sz w:val="24"/>
          <w:szCs w:val="24"/>
        </w:rPr>
        <w:t xml:space="preserve">oscilação </w:t>
      </w:r>
      <w:r w:rsidR="00A93343">
        <w:rPr>
          <w:rFonts w:ascii="Arial" w:hAnsi="Arial" w:cs="Arial"/>
          <w:sz w:val="24"/>
          <w:szCs w:val="24"/>
        </w:rPr>
        <w:t>entre 2010 e</w:t>
      </w:r>
      <w:r w:rsidR="003E2DC6">
        <w:rPr>
          <w:rFonts w:ascii="Arial" w:hAnsi="Arial" w:cs="Arial"/>
          <w:sz w:val="24"/>
          <w:szCs w:val="24"/>
        </w:rPr>
        <w:t xml:space="preserve"> 2016 quanto aos </w:t>
      </w:r>
      <w:r w:rsidRPr="009772D6">
        <w:rPr>
          <w:rFonts w:ascii="Arial" w:hAnsi="Arial" w:cs="Arial"/>
          <w:sz w:val="24"/>
          <w:szCs w:val="24"/>
        </w:rPr>
        <w:t xml:space="preserve">percentuais de Conselhos que acompanhavam </w:t>
      </w:r>
      <w:r w:rsidR="00B759CD">
        <w:rPr>
          <w:rFonts w:ascii="Arial" w:hAnsi="Arial" w:cs="Arial"/>
          <w:sz w:val="24"/>
          <w:szCs w:val="24"/>
        </w:rPr>
        <w:t xml:space="preserve">os </w:t>
      </w:r>
      <w:r w:rsidRPr="009772D6">
        <w:rPr>
          <w:rFonts w:ascii="Arial" w:hAnsi="Arial" w:cs="Arial"/>
          <w:sz w:val="24"/>
          <w:szCs w:val="24"/>
        </w:rPr>
        <w:t>processos de pactuação da CIB e CIT com regularidade</w:t>
      </w:r>
      <w:r w:rsidR="003E2DC6">
        <w:rPr>
          <w:rFonts w:ascii="Arial" w:hAnsi="Arial" w:cs="Arial"/>
          <w:sz w:val="24"/>
          <w:szCs w:val="24"/>
        </w:rPr>
        <w:t>.</w:t>
      </w:r>
      <w:r w:rsidRPr="009772D6">
        <w:rPr>
          <w:rFonts w:ascii="Arial" w:hAnsi="Arial" w:cs="Arial"/>
          <w:sz w:val="24"/>
          <w:szCs w:val="24"/>
        </w:rPr>
        <w:t xml:space="preserve"> </w:t>
      </w:r>
      <w:r w:rsidR="00B759CD">
        <w:rPr>
          <w:rFonts w:ascii="Arial" w:hAnsi="Arial" w:cs="Arial"/>
          <w:sz w:val="24"/>
          <w:szCs w:val="24"/>
        </w:rPr>
        <w:t>Em 2016 esse percentual foi de 63,0%, correspondendo a 11,1 pontos percentuais a menos que o ano anterior</w:t>
      </w:r>
      <w:r w:rsidR="00D20915">
        <w:rPr>
          <w:rFonts w:ascii="Arial" w:hAnsi="Arial" w:cs="Arial"/>
          <w:sz w:val="24"/>
          <w:szCs w:val="24"/>
        </w:rPr>
        <w:t xml:space="preserve"> </w:t>
      </w:r>
      <w:r w:rsidR="002777AE">
        <w:rPr>
          <w:rFonts w:ascii="Arial" w:hAnsi="Arial" w:cs="Arial"/>
          <w:sz w:val="24"/>
          <w:szCs w:val="24"/>
        </w:rPr>
        <w:t>(Gráfico 141</w:t>
      </w:r>
      <w:r w:rsidR="00D20915">
        <w:rPr>
          <w:rFonts w:ascii="Arial" w:hAnsi="Arial" w:cs="Arial"/>
          <w:sz w:val="24"/>
          <w:szCs w:val="24"/>
        </w:rPr>
        <w:t>)</w:t>
      </w:r>
      <w:r w:rsidR="00B759CD">
        <w:rPr>
          <w:rFonts w:ascii="Arial" w:hAnsi="Arial" w:cs="Arial"/>
          <w:sz w:val="24"/>
          <w:szCs w:val="24"/>
        </w:rPr>
        <w:t xml:space="preserve">. </w:t>
      </w:r>
      <w:r w:rsidR="00D20915">
        <w:rPr>
          <w:rFonts w:ascii="Arial" w:hAnsi="Arial" w:cs="Arial"/>
          <w:sz w:val="24"/>
          <w:szCs w:val="24"/>
        </w:rPr>
        <w:t xml:space="preserve">Essa redução foi maior do que o aumento observado no percentual </w:t>
      </w:r>
      <w:r w:rsidR="00A93343">
        <w:rPr>
          <w:rFonts w:ascii="Arial" w:hAnsi="Arial" w:cs="Arial"/>
          <w:sz w:val="24"/>
          <w:szCs w:val="24"/>
        </w:rPr>
        <w:t xml:space="preserve">de </w:t>
      </w:r>
      <w:r w:rsidR="00D20915" w:rsidRPr="009772D6">
        <w:rPr>
          <w:rFonts w:ascii="Arial" w:hAnsi="Arial" w:cs="Arial"/>
          <w:sz w:val="24"/>
          <w:szCs w:val="24"/>
        </w:rPr>
        <w:t xml:space="preserve">Conselhos que acompanhavam </w:t>
      </w:r>
      <w:r w:rsidR="00D20915">
        <w:rPr>
          <w:rFonts w:ascii="Arial" w:hAnsi="Arial" w:cs="Arial"/>
          <w:sz w:val="24"/>
          <w:szCs w:val="24"/>
        </w:rPr>
        <w:t xml:space="preserve">os </w:t>
      </w:r>
      <w:r w:rsidR="00D20915" w:rsidRPr="009772D6">
        <w:rPr>
          <w:rFonts w:ascii="Arial" w:hAnsi="Arial" w:cs="Arial"/>
          <w:sz w:val="24"/>
          <w:szCs w:val="24"/>
        </w:rPr>
        <w:t xml:space="preserve">processos de pactuação da CIB e CIT </w:t>
      </w:r>
      <w:r w:rsidR="00D20915">
        <w:rPr>
          <w:rFonts w:ascii="Arial" w:hAnsi="Arial" w:cs="Arial"/>
          <w:sz w:val="24"/>
          <w:szCs w:val="24"/>
        </w:rPr>
        <w:t>se</w:t>
      </w:r>
      <w:r w:rsidR="00D20915" w:rsidRPr="009772D6">
        <w:rPr>
          <w:rFonts w:ascii="Arial" w:hAnsi="Arial" w:cs="Arial"/>
          <w:sz w:val="24"/>
          <w:szCs w:val="24"/>
        </w:rPr>
        <w:t>m regularidade</w:t>
      </w:r>
      <w:r w:rsidR="00D20915">
        <w:rPr>
          <w:rFonts w:ascii="Arial" w:hAnsi="Arial" w:cs="Arial"/>
          <w:sz w:val="24"/>
          <w:szCs w:val="24"/>
        </w:rPr>
        <w:t xml:space="preserve"> e por isso</w:t>
      </w:r>
      <w:r w:rsidR="00D20915" w:rsidRPr="009772D6">
        <w:rPr>
          <w:rFonts w:ascii="Arial" w:hAnsi="Arial" w:cs="Arial"/>
          <w:sz w:val="24"/>
          <w:szCs w:val="24"/>
        </w:rPr>
        <w:t xml:space="preserve"> </w:t>
      </w:r>
      <w:r w:rsidRPr="009772D6">
        <w:rPr>
          <w:rFonts w:ascii="Arial" w:hAnsi="Arial" w:cs="Arial"/>
          <w:sz w:val="24"/>
          <w:szCs w:val="24"/>
        </w:rPr>
        <w:t xml:space="preserve">foi observada </w:t>
      </w:r>
      <w:r w:rsidR="00D20915">
        <w:rPr>
          <w:rFonts w:ascii="Arial" w:hAnsi="Arial" w:cs="Arial"/>
          <w:sz w:val="24"/>
          <w:szCs w:val="24"/>
        </w:rPr>
        <w:t xml:space="preserve">em 2016 </w:t>
      </w:r>
      <w:r w:rsidRPr="009772D6">
        <w:rPr>
          <w:rFonts w:ascii="Arial" w:hAnsi="Arial" w:cs="Arial"/>
          <w:sz w:val="24"/>
          <w:szCs w:val="24"/>
        </w:rPr>
        <w:t>redução no percentual de Conselhos Estaduais que acompanhavam os processos de pactuação</w:t>
      </w:r>
      <w:r w:rsidR="00D20915">
        <w:rPr>
          <w:rFonts w:ascii="Arial" w:hAnsi="Arial" w:cs="Arial"/>
          <w:sz w:val="24"/>
          <w:szCs w:val="24"/>
        </w:rPr>
        <w:t xml:space="preserve">, </w:t>
      </w:r>
      <w:r w:rsidR="00D20915" w:rsidRPr="009772D6">
        <w:rPr>
          <w:rFonts w:ascii="Arial" w:hAnsi="Arial" w:cs="Arial"/>
          <w:sz w:val="24"/>
          <w:szCs w:val="24"/>
        </w:rPr>
        <w:t>com ou sem regularidade</w:t>
      </w:r>
      <w:r w:rsidR="00D20915">
        <w:rPr>
          <w:rFonts w:ascii="Arial" w:hAnsi="Arial" w:cs="Arial"/>
          <w:sz w:val="24"/>
          <w:szCs w:val="24"/>
        </w:rPr>
        <w:t xml:space="preserve">, de </w:t>
      </w:r>
      <w:r w:rsidRPr="009772D6">
        <w:rPr>
          <w:rFonts w:ascii="Arial" w:hAnsi="Arial" w:cs="Arial"/>
          <w:sz w:val="24"/>
          <w:szCs w:val="24"/>
        </w:rPr>
        <w:t xml:space="preserve">96,3% </w:t>
      </w:r>
      <w:r w:rsidR="00D20915" w:rsidRPr="009772D6">
        <w:rPr>
          <w:rFonts w:ascii="Arial" w:hAnsi="Arial" w:cs="Arial"/>
          <w:sz w:val="24"/>
          <w:szCs w:val="24"/>
        </w:rPr>
        <w:t xml:space="preserve">em 2015 </w:t>
      </w:r>
      <w:r w:rsidR="00D20915">
        <w:rPr>
          <w:rFonts w:ascii="Arial" w:hAnsi="Arial" w:cs="Arial"/>
          <w:sz w:val="24"/>
          <w:szCs w:val="24"/>
        </w:rPr>
        <w:t xml:space="preserve">para </w:t>
      </w:r>
      <w:r w:rsidR="00D20915" w:rsidRPr="009772D6">
        <w:rPr>
          <w:rFonts w:ascii="Arial" w:hAnsi="Arial" w:cs="Arial"/>
          <w:sz w:val="24"/>
          <w:szCs w:val="24"/>
        </w:rPr>
        <w:t>92,6%</w:t>
      </w:r>
      <w:r w:rsidRPr="009772D6">
        <w:rPr>
          <w:rFonts w:ascii="Arial" w:hAnsi="Arial" w:cs="Arial"/>
          <w:sz w:val="24"/>
          <w:szCs w:val="24"/>
        </w:rPr>
        <w:t xml:space="preserve"> em 2016</w:t>
      </w:r>
      <w:r w:rsidR="00F52B21" w:rsidRPr="00802B24">
        <w:rPr>
          <w:rFonts w:ascii="Arial" w:hAnsi="Arial" w:cs="Arial"/>
          <w:sz w:val="24"/>
          <w:szCs w:val="24"/>
        </w:rPr>
        <w:t>.</w:t>
      </w:r>
    </w:p>
    <w:p w14:paraId="462E7A1B" w14:textId="7408B1E7" w:rsidR="00F52B21" w:rsidRPr="00802B24" w:rsidRDefault="00F52B21" w:rsidP="00F52B21">
      <w:pPr>
        <w:spacing w:after="0" w:line="240" w:lineRule="auto"/>
        <w:jc w:val="both"/>
        <w:rPr>
          <w:rFonts w:ascii="Arial" w:hAnsi="Arial" w:cs="Arial"/>
          <w:b/>
          <w:sz w:val="24"/>
          <w:szCs w:val="24"/>
        </w:rPr>
      </w:pPr>
      <w:r w:rsidRPr="00802B24">
        <w:rPr>
          <w:rFonts w:ascii="Arial" w:hAnsi="Arial" w:cs="Arial"/>
          <w:b/>
          <w:sz w:val="24"/>
          <w:szCs w:val="24"/>
        </w:rPr>
        <w:t>G</w:t>
      </w:r>
      <w:r w:rsidR="009772D6">
        <w:rPr>
          <w:rFonts w:ascii="Arial" w:hAnsi="Arial" w:cs="Arial"/>
          <w:b/>
          <w:sz w:val="24"/>
          <w:szCs w:val="24"/>
        </w:rPr>
        <w:t>ráfico 1</w:t>
      </w:r>
      <w:r w:rsidRPr="00802B24">
        <w:rPr>
          <w:rFonts w:ascii="Arial" w:hAnsi="Arial" w:cs="Arial"/>
          <w:b/>
          <w:sz w:val="24"/>
          <w:szCs w:val="24"/>
        </w:rPr>
        <w:t>4</w:t>
      </w:r>
      <w:r w:rsidR="002777AE">
        <w:rPr>
          <w:rFonts w:ascii="Arial" w:hAnsi="Arial" w:cs="Arial"/>
          <w:b/>
          <w:sz w:val="24"/>
          <w:szCs w:val="24"/>
        </w:rPr>
        <w:t>1</w:t>
      </w:r>
      <w:r w:rsidRPr="00802B24">
        <w:rPr>
          <w:rFonts w:ascii="Arial" w:hAnsi="Arial" w:cs="Arial"/>
          <w:b/>
          <w:sz w:val="24"/>
          <w:szCs w:val="24"/>
        </w:rPr>
        <w:t xml:space="preserve"> - </w:t>
      </w:r>
      <w:r w:rsidR="009772D6" w:rsidRPr="009772D6">
        <w:rPr>
          <w:rFonts w:ascii="Arial" w:hAnsi="Arial" w:cs="Arial"/>
          <w:b/>
          <w:sz w:val="24"/>
          <w:szCs w:val="24"/>
        </w:rPr>
        <w:t>Percentual de Conselhos Estaduais e Municipais que acompanhavam os processos de pactuação da CIB e CIT – Brasil, 2010 a 2016</w:t>
      </w:r>
    </w:p>
    <w:p w14:paraId="000F3DDF" w14:textId="77777777" w:rsidR="00F52B21" w:rsidRPr="00802B24" w:rsidRDefault="009772D6" w:rsidP="001C4D6C">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62D63234" wp14:editId="4E50E223">
            <wp:extent cx="5400040" cy="3181350"/>
            <wp:effectExtent l="0" t="0" r="10160" b="0"/>
            <wp:docPr id="193" name="Gráfico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r w:rsidR="00F52B21" w:rsidRPr="00802B24">
        <w:rPr>
          <w:rFonts w:ascii="Arial" w:hAnsi="Arial" w:cs="Arial"/>
          <w:sz w:val="20"/>
          <w:szCs w:val="20"/>
        </w:rPr>
        <w:t>Fonte: MDS, Censo SUAS.</w:t>
      </w:r>
    </w:p>
    <w:p w14:paraId="63C5423E" w14:textId="77777777" w:rsidR="00F52B21" w:rsidRPr="00802B24" w:rsidRDefault="00F52B21" w:rsidP="00F52B21">
      <w:pPr>
        <w:spacing w:after="0" w:line="240" w:lineRule="auto"/>
        <w:jc w:val="both"/>
        <w:rPr>
          <w:rFonts w:ascii="Arial" w:hAnsi="Arial" w:cs="Arial"/>
          <w:sz w:val="20"/>
          <w:szCs w:val="20"/>
        </w:rPr>
      </w:pPr>
    </w:p>
    <w:p w14:paraId="218B2123" w14:textId="77777777" w:rsidR="008F2699" w:rsidRPr="008F2699" w:rsidRDefault="008F2699" w:rsidP="008F2699">
      <w:pPr>
        <w:autoSpaceDE w:val="0"/>
        <w:autoSpaceDN w:val="0"/>
        <w:adjustRightInd w:val="0"/>
        <w:spacing w:line="360" w:lineRule="auto"/>
        <w:jc w:val="both"/>
        <w:rPr>
          <w:rFonts w:ascii="Arial" w:hAnsi="Arial" w:cs="Arial"/>
          <w:sz w:val="24"/>
          <w:szCs w:val="24"/>
        </w:rPr>
      </w:pPr>
      <w:r w:rsidRPr="008F2699">
        <w:rPr>
          <w:rFonts w:ascii="Arial" w:hAnsi="Arial" w:cs="Arial"/>
          <w:sz w:val="24"/>
          <w:szCs w:val="24"/>
        </w:rPr>
        <w:t xml:space="preserve">A Resolução nº 14/2014 do Conselho Nacional de Assistência Social (CNAS), de 15/05/2014, estabelece os parâmetros nacionais para a inscrição das entidades ou organizações de Assistência Social, bem como dos serviços, </w:t>
      </w:r>
      <w:r w:rsidRPr="008F2699">
        <w:rPr>
          <w:rFonts w:ascii="Arial" w:hAnsi="Arial" w:cs="Arial"/>
          <w:sz w:val="24"/>
          <w:szCs w:val="24"/>
        </w:rPr>
        <w:lastRenderedPageBreak/>
        <w:t>programas, projetos e benefícios socioassistenciais nos Conselhos de Assistência Social.</w:t>
      </w:r>
    </w:p>
    <w:p w14:paraId="7183104E" w14:textId="77777777" w:rsidR="008F2699" w:rsidRPr="008F2699" w:rsidRDefault="008F2699" w:rsidP="008F2699">
      <w:pPr>
        <w:autoSpaceDE w:val="0"/>
        <w:autoSpaceDN w:val="0"/>
        <w:adjustRightInd w:val="0"/>
        <w:spacing w:line="360" w:lineRule="auto"/>
        <w:jc w:val="both"/>
        <w:rPr>
          <w:rFonts w:ascii="Arial" w:hAnsi="Arial" w:cs="Arial"/>
          <w:sz w:val="24"/>
          <w:szCs w:val="24"/>
        </w:rPr>
      </w:pPr>
      <w:r w:rsidRPr="008F2699">
        <w:rPr>
          <w:rFonts w:ascii="Arial" w:hAnsi="Arial" w:cs="Arial"/>
          <w:sz w:val="24"/>
          <w:szCs w:val="24"/>
        </w:rPr>
        <w:t xml:space="preserve">Em 2016, 52,7% dos Conselhos Municipais (2.825 unidades) declararam ter regulamentado, por meio de resolução própria, a inscrição das entidades e organizações de assistência social, bem como dos serviços, programas, projetos e benefícios socioassistenciais. </w:t>
      </w:r>
    </w:p>
    <w:p w14:paraId="4C15834F" w14:textId="77777777" w:rsidR="008F2699" w:rsidRPr="008F2699" w:rsidRDefault="008F2699" w:rsidP="008F2699">
      <w:pPr>
        <w:autoSpaceDE w:val="0"/>
        <w:autoSpaceDN w:val="0"/>
        <w:adjustRightInd w:val="0"/>
        <w:spacing w:line="360" w:lineRule="auto"/>
        <w:jc w:val="both"/>
        <w:rPr>
          <w:rFonts w:ascii="Arial" w:hAnsi="Arial" w:cs="Arial"/>
          <w:sz w:val="24"/>
          <w:szCs w:val="24"/>
        </w:rPr>
      </w:pPr>
      <w:r w:rsidRPr="008F2699">
        <w:rPr>
          <w:rFonts w:ascii="Arial" w:hAnsi="Arial" w:cs="Arial"/>
          <w:sz w:val="24"/>
          <w:szCs w:val="24"/>
        </w:rPr>
        <w:t>Entre os Conselhos Estaduais, apenas 14,8% (4 unidades) declararam ter realizado a regulamentação: Rondônia, Acre, São Paulo e Distrito Federal.</w:t>
      </w:r>
    </w:p>
    <w:p w14:paraId="705B5B04" w14:textId="35F9CDE1" w:rsidR="00F52B21" w:rsidRPr="00802B24" w:rsidRDefault="008F2699" w:rsidP="008F2699">
      <w:pPr>
        <w:autoSpaceDE w:val="0"/>
        <w:autoSpaceDN w:val="0"/>
        <w:adjustRightInd w:val="0"/>
        <w:spacing w:line="360" w:lineRule="auto"/>
        <w:jc w:val="both"/>
        <w:rPr>
          <w:rFonts w:ascii="Arial" w:hAnsi="Arial" w:cs="Arial"/>
          <w:sz w:val="24"/>
          <w:szCs w:val="24"/>
        </w:rPr>
      </w:pPr>
      <w:r w:rsidRPr="008F2699">
        <w:rPr>
          <w:rFonts w:ascii="Arial" w:hAnsi="Arial" w:cs="Arial"/>
          <w:sz w:val="24"/>
          <w:szCs w:val="24"/>
        </w:rPr>
        <w:t>De 2011 a 2015 a questão feita aos Conselhos fazia referência à Resolução 16/2010, revogada após a publicação da Resolução nº 14/2014. Observou-se um aumento no percentual de Conselhos municipais que possuíam a regulamentação desde 2014, e uma redução na quantidade de Conselhos Estaduais de 2015 para 2016</w:t>
      </w:r>
      <w:r w:rsidR="00C76104">
        <w:rPr>
          <w:rFonts w:ascii="Arial" w:hAnsi="Arial" w:cs="Arial"/>
          <w:sz w:val="24"/>
          <w:szCs w:val="24"/>
        </w:rPr>
        <w:t xml:space="preserve"> (Gráfico 14</w:t>
      </w:r>
      <w:r w:rsidR="00436110">
        <w:rPr>
          <w:rFonts w:ascii="Arial" w:hAnsi="Arial" w:cs="Arial"/>
          <w:sz w:val="24"/>
          <w:szCs w:val="24"/>
        </w:rPr>
        <w:t>2</w:t>
      </w:r>
      <w:r w:rsidR="00C76104">
        <w:rPr>
          <w:rFonts w:ascii="Arial" w:hAnsi="Arial" w:cs="Arial"/>
          <w:sz w:val="24"/>
          <w:szCs w:val="24"/>
        </w:rPr>
        <w:t>)</w:t>
      </w:r>
      <w:r w:rsidR="00F52B21" w:rsidRPr="00802B24">
        <w:rPr>
          <w:rFonts w:ascii="Arial" w:hAnsi="Arial" w:cs="Arial"/>
          <w:sz w:val="24"/>
          <w:szCs w:val="24"/>
        </w:rPr>
        <w:t>.</w:t>
      </w:r>
    </w:p>
    <w:p w14:paraId="7BBFA92D" w14:textId="1C8CB833" w:rsidR="00F52B21" w:rsidRPr="00802B24" w:rsidRDefault="00F52B21" w:rsidP="00F52B21">
      <w:pPr>
        <w:spacing w:after="0" w:line="240" w:lineRule="auto"/>
        <w:jc w:val="both"/>
        <w:rPr>
          <w:rFonts w:ascii="Arial" w:hAnsi="Arial" w:cs="Arial"/>
          <w:b/>
          <w:sz w:val="24"/>
          <w:szCs w:val="24"/>
        </w:rPr>
      </w:pPr>
      <w:r w:rsidRPr="00802B24">
        <w:rPr>
          <w:rFonts w:ascii="Arial" w:hAnsi="Arial" w:cs="Arial"/>
          <w:b/>
          <w:sz w:val="24"/>
          <w:szCs w:val="24"/>
        </w:rPr>
        <w:t>Gráfico 1</w:t>
      </w:r>
      <w:r w:rsidR="008F2699">
        <w:rPr>
          <w:rFonts w:ascii="Arial" w:hAnsi="Arial" w:cs="Arial"/>
          <w:b/>
          <w:sz w:val="24"/>
          <w:szCs w:val="24"/>
        </w:rPr>
        <w:t>4</w:t>
      </w:r>
      <w:r w:rsidR="00436110">
        <w:rPr>
          <w:rFonts w:ascii="Arial" w:hAnsi="Arial" w:cs="Arial"/>
          <w:b/>
          <w:sz w:val="24"/>
          <w:szCs w:val="24"/>
        </w:rPr>
        <w:t>2</w:t>
      </w:r>
      <w:r w:rsidRPr="00802B24">
        <w:rPr>
          <w:rFonts w:ascii="Arial" w:hAnsi="Arial" w:cs="Arial"/>
          <w:b/>
          <w:sz w:val="24"/>
          <w:szCs w:val="24"/>
        </w:rPr>
        <w:t xml:space="preserve">: </w:t>
      </w:r>
      <w:r w:rsidR="008F2699" w:rsidRPr="008F2699">
        <w:rPr>
          <w:rFonts w:ascii="Arial" w:hAnsi="Arial" w:cs="Arial"/>
          <w:b/>
          <w:sz w:val="24"/>
          <w:szCs w:val="24"/>
        </w:rPr>
        <w:t>Percentual de Conselhos Estaduais e Municipais que possuíam regulamentação da Resolução nº 14/2014 da CNAS – Brasil, 2011 a 2016</w:t>
      </w:r>
    </w:p>
    <w:p w14:paraId="02CA25F4" w14:textId="77777777" w:rsidR="00F52B21" w:rsidRPr="00802B24" w:rsidRDefault="008F2699" w:rsidP="00436110">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10002C1D" wp14:editId="71A90E61">
            <wp:extent cx="5400040" cy="4008755"/>
            <wp:effectExtent l="0" t="0" r="10160" b="10795"/>
            <wp:docPr id="196" name="Gráfico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r w:rsidR="00F52B21" w:rsidRPr="00802B24">
        <w:rPr>
          <w:rFonts w:ascii="Arial" w:hAnsi="Arial" w:cs="Arial"/>
          <w:sz w:val="20"/>
          <w:szCs w:val="20"/>
        </w:rPr>
        <w:t>Fonte: MDS, Censo SUAS.</w:t>
      </w:r>
    </w:p>
    <w:p w14:paraId="201EA5D5"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52CCABF4" w14:textId="06569219" w:rsidR="00F52B21" w:rsidRPr="00802B24" w:rsidRDefault="008A37B8" w:rsidP="00F52B21">
      <w:pPr>
        <w:autoSpaceDE w:val="0"/>
        <w:autoSpaceDN w:val="0"/>
        <w:adjustRightInd w:val="0"/>
        <w:spacing w:line="360" w:lineRule="auto"/>
        <w:jc w:val="both"/>
        <w:rPr>
          <w:rFonts w:ascii="Arial" w:hAnsi="Arial" w:cs="Arial"/>
          <w:sz w:val="24"/>
          <w:szCs w:val="24"/>
        </w:rPr>
      </w:pPr>
      <w:r w:rsidRPr="008A37B8">
        <w:rPr>
          <w:rFonts w:ascii="Arial" w:hAnsi="Arial" w:cs="Arial"/>
          <w:sz w:val="24"/>
          <w:szCs w:val="24"/>
        </w:rPr>
        <w:t>Em 2016, mais de 50% dos Conselhos Estaduais e Municipais tinham regulamentado os Benefícios Eventuais por meio de resolução própria, como previsto na Resolução nº 39/2010 da CNAS, que dispõe sobre o processo de reordenamento dos Benefícios Eventuais. No período analisado, o percentual de conselhos municipais que regulamentaram por meio de resolução própria os benefícios eventuais cresceu mais de 10 pontos percentuais em comparação a 2012</w:t>
      </w:r>
      <w:r w:rsidR="00C76104">
        <w:rPr>
          <w:rFonts w:ascii="Arial" w:hAnsi="Arial" w:cs="Arial"/>
          <w:sz w:val="24"/>
          <w:szCs w:val="24"/>
        </w:rPr>
        <w:t xml:space="preserve"> (Gráfico 14</w:t>
      </w:r>
      <w:r w:rsidR="00436110">
        <w:rPr>
          <w:rFonts w:ascii="Arial" w:hAnsi="Arial" w:cs="Arial"/>
          <w:sz w:val="24"/>
          <w:szCs w:val="24"/>
        </w:rPr>
        <w:t>3</w:t>
      </w:r>
      <w:r w:rsidR="00C76104">
        <w:rPr>
          <w:rFonts w:ascii="Arial" w:hAnsi="Arial" w:cs="Arial"/>
          <w:sz w:val="24"/>
          <w:szCs w:val="24"/>
        </w:rPr>
        <w:t>)</w:t>
      </w:r>
      <w:r w:rsidR="00F52B21" w:rsidRPr="00802B24">
        <w:rPr>
          <w:rFonts w:ascii="Arial" w:hAnsi="Arial" w:cs="Arial"/>
          <w:sz w:val="24"/>
          <w:szCs w:val="24"/>
        </w:rPr>
        <w:t>.</w:t>
      </w:r>
    </w:p>
    <w:p w14:paraId="10ED9CBD" w14:textId="258E979D" w:rsidR="00F52B21" w:rsidRPr="00802B24" w:rsidRDefault="00F52B21" w:rsidP="00F52B21">
      <w:pPr>
        <w:spacing w:after="0" w:line="240" w:lineRule="auto"/>
        <w:jc w:val="both"/>
        <w:rPr>
          <w:rFonts w:ascii="Arial" w:hAnsi="Arial" w:cs="Arial"/>
          <w:b/>
          <w:sz w:val="24"/>
          <w:szCs w:val="24"/>
        </w:rPr>
      </w:pPr>
      <w:r w:rsidRPr="00802B24">
        <w:rPr>
          <w:rFonts w:ascii="Arial" w:hAnsi="Arial" w:cs="Arial"/>
          <w:b/>
          <w:sz w:val="24"/>
          <w:szCs w:val="24"/>
        </w:rPr>
        <w:t>G</w:t>
      </w:r>
      <w:r w:rsidR="008A37B8">
        <w:rPr>
          <w:rFonts w:ascii="Arial" w:hAnsi="Arial" w:cs="Arial"/>
          <w:b/>
          <w:sz w:val="24"/>
          <w:szCs w:val="24"/>
        </w:rPr>
        <w:t>ráfico 14</w:t>
      </w:r>
      <w:r w:rsidR="00436110">
        <w:rPr>
          <w:rFonts w:ascii="Arial" w:hAnsi="Arial" w:cs="Arial"/>
          <w:b/>
          <w:sz w:val="24"/>
          <w:szCs w:val="24"/>
        </w:rPr>
        <w:t>3</w:t>
      </w:r>
      <w:r w:rsidRPr="00802B24">
        <w:rPr>
          <w:rFonts w:ascii="Arial" w:hAnsi="Arial" w:cs="Arial"/>
          <w:b/>
          <w:sz w:val="24"/>
          <w:szCs w:val="24"/>
        </w:rPr>
        <w:t xml:space="preserve">: </w:t>
      </w:r>
      <w:r w:rsidR="008A37B8" w:rsidRPr="008A37B8">
        <w:rPr>
          <w:rFonts w:ascii="Arial" w:hAnsi="Arial" w:cs="Arial"/>
          <w:b/>
          <w:sz w:val="24"/>
          <w:szCs w:val="24"/>
        </w:rPr>
        <w:t>Percentual de Conselhos Municipais e Estaduais por regulamentação dos Benefícios Eventuais por resolução própria - Brasil, 2012 a 2016</w:t>
      </w:r>
    </w:p>
    <w:p w14:paraId="06A2C41F" w14:textId="77777777" w:rsidR="00F52B21" w:rsidRPr="00802B24" w:rsidRDefault="008A37B8" w:rsidP="00436110">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7D9981C4" wp14:editId="292E5027">
            <wp:extent cx="5400000" cy="3548063"/>
            <wp:effectExtent l="0" t="0" r="10795" b="14605"/>
            <wp:docPr id="198" name="Gráfico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r w:rsidR="00F52B21" w:rsidRPr="00802B24">
        <w:rPr>
          <w:rFonts w:ascii="Arial" w:hAnsi="Arial" w:cs="Arial"/>
          <w:sz w:val="20"/>
          <w:szCs w:val="20"/>
        </w:rPr>
        <w:t>Fonte: MDS, Censo SUAS.</w:t>
      </w:r>
    </w:p>
    <w:p w14:paraId="538363C3" w14:textId="77777777" w:rsidR="003F5248" w:rsidRDefault="003F5248" w:rsidP="00F52B21">
      <w:pPr>
        <w:autoSpaceDE w:val="0"/>
        <w:autoSpaceDN w:val="0"/>
        <w:adjustRightInd w:val="0"/>
        <w:spacing w:line="360" w:lineRule="auto"/>
        <w:jc w:val="both"/>
        <w:rPr>
          <w:rFonts w:ascii="Arial" w:hAnsi="Arial" w:cs="Arial"/>
          <w:sz w:val="24"/>
          <w:szCs w:val="24"/>
        </w:rPr>
      </w:pPr>
    </w:p>
    <w:p w14:paraId="2D4A9B5A" w14:textId="099D8AEA" w:rsidR="00F52B21" w:rsidRPr="00802B24" w:rsidRDefault="008A37B8" w:rsidP="00F52B21">
      <w:pPr>
        <w:autoSpaceDE w:val="0"/>
        <w:autoSpaceDN w:val="0"/>
        <w:adjustRightInd w:val="0"/>
        <w:spacing w:line="360" w:lineRule="auto"/>
        <w:jc w:val="both"/>
        <w:rPr>
          <w:rFonts w:ascii="Arial" w:hAnsi="Arial" w:cs="Arial"/>
          <w:sz w:val="24"/>
          <w:szCs w:val="24"/>
        </w:rPr>
      </w:pPr>
      <w:r w:rsidRPr="008A37B8">
        <w:rPr>
          <w:rFonts w:ascii="Arial" w:hAnsi="Arial" w:cs="Arial"/>
          <w:sz w:val="24"/>
          <w:szCs w:val="24"/>
        </w:rPr>
        <w:t>Observa-se que todos os Conselhos Estaduais tinham Comissões Permanentes nos três anos analisados. Em relação aos Conselhos Municipais foi observado aumento nos percentuais ao longo dos três anos, passando de 23,7% em 2014 para 27,1% em 2016</w:t>
      </w:r>
      <w:r w:rsidR="00C76104">
        <w:rPr>
          <w:rFonts w:ascii="Arial" w:hAnsi="Arial" w:cs="Arial"/>
          <w:sz w:val="24"/>
          <w:szCs w:val="24"/>
        </w:rPr>
        <w:t xml:space="preserve"> (Gráfico 14</w:t>
      </w:r>
      <w:r w:rsidR="003F5248">
        <w:rPr>
          <w:rFonts w:ascii="Arial" w:hAnsi="Arial" w:cs="Arial"/>
          <w:sz w:val="24"/>
          <w:szCs w:val="24"/>
        </w:rPr>
        <w:t>4</w:t>
      </w:r>
      <w:r w:rsidR="00C76104">
        <w:rPr>
          <w:rFonts w:ascii="Arial" w:hAnsi="Arial" w:cs="Arial"/>
          <w:sz w:val="24"/>
          <w:szCs w:val="24"/>
        </w:rPr>
        <w:t>)</w:t>
      </w:r>
      <w:r w:rsidRPr="008A37B8">
        <w:rPr>
          <w:rFonts w:ascii="Arial" w:hAnsi="Arial" w:cs="Arial"/>
          <w:sz w:val="24"/>
          <w:szCs w:val="24"/>
        </w:rPr>
        <w:t>.</w:t>
      </w:r>
    </w:p>
    <w:p w14:paraId="2236871E" w14:textId="5FC51AD3" w:rsidR="00F52B21" w:rsidRPr="00802B24" w:rsidRDefault="00F52B21" w:rsidP="00F52B21">
      <w:pPr>
        <w:spacing w:after="0" w:line="240" w:lineRule="auto"/>
        <w:jc w:val="both"/>
        <w:rPr>
          <w:rFonts w:ascii="Arial" w:hAnsi="Arial" w:cs="Arial"/>
          <w:b/>
          <w:sz w:val="24"/>
          <w:szCs w:val="24"/>
        </w:rPr>
      </w:pPr>
      <w:r w:rsidRPr="00802B24">
        <w:rPr>
          <w:rFonts w:ascii="Arial" w:hAnsi="Arial" w:cs="Arial"/>
          <w:b/>
          <w:sz w:val="24"/>
          <w:szCs w:val="24"/>
        </w:rPr>
        <w:lastRenderedPageBreak/>
        <w:t>G</w:t>
      </w:r>
      <w:r w:rsidR="008A37B8">
        <w:rPr>
          <w:rFonts w:ascii="Arial" w:hAnsi="Arial" w:cs="Arial"/>
          <w:b/>
          <w:sz w:val="24"/>
          <w:szCs w:val="24"/>
        </w:rPr>
        <w:t>ráfico 14</w:t>
      </w:r>
      <w:r w:rsidR="003F5248">
        <w:rPr>
          <w:rFonts w:ascii="Arial" w:hAnsi="Arial" w:cs="Arial"/>
          <w:b/>
          <w:sz w:val="24"/>
          <w:szCs w:val="24"/>
        </w:rPr>
        <w:t>4</w:t>
      </w:r>
      <w:r w:rsidRPr="00802B24">
        <w:rPr>
          <w:rFonts w:ascii="Arial" w:hAnsi="Arial" w:cs="Arial"/>
          <w:b/>
          <w:sz w:val="24"/>
          <w:szCs w:val="24"/>
        </w:rPr>
        <w:t xml:space="preserve"> - </w:t>
      </w:r>
      <w:r w:rsidR="008A37B8" w:rsidRPr="008A37B8">
        <w:rPr>
          <w:rFonts w:ascii="Arial" w:hAnsi="Arial" w:cs="Arial"/>
          <w:b/>
          <w:sz w:val="24"/>
          <w:szCs w:val="24"/>
        </w:rPr>
        <w:t>Percentual de Conselhos Estaduais e Municipais por existência de comissões permanentes – Brasil, 2014 a 2016</w:t>
      </w:r>
    </w:p>
    <w:p w14:paraId="20EA3EF3" w14:textId="77777777" w:rsidR="00F52B21" w:rsidRPr="00802B24" w:rsidRDefault="00FA13B7" w:rsidP="003F5248">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738F3CD6" wp14:editId="591DDA46">
            <wp:extent cx="5400040" cy="2864485"/>
            <wp:effectExtent l="0" t="0" r="10160" b="12065"/>
            <wp:docPr id="199" name="Gráfico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r w:rsidR="00F52B21" w:rsidRPr="00802B24">
        <w:rPr>
          <w:rFonts w:ascii="Arial" w:hAnsi="Arial" w:cs="Arial"/>
          <w:sz w:val="20"/>
          <w:szCs w:val="20"/>
        </w:rPr>
        <w:t>Fonte: MDS, Censo SUAS.</w:t>
      </w:r>
    </w:p>
    <w:p w14:paraId="557DBAD4" w14:textId="77777777" w:rsidR="00FA13B7" w:rsidRDefault="00FA13B7" w:rsidP="00FA13B7">
      <w:pPr>
        <w:autoSpaceDE w:val="0"/>
        <w:autoSpaceDN w:val="0"/>
        <w:adjustRightInd w:val="0"/>
        <w:spacing w:line="360" w:lineRule="auto"/>
        <w:jc w:val="both"/>
        <w:rPr>
          <w:rFonts w:ascii="Arial" w:hAnsi="Arial" w:cs="Arial"/>
          <w:sz w:val="24"/>
          <w:szCs w:val="24"/>
        </w:rPr>
      </w:pPr>
    </w:p>
    <w:p w14:paraId="53754CF4" w14:textId="77777777"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 xml:space="preserve">Em 2016, 92,6% dos Conselhos Estaduais publicaram todas as suas deliberações/resoluções em diário oficial. Apenas 3,7% (um estado) tinha a maioria das decisões publicadas e 3,7% a metade. </w:t>
      </w:r>
    </w:p>
    <w:p w14:paraId="561602BB" w14:textId="0DE6D6EC"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Mais de 40% dos Conselhos Municipais não publicaram suas deliberações em Diário Oficial, 12,7% publicaram a minoria das deliberações, enquanto 32,5% publicaram todas as decisões em Diário Oficial</w:t>
      </w:r>
      <w:r w:rsidR="00C76104">
        <w:rPr>
          <w:rFonts w:ascii="Arial" w:hAnsi="Arial" w:cs="Arial"/>
          <w:sz w:val="24"/>
          <w:szCs w:val="24"/>
        </w:rPr>
        <w:t xml:space="preserve"> (Gráfico 14</w:t>
      </w:r>
      <w:r w:rsidR="00F34893">
        <w:rPr>
          <w:rFonts w:ascii="Arial" w:hAnsi="Arial" w:cs="Arial"/>
          <w:sz w:val="24"/>
          <w:szCs w:val="24"/>
        </w:rPr>
        <w:t>5</w:t>
      </w:r>
      <w:r w:rsidR="00C76104">
        <w:rPr>
          <w:rFonts w:ascii="Arial" w:hAnsi="Arial" w:cs="Arial"/>
          <w:sz w:val="24"/>
          <w:szCs w:val="24"/>
        </w:rPr>
        <w:t>)</w:t>
      </w:r>
      <w:r w:rsidR="00FA13B7" w:rsidRPr="008A37B8">
        <w:rPr>
          <w:rFonts w:ascii="Arial" w:hAnsi="Arial" w:cs="Arial"/>
          <w:sz w:val="24"/>
          <w:szCs w:val="24"/>
        </w:rPr>
        <w:t>.</w:t>
      </w:r>
    </w:p>
    <w:p w14:paraId="2573B4D3" w14:textId="4954B3DF"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14</w:t>
      </w:r>
      <w:r w:rsidR="00F34893">
        <w:rPr>
          <w:rFonts w:ascii="Arial" w:hAnsi="Arial" w:cs="Arial"/>
          <w:b/>
          <w:sz w:val="24"/>
          <w:szCs w:val="24"/>
        </w:rPr>
        <w:t>5</w:t>
      </w:r>
      <w:r w:rsidRPr="00802B24">
        <w:rPr>
          <w:rFonts w:ascii="Arial" w:hAnsi="Arial" w:cs="Arial"/>
          <w:b/>
          <w:sz w:val="24"/>
          <w:szCs w:val="24"/>
        </w:rPr>
        <w:t xml:space="preserve"> - </w:t>
      </w:r>
      <w:r w:rsidR="00D76B23" w:rsidRPr="00D76B23">
        <w:rPr>
          <w:rFonts w:ascii="Arial" w:hAnsi="Arial" w:cs="Arial"/>
          <w:b/>
          <w:sz w:val="24"/>
          <w:szCs w:val="24"/>
        </w:rPr>
        <w:t>Publicação em Diário Oficial das deliberações/resoluções dos Conselhos Municipais e Estaduais - Brasil, 2016</w:t>
      </w:r>
    </w:p>
    <w:p w14:paraId="62ECC3EA" w14:textId="77777777" w:rsidR="00FA13B7" w:rsidRPr="00802B24" w:rsidRDefault="00D76B23" w:rsidP="00F34893">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694B8512" wp14:editId="3670580C">
            <wp:extent cx="5400040" cy="3240000"/>
            <wp:effectExtent l="0" t="0" r="10160" b="17780"/>
            <wp:docPr id="213" name="Grá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r w:rsidR="00FA13B7" w:rsidRPr="00802B24">
        <w:rPr>
          <w:rFonts w:ascii="Arial" w:hAnsi="Arial" w:cs="Arial"/>
          <w:sz w:val="20"/>
          <w:szCs w:val="20"/>
        </w:rPr>
        <w:t>Fonte: MDS, Censo SUAS.</w:t>
      </w:r>
    </w:p>
    <w:p w14:paraId="3024C9DE" w14:textId="77777777" w:rsidR="00FA13B7" w:rsidRDefault="00FA13B7" w:rsidP="00FA13B7">
      <w:pPr>
        <w:autoSpaceDE w:val="0"/>
        <w:autoSpaceDN w:val="0"/>
        <w:adjustRightInd w:val="0"/>
        <w:spacing w:line="360" w:lineRule="auto"/>
        <w:jc w:val="both"/>
        <w:rPr>
          <w:rFonts w:ascii="Arial" w:hAnsi="Arial" w:cs="Arial"/>
          <w:sz w:val="24"/>
          <w:szCs w:val="24"/>
        </w:rPr>
      </w:pPr>
    </w:p>
    <w:p w14:paraId="0E6105AB" w14:textId="012C1F0F" w:rsidR="00D76B23" w:rsidRPr="00D76B23" w:rsidRDefault="002B0985" w:rsidP="006F3D7A">
      <w:pPr>
        <w:autoSpaceDE w:val="0"/>
        <w:autoSpaceDN w:val="0"/>
        <w:adjustRightInd w:val="0"/>
        <w:spacing w:line="360" w:lineRule="auto"/>
        <w:jc w:val="both"/>
        <w:rPr>
          <w:rFonts w:ascii="Arial" w:hAnsi="Arial" w:cs="Arial"/>
          <w:sz w:val="24"/>
          <w:szCs w:val="24"/>
        </w:rPr>
      </w:pPr>
      <w:r>
        <w:rPr>
          <w:rFonts w:ascii="Arial" w:hAnsi="Arial" w:cs="Arial"/>
          <w:sz w:val="24"/>
          <w:szCs w:val="24"/>
        </w:rPr>
        <w:t>No que se refere às normatizações</w:t>
      </w:r>
      <w:r w:rsidR="00EC3E92">
        <w:rPr>
          <w:rFonts w:ascii="Arial" w:hAnsi="Arial" w:cs="Arial"/>
          <w:sz w:val="24"/>
          <w:szCs w:val="24"/>
        </w:rPr>
        <w:t xml:space="preserve"> quanto aos conselheiros, </w:t>
      </w:r>
      <w:r w:rsidR="00EC3E92" w:rsidRPr="00EC3E92">
        <w:rPr>
          <w:rFonts w:ascii="Arial" w:hAnsi="Arial" w:cs="Arial"/>
          <w:sz w:val="24"/>
          <w:szCs w:val="24"/>
        </w:rPr>
        <w:t>co</w:t>
      </w:r>
      <w:r w:rsidR="00EC3E92" w:rsidRPr="006F3D7A">
        <w:rPr>
          <w:rFonts w:ascii="Arial" w:hAnsi="Arial" w:cs="Arial"/>
          <w:sz w:val="24"/>
          <w:szCs w:val="24"/>
        </w:rPr>
        <w:t>nforme dispõe o Art. 16 da LOAS, os conselhos têm composição paritária entre governo e sociedade civil. A Resolução do CNAS nº 237/2006, em seu § 3º, art. 10, recomenda que “o número de conselheiros/as não seja inferior a 10 membros titulares”. Outra situação a ser considerada na composição dos Conselhos de Assistência Social é a proporcionalidade dos três segmentos que compõem a sociedade civil (usuários, trabalhadores e entidades de assistência social).</w:t>
      </w:r>
      <w:r w:rsidR="00EC3E92">
        <w:rPr>
          <w:rFonts w:ascii="Arial" w:hAnsi="Arial" w:cs="Arial"/>
          <w:sz w:val="24"/>
          <w:szCs w:val="24"/>
        </w:rPr>
        <w:t xml:space="preserve"> E</w:t>
      </w:r>
      <w:r w:rsidR="00D76B23" w:rsidRPr="00D76B23">
        <w:rPr>
          <w:rFonts w:ascii="Arial" w:hAnsi="Arial" w:cs="Arial"/>
          <w:sz w:val="24"/>
          <w:szCs w:val="24"/>
        </w:rPr>
        <w:t xml:space="preserve">m 2016, verificou-se que, em média, o número de conselheiros representantes do governo e da sociedade civil seguia a </w:t>
      </w:r>
      <w:r w:rsidR="00C76104" w:rsidRPr="00D76B23">
        <w:rPr>
          <w:rFonts w:ascii="Arial" w:hAnsi="Arial" w:cs="Arial"/>
          <w:sz w:val="24"/>
          <w:szCs w:val="24"/>
        </w:rPr>
        <w:t>paridade, tanto</w:t>
      </w:r>
      <w:r w:rsidR="00D76B23" w:rsidRPr="00D76B23">
        <w:rPr>
          <w:rFonts w:ascii="Arial" w:hAnsi="Arial" w:cs="Arial"/>
          <w:sz w:val="24"/>
          <w:szCs w:val="24"/>
        </w:rPr>
        <w:t xml:space="preserve"> nos Conselhos Municipais quanto nos Conselhos Estaduais, mantendo a proporção de 50% para cada grupo. Em relação à normatização sobre titulares e suplentes também foi </w:t>
      </w:r>
      <w:r w:rsidR="006F3D7A">
        <w:rPr>
          <w:rFonts w:ascii="Arial" w:hAnsi="Arial" w:cs="Arial"/>
          <w:sz w:val="24"/>
          <w:szCs w:val="24"/>
        </w:rPr>
        <w:t>observada a proporcionalidade.</w:t>
      </w:r>
    </w:p>
    <w:p w14:paraId="3B23378E" w14:textId="2D5CF1B2"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Em 2016, da totalidade de conselheiros titulares e suplentes que compunha os Conselhos Municipais segundo as normatizações, 50,1% (47.875) eram conselheiros titulares e 49,9% (47.775) conselheiros suplentes. Da mesma forma, os Conselhos Municipais informaram haver, segundo as normatizações, 50,0% (35.934) de conselheiros representantes do governo e 50,0% (35.879) de represe</w:t>
      </w:r>
      <w:r w:rsidR="006F4E7D">
        <w:rPr>
          <w:rFonts w:ascii="Arial" w:hAnsi="Arial" w:cs="Arial"/>
          <w:sz w:val="24"/>
          <w:szCs w:val="24"/>
        </w:rPr>
        <w:t>ntantes da sociedade civil.</w:t>
      </w:r>
    </w:p>
    <w:p w14:paraId="51171289" w14:textId="0E7EFF3C"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lastRenderedPageBreak/>
        <w:t>Nos Conselhos Estaduais havia o mesmo percentual de Conselheiros governamentais e da sociedade civil (50,0% ou 342 conselheiros) e 50,3% de conselheiros titulares (4</w:t>
      </w:r>
      <w:r w:rsidR="006F4E7D">
        <w:rPr>
          <w:rFonts w:ascii="Arial" w:hAnsi="Arial" w:cs="Arial"/>
          <w:sz w:val="24"/>
          <w:szCs w:val="24"/>
        </w:rPr>
        <w:t>70) e 49,7% de suplentes (465).</w:t>
      </w:r>
    </w:p>
    <w:p w14:paraId="7D2EE456" w14:textId="74AC6025"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Em nenhum ano foi identificada oscilação expressiva nos percentuais apurados</w:t>
      </w:r>
      <w:r w:rsidR="00287D85">
        <w:rPr>
          <w:rFonts w:ascii="Arial" w:hAnsi="Arial" w:cs="Arial"/>
          <w:sz w:val="24"/>
          <w:szCs w:val="24"/>
        </w:rPr>
        <w:t xml:space="preserve"> (Gráfico 14</w:t>
      </w:r>
      <w:r w:rsidR="006F4E7D">
        <w:rPr>
          <w:rFonts w:ascii="Arial" w:hAnsi="Arial" w:cs="Arial"/>
          <w:sz w:val="24"/>
          <w:szCs w:val="24"/>
        </w:rPr>
        <w:t>6</w:t>
      </w:r>
      <w:r w:rsidR="00287D85">
        <w:rPr>
          <w:rFonts w:ascii="Arial" w:hAnsi="Arial" w:cs="Arial"/>
          <w:sz w:val="24"/>
          <w:szCs w:val="24"/>
        </w:rPr>
        <w:t>)</w:t>
      </w:r>
      <w:r w:rsidR="00FA13B7" w:rsidRPr="008A37B8">
        <w:rPr>
          <w:rFonts w:ascii="Arial" w:hAnsi="Arial" w:cs="Arial"/>
          <w:sz w:val="24"/>
          <w:szCs w:val="24"/>
        </w:rPr>
        <w:t>.</w:t>
      </w:r>
    </w:p>
    <w:p w14:paraId="0AFABDE4" w14:textId="42BAA658"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14</w:t>
      </w:r>
      <w:r w:rsidR="006F4E7D">
        <w:rPr>
          <w:rFonts w:ascii="Arial" w:hAnsi="Arial" w:cs="Arial"/>
          <w:b/>
          <w:sz w:val="24"/>
          <w:szCs w:val="24"/>
        </w:rPr>
        <w:t>6</w:t>
      </w:r>
      <w:r w:rsidRPr="00802B24">
        <w:rPr>
          <w:rFonts w:ascii="Arial" w:hAnsi="Arial" w:cs="Arial"/>
          <w:b/>
          <w:sz w:val="24"/>
          <w:szCs w:val="24"/>
        </w:rPr>
        <w:t xml:space="preserve"> - </w:t>
      </w:r>
      <w:r w:rsidR="00D76B23" w:rsidRPr="00D76B23">
        <w:rPr>
          <w:rFonts w:ascii="Arial" w:hAnsi="Arial" w:cs="Arial"/>
          <w:b/>
          <w:sz w:val="24"/>
          <w:szCs w:val="24"/>
        </w:rPr>
        <w:t>Normatização sobre a composição dos Conselhos Municipais e Estaduais - Brasil, 2014 a 2016</w:t>
      </w:r>
    </w:p>
    <w:p w14:paraId="5053970A" w14:textId="77777777" w:rsidR="00FA13B7" w:rsidRPr="00802B24" w:rsidRDefault="00D76B23" w:rsidP="006F4E7D">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6A8F1B2C" wp14:editId="0F124699">
            <wp:extent cx="5400040" cy="4184015"/>
            <wp:effectExtent l="0" t="0" r="10160" b="6985"/>
            <wp:docPr id="214" name="Grá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r w:rsidR="00FA13B7" w:rsidRPr="00802B24">
        <w:rPr>
          <w:rFonts w:ascii="Arial" w:hAnsi="Arial" w:cs="Arial"/>
          <w:sz w:val="20"/>
          <w:szCs w:val="20"/>
        </w:rPr>
        <w:t>Fonte: MDS, Censo SUAS.</w:t>
      </w:r>
    </w:p>
    <w:p w14:paraId="31D631DA" w14:textId="77777777" w:rsidR="00FA13B7" w:rsidRDefault="00FA13B7" w:rsidP="00FA13B7">
      <w:pPr>
        <w:autoSpaceDE w:val="0"/>
        <w:autoSpaceDN w:val="0"/>
        <w:adjustRightInd w:val="0"/>
        <w:spacing w:line="360" w:lineRule="auto"/>
        <w:jc w:val="both"/>
        <w:rPr>
          <w:rFonts w:ascii="Arial" w:hAnsi="Arial" w:cs="Arial"/>
          <w:sz w:val="24"/>
          <w:szCs w:val="24"/>
        </w:rPr>
      </w:pPr>
    </w:p>
    <w:p w14:paraId="01433C29" w14:textId="23BE68A7" w:rsidR="00D76B23" w:rsidRPr="00D76B23" w:rsidRDefault="00744E09" w:rsidP="001022DE">
      <w:pPr>
        <w:autoSpaceDE w:val="0"/>
        <w:autoSpaceDN w:val="0"/>
        <w:adjustRightInd w:val="0"/>
        <w:spacing w:line="360" w:lineRule="auto"/>
        <w:jc w:val="both"/>
        <w:rPr>
          <w:rFonts w:ascii="Arial" w:hAnsi="Arial" w:cs="Arial"/>
          <w:sz w:val="24"/>
          <w:szCs w:val="24"/>
        </w:rPr>
      </w:pPr>
      <w:r w:rsidRPr="00DF02DA">
        <w:rPr>
          <w:rFonts w:ascii="Arial" w:hAnsi="Arial" w:cs="Arial"/>
          <w:sz w:val="24"/>
          <w:szCs w:val="24"/>
        </w:rPr>
        <w:t>O Presidente e Vice-presidente do conselho devem ser eleitos entre seus membros, em reunião plenária. A Resolução CNAS nº 237/2006</w:t>
      </w:r>
      <w:r w:rsidR="00DF02DA" w:rsidRPr="006620FE">
        <w:rPr>
          <w:rStyle w:val="Refdenotaderodap"/>
          <w:rFonts w:eastAsia="Times New Roman"/>
          <w:lang w:eastAsia="pt-BR"/>
        </w:rPr>
        <w:footnoteReference w:id="26"/>
      </w:r>
      <w:r w:rsidRPr="00DF02DA">
        <w:rPr>
          <w:rFonts w:ascii="Arial" w:hAnsi="Arial" w:cs="Arial"/>
          <w:sz w:val="24"/>
          <w:szCs w:val="24"/>
        </w:rPr>
        <w:t>, em seu Art. 10</w:t>
      </w:r>
      <w:r w:rsidR="001022DE">
        <w:rPr>
          <w:rFonts w:ascii="Arial" w:hAnsi="Arial" w:cs="Arial"/>
          <w:sz w:val="24"/>
          <w:szCs w:val="24"/>
        </w:rPr>
        <w:t>,</w:t>
      </w:r>
      <w:r w:rsidRPr="00DF02DA">
        <w:rPr>
          <w:rFonts w:ascii="Arial" w:hAnsi="Arial" w:cs="Arial"/>
          <w:sz w:val="24"/>
          <w:szCs w:val="24"/>
        </w:rPr>
        <w:t xml:space="preserve"> recomenda ainda a alternância entre representantes do governo e da sociedade civil em cada mandato, sendo permitida uma única recondução.</w:t>
      </w:r>
      <w:r>
        <w:rPr>
          <w:rFonts w:ascii="Arial" w:hAnsi="Arial" w:cs="Arial"/>
          <w:sz w:val="24"/>
          <w:szCs w:val="24"/>
        </w:rPr>
        <w:t xml:space="preserve"> Nesse sentido, e</w:t>
      </w:r>
      <w:r w:rsidR="00D76B23" w:rsidRPr="00D76B23">
        <w:rPr>
          <w:rFonts w:ascii="Arial" w:hAnsi="Arial" w:cs="Arial"/>
          <w:sz w:val="24"/>
          <w:szCs w:val="24"/>
        </w:rPr>
        <w:t>m 2016 a maior parte do</w:t>
      </w:r>
      <w:r w:rsidR="001022DE">
        <w:rPr>
          <w:rFonts w:ascii="Arial" w:hAnsi="Arial" w:cs="Arial"/>
          <w:sz w:val="24"/>
          <w:szCs w:val="24"/>
        </w:rPr>
        <w:t>s</w:t>
      </w:r>
      <w:r w:rsidR="00D76B23" w:rsidRPr="00D76B23">
        <w:rPr>
          <w:rFonts w:ascii="Arial" w:hAnsi="Arial" w:cs="Arial"/>
          <w:sz w:val="24"/>
          <w:szCs w:val="24"/>
        </w:rPr>
        <w:t xml:space="preserve"> Conselhos Municipais declarou </w:t>
      </w:r>
      <w:r w:rsidR="00D76B23" w:rsidRPr="00D76B23">
        <w:rPr>
          <w:rFonts w:ascii="Arial" w:hAnsi="Arial" w:cs="Arial"/>
          <w:sz w:val="24"/>
          <w:szCs w:val="24"/>
        </w:rPr>
        <w:lastRenderedPageBreak/>
        <w:t>manter alternância entre os representantes do governo e os representantes da sociedade civil na presidência dos Conselhos Municipais. Os maiores percentuais foram observados na região Norte (89,6%) e os menores na região Sul (82,6%).</w:t>
      </w:r>
    </w:p>
    <w:p w14:paraId="0B679AB5" w14:textId="418063DA"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 xml:space="preserve">Quando se observa a série histórica, verifica-se que os percentuais aumentaram entre 2014 e 2016 em todas as regiões, sendo o aumento mais acentuado na região Norte, de 4,8 pontos percentuais. Na região Centro-Oeste, embora tenha sido observado aumento nos percentuais entre 2014 (82,9%) e 2016 (84,4%), </w:t>
      </w:r>
      <w:r w:rsidR="00744E09">
        <w:rPr>
          <w:rFonts w:ascii="Arial" w:hAnsi="Arial" w:cs="Arial"/>
          <w:sz w:val="24"/>
          <w:szCs w:val="24"/>
        </w:rPr>
        <w:t xml:space="preserve">houve </w:t>
      </w:r>
      <w:r w:rsidRPr="00D76B23">
        <w:rPr>
          <w:rFonts w:ascii="Arial" w:hAnsi="Arial" w:cs="Arial"/>
          <w:sz w:val="24"/>
          <w:szCs w:val="24"/>
        </w:rPr>
        <w:t xml:space="preserve">redução </w:t>
      </w:r>
      <w:r w:rsidR="00744E09">
        <w:rPr>
          <w:rFonts w:ascii="Arial" w:hAnsi="Arial" w:cs="Arial"/>
          <w:sz w:val="24"/>
          <w:szCs w:val="24"/>
        </w:rPr>
        <w:t xml:space="preserve">de </w:t>
      </w:r>
      <w:r w:rsidRPr="00D76B23">
        <w:rPr>
          <w:rFonts w:ascii="Arial" w:hAnsi="Arial" w:cs="Arial"/>
          <w:sz w:val="24"/>
          <w:szCs w:val="24"/>
        </w:rPr>
        <w:t>1,7 pontos percentuais entre 2015 e 2016</w:t>
      </w:r>
      <w:r w:rsidR="00287D85">
        <w:rPr>
          <w:rFonts w:ascii="Arial" w:hAnsi="Arial" w:cs="Arial"/>
          <w:sz w:val="24"/>
          <w:szCs w:val="24"/>
        </w:rPr>
        <w:t xml:space="preserve"> (Gráfico 14</w:t>
      </w:r>
      <w:r w:rsidR="001022DE">
        <w:rPr>
          <w:rFonts w:ascii="Arial" w:hAnsi="Arial" w:cs="Arial"/>
          <w:sz w:val="24"/>
          <w:szCs w:val="24"/>
        </w:rPr>
        <w:t>7</w:t>
      </w:r>
      <w:r w:rsidR="00287D85">
        <w:rPr>
          <w:rFonts w:ascii="Arial" w:hAnsi="Arial" w:cs="Arial"/>
          <w:sz w:val="24"/>
          <w:szCs w:val="24"/>
        </w:rPr>
        <w:t>)</w:t>
      </w:r>
      <w:r w:rsidR="00FA13B7" w:rsidRPr="008A37B8">
        <w:rPr>
          <w:rFonts w:ascii="Arial" w:hAnsi="Arial" w:cs="Arial"/>
          <w:sz w:val="24"/>
          <w:szCs w:val="24"/>
        </w:rPr>
        <w:t>.</w:t>
      </w:r>
    </w:p>
    <w:p w14:paraId="20A6D2DF" w14:textId="33C93075"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14</w:t>
      </w:r>
      <w:r w:rsidR="001022DE">
        <w:rPr>
          <w:rFonts w:ascii="Arial" w:hAnsi="Arial" w:cs="Arial"/>
          <w:b/>
          <w:sz w:val="24"/>
          <w:szCs w:val="24"/>
        </w:rPr>
        <w:t>7</w:t>
      </w:r>
      <w:r w:rsidRPr="00802B24">
        <w:rPr>
          <w:rFonts w:ascii="Arial" w:hAnsi="Arial" w:cs="Arial"/>
          <w:b/>
          <w:sz w:val="24"/>
          <w:szCs w:val="24"/>
        </w:rPr>
        <w:t xml:space="preserve"> - </w:t>
      </w:r>
      <w:r w:rsidR="00D76B23" w:rsidRPr="00D76B23">
        <w:rPr>
          <w:rFonts w:ascii="Arial" w:hAnsi="Arial" w:cs="Arial"/>
          <w:b/>
          <w:sz w:val="24"/>
          <w:szCs w:val="24"/>
        </w:rPr>
        <w:t>Percentual de Conselhos Municipais que têm alternância na presidência entre os representantes do governo e os representantes da sociedade civil, segundo grandes regiões – Brasil, 2014 e 2016</w:t>
      </w:r>
    </w:p>
    <w:p w14:paraId="3AF46E12" w14:textId="77777777" w:rsidR="00FA13B7" w:rsidRPr="00802B24" w:rsidRDefault="00D76B23" w:rsidP="001022DE">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4B2B065E" wp14:editId="4CA0131F">
            <wp:extent cx="5400040" cy="3342640"/>
            <wp:effectExtent l="0" t="0" r="10160" b="10160"/>
            <wp:docPr id="242" name="Gráfico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r w:rsidR="00FA13B7" w:rsidRPr="00802B24">
        <w:rPr>
          <w:rFonts w:ascii="Arial" w:hAnsi="Arial" w:cs="Arial"/>
          <w:sz w:val="20"/>
          <w:szCs w:val="20"/>
        </w:rPr>
        <w:t>Fonte: MDS, Censo SUAS.</w:t>
      </w:r>
    </w:p>
    <w:p w14:paraId="4E2F7B72" w14:textId="77777777" w:rsidR="00FA13B7" w:rsidRDefault="00FA13B7" w:rsidP="00FA13B7">
      <w:pPr>
        <w:autoSpaceDE w:val="0"/>
        <w:autoSpaceDN w:val="0"/>
        <w:adjustRightInd w:val="0"/>
        <w:spacing w:line="360" w:lineRule="auto"/>
        <w:jc w:val="both"/>
        <w:rPr>
          <w:rFonts w:ascii="Arial" w:hAnsi="Arial" w:cs="Arial"/>
          <w:sz w:val="24"/>
          <w:szCs w:val="24"/>
        </w:rPr>
      </w:pPr>
    </w:p>
    <w:p w14:paraId="0E9FB0EA" w14:textId="77777777" w:rsidR="00D76B23" w:rsidRPr="00D76B23" w:rsidRDefault="00744E09" w:rsidP="00D76B23">
      <w:pPr>
        <w:autoSpaceDE w:val="0"/>
        <w:autoSpaceDN w:val="0"/>
        <w:adjustRightInd w:val="0"/>
        <w:spacing w:line="360" w:lineRule="auto"/>
        <w:jc w:val="both"/>
        <w:rPr>
          <w:rFonts w:ascii="Arial" w:hAnsi="Arial" w:cs="Arial"/>
          <w:sz w:val="24"/>
          <w:szCs w:val="24"/>
        </w:rPr>
      </w:pPr>
      <w:r>
        <w:rPr>
          <w:rFonts w:ascii="Arial" w:hAnsi="Arial" w:cs="Arial"/>
          <w:sz w:val="24"/>
          <w:szCs w:val="24"/>
        </w:rPr>
        <w:t xml:space="preserve">A maneira como os representantes da sociedade civil são escolhidos para o cargo de conselheiro pode ser através de eleição em assembleias instaladas especificamente para esse fim, podem ser indicados pelo poder público, ou mesmo, uma combinação dos dois. </w:t>
      </w:r>
      <w:r w:rsidR="00D76B23" w:rsidRPr="00D76B23">
        <w:rPr>
          <w:rFonts w:ascii="Arial" w:hAnsi="Arial" w:cs="Arial"/>
          <w:sz w:val="24"/>
          <w:szCs w:val="24"/>
        </w:rPr>
        <w:t xml:space="preserve">Em 2016, 66,4% dos Conselheiros representantes da Sociedade Civil foram eleitos em assembleias, 8,9% foram </w:t>
      </w:r>
      <w:r w:rsidR="00D76B23" w:rsidRPr="00D76B23">
        <w:rPr>
          <w:rFonts w:ascii="Arial" w:hAnsi="Arial" w:cs="Arial"/>
          <w:sz w:val="24"/>
          <w:szCs w:val="24"/>
        </w:rPr>
        <w:lastRenderedPageBreak/>
        <w:t>indicados pelo poder público e 24,6% uma combinação dos dois. Não houve alteração expressiva nos percentuais desde 2012, que variaram no máximo 1,5 pontos percentuais nos anos observados.</w:t>
      </w:r>
    </w:p>
    <w:p w14:paraId="1F52B516" w14:textId="6BC24293"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Nos Conselhos Estaduais desde 2012 todos os representantes da Sociedade Civil foram eleitos em assembleias</w:t>
      </w:r>
      <w:r w:rsidR="00287D85">
        <w:rPr>
          <w:rFonts w:ascii="Arial" w:hAnsi="Arial" w:cs="Arial"/>
          <w:sz w:val="24"/>
          <w:szCs w:val="24"/>
        </w:rPr>
        <w:t xml:space="preserve"> (Gráfico 14</w:t>
      </w:r>
      <w:r w:rsidR="00C85997">
        <w:rPr>
          <w:rFonts w:ascii="Arial" w:hAnsi="Arial" w:cs="Arial"/>
          <w:sz w:val="24"/>
          <w:szCs w:val="24"/>
        </w:rPr>
        <w:t>8</w:t>
      </w:r>
      <w:r w:rsidR="00287D85">
        <w:rPr>
          <w:rFonts w:ascii="Arial" w:hAnsi="Arial" w:cs="Arial"/>
          <w:sz w:val="24"/>
          <w:szCs w:val="24"/>
        </w:rPr>
        <w:t>)</w:t>
      </w:r>
      <w:r w:rsidR="00FA13B7" w:rsidRPr="008A37B8">
        <w:rPr>
          <w:rFonts w:ascii="Arial" w:hAnsi="Arial" w:cs="Arial"/>
          <w:sz w:val="24"/>
          <w:szCs w:val="24"/>
        </w:rPr>
        <w:t>.</w:t>
      </w:r>
    </w:p>
    <w:p w14:paraId="42F9C9AF" w14:textId="66B21291"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14</w:t>
      </w:r>
      <w:r w:rsidR="00C85997">
        <w:rPr>
          <w:rFonts w:ascii="Arial" w:hAnsi="Arial" w:cs="Arial"/>
          <w:b/>
          <w:sz w:val="24"/>
          <w:szCs w:val="24"/>
        </w:rPr>
        <w:t>8</w:t>
      </w:r>
      <w:r w:rsidRPr="00802B24">
        <w:rPr>
          <w:rFonts w:ascii="Arial" w:hAnsi="Arial" w:cs="Arial"/>
          <w:b/>
          <w:sz w:val="24"/>
          <w:szCs w:val="24"/>
        </w:rPr>
        <w:t xml:space="preserve"> - </w:t>
      </w:r>
      <w:r w:rsidR="00D76B23" w:rsidRPr="00D76B23">
        <w:rPr>
          <w:rFonts w:ascii="Arial" w:hAnsi="Arial" w:cs="Arial"/>
          <w:b/>
          <w:sz w:val="24"/>
          <w:szCs w:val="24"/>
        </w:rPr>
        <w:t>Eleição dos conselheiros da Sociedade Civil para os Conselhos Municipais - Brasil, 2012 a 2016</w:t>
      </w:r>
    </w:p>
    <w:p w14:paraId="03BB1D5D" w14:textId="77777777" w:rsidR="00FA13B7" w:rsidRPr="00802B24" w:rsidRDefault="00D76B23" w:rsidP="00C85997">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340A7756" wp14:editId="1090E760">
            <wp:extent cx="5400040" cy="2663825"/>
            <wp:effectExtent l="0" t="0" r="10160" b="3175"/>
            <wp:docPr id="256" name="Gráfico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r w:rsidR="00FA13B7" w:rsidRPr="00802B24">
        <w:rPr>
          <w:rFonts w:ascii="Arial" w:hAnsi="Arial" w:cs="Arial"/>
          <w:sz w:val="20"/>
          <w:szCs w:val="20"/>
        </w:rPr>
        <w:t>Fonte: MDS, Censo SUAS.</w:t>
      </w:r>
    </w:p>
    <w:p w14:paraId="3C6223A5" w14:textId="77777777" w:rsidR="00FA13B7" w:rsidRDefault="00FA13B7" w:rsidP="00FA13B7">
      <w:pPr>
        <w:autoSpaceDE w:val="0"/>
        <w:autoSpaceDN w:val="0"/>
        <w:adjustRightInd w:val="0"/>
        <w:spacing w:line="360" w:lineRule="auto"/>
        <w:jc w:val="both"/>
        <w:rPr>
          <w:rFonts w:ascii="Arial" w:hAnsi="Arial" w:cs="Arial"/>
          <w:sz w:val="24"/>
          <w:szCs w:val="24"/>
        </w:rPr>
      </w:pPr>
    </w:p>
    <w:p w14:paraId="1BFE46E3" w14:textId="32435A01" w:rsidR="00D76B23" w:rsidRPr="00D76B23" w:rsidRDefault="00744E09" w:rsidP="00D76B23">
      <w:pPr>
        <w:autoSpaceDE w:val="0"/>
        <w:autoSpaceDN w:val="0"/>
        <w:adjustRightInd w:val="0"/>
        <w:spacing w:line="360" w:lineRule="auto"/>
        <w:jc w:val="both"/>
        <w:rPr>
          <w:rFonts w:ascii="Arial" w:hAnsi="Arial" w:cs="Arial"/>
          <w:sz w:val="24"/>
          <w:szCs w:val="24"/>
        </w:rPr>
      </w:pPr>
      <w:r>
        <w:rPr>
          <w:rFonts w:ascii="Arial" w:hAnsi="Arial" w:cs="Arial"/>
          <w:sz w:val="24"/>
          <w:szCs w:val="24"/>
        </w:rPr>
        <w:t>Como já mencionado o</w:t>
      </w:r>
      <w:r w:rsidR="00D76B23" w:rsidRPr="00D76B23">
        <w:rPr>
          <w:rFonts w:ascii="Arial" w:hAnsi="Arial" w:cs="Arial"/>
          <w:sz w:val="24"/>
          <w:szCs w:val="24"/>
        </w:rPr>
        <w:t>s Conselhos de Assistência Social devem observar, além da paridade entre os conselheiros representantes de governo e sociedade civil, a proporcionalidade entre os três segmentos que compõem a sociedade civil (entidades de assistência social, usuários e trabalhadores).</w:t>
      </w:r>
    </w:p>
    <w:p w14:paraId="04F2330F" w14:textId="77777777"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 xml:space="preserve">Em 2016 a proporcionalidade entre governo e sociedade civil em geral era observada tanto nos Conselhos Municipais quanto nos Estaduais (51,2% e 50,3% de representantes do governo, respectivamente), quando observado o número total de conselheiros. </w:t>
      </w:r>
    </w:p>
    <w:p w14:paraId="5A9D6997" w14:textId="77777777"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 xml:space="preserve">Sobre a paridade, observa-se que a proporção de entidades era maior que as demais tanto nos Conselhos Municipais quanto nos Estaduais (21,5% e 20,8%, respectivamente). A representação dos trabalhadores era a menor tanto nos </w:t>
      </w:r>
      <w:r w:rsidRPr="00D76B23">
        <w:rPr>
          <w:rFonts w:ascii="Arial" w:hAnsi="Arial" w:cs="Arial"/>
          <w:sz w:val="24"/>
          <w:szCs w:val="24"/>
        </w:rPr>
        <w:lastRenderedPageBreak/>
        <w:t xml:space="preserve">Conselhos Municipais, nos quais os trabalhadores eram 8,0% dos conselheiros, quanto nos Conselhos Estaduais, nos quais eram 13,7% dos conselheiros. </w:t>
      </w:r>
    </w:p>
    <w:p w14:paraId="63E8A6F6" w14:textId="6464AC9C"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É importante ressaltar que o registro retrata o momento da resposta ao questionário do Censo SUAS, e que a composição dos Conselhos pode sofrer alterações ao longo do período, uma vez que frequentemente há mudança dos conselheiros</w:t>
      </w:r>
      <w:r w:rsidR="00410640">
        <w:rPr>
          <w:rFonts w:ascii="Arial" w:hAnsi="Arial" w:cs="Arial"/>
          <w:sz w:val="24"/>
          <w:szCs w:val="24"/>
        </w:rPr>
        <w:t xml:space="preserve"> (Gráfico 149</w:t>
      </w:r>
      <w:r w:rsidR="00287D85">
        <w:rPr>
          <w:rFonts w:ascii="Arial" w:hAnsi="Arial" w:cs="Arial"/>
          <w:sz w:val="24"/>
          <w:szCs w:val="24"/>
        </w:rPr>
        <w:t>)</w:t>
      </w:r>
      <w:r w:rsidR="00FA13B7" w:rsidRPr="008A37B8">
        <w:rPr>
          <w:rFonts w:ascii="Arial" w:hAnsi="Arial" w:cs="Arial"/>
          <w:sz w:val="24"/>
          <w:szCs w:val="24"/>
        </w:rPr>
        <w:t>.</w:t>
      </w:r>
    </w:p>
    <w:p w14:paraId="6F5A14CA" w14:textId="7A019355"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sidR="00410640">
        <w:rPr>
          <w:rFonts w:ascii="Arial" w:hAnsi="Arial" w:cs="Arial"/>
          <w:b/>
          <w:sz w:val="24"/>
          <w:szCs w:val="24"/>
        </w:rPr>
        <w:t>ráfico 149</w:t>
      </w:r>
      <w:r w:rsidRPr="00802B24">
        <w:rPr>
          <w:rFonts w:ascii="Arial" w:hAnsi="Arial" w:cs="Arial"/>
          <w:b/>
          <w:sz w:val="24"/>
          <w:szCs w:val="24"/>
        </w:rPr>
        <w:t xml:space="preserve"> - </w:t>
      </w:r>
      <w:r w:rsidR="00D76B23" w:rsidRPr="00D76B23">
        <w:rPr>
          <w:rFonts w:ascii="Arial" w:hAnsi="Arial" w:cs="Arial"/>
          <w:b/>
          <w:sz w:val="24"/>
          <w:szCs w:val="24"/>
        </w:rPr>
        <w:t>Paridade e proporcionalidade na representação nos Conselhos Municipais e Estaduais - Brasil, 2016</w:t>
      </w:r>
    </w:p>
    <w:p w14:paraId="6DDC7906" w14:textId="77777777" w:rsidR="00FA13B7" w:rsidRPr="00802B24" w:rsidRDefault="00D76B23" w:rsidP="00410640">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22090C24" wp14:editId="595CC4CA">
            <wp:extent cx="5400040" cy="3224530"/>
            <wp:effectExtent l="0" t="0" r="10160" b="13970"/>
            <wp:docPr id="261" name="Gráfico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r w:rsidR="00FA13B7" w:rsidRPr="00802B24">
        <w:rPr>
          <w:rFonts w:ascii="Arial" w:hAnsi="Arial" w:cs="Arial"/>
          <w:sz w:val="20"/>
          <w:szCs w:val="20"/>
        </w:rPr>
        <w:t>Fonte: MDS, Censo SUAS.</w:t>
      </w:r>
    </w:p>
    <w:p w14:paraId="3E1BCDE5" w14:textId="77777777" w:rsidR="00FA13B7" w:rsidRDefault="00FA13B7" w:rsidP="00FA13B7">
      <w:pPr>
        <w:autoSpaceDE w:val="0"/>
        <w:autoSpaceDN w:val="0"/>
        <w:adjustRightInd w:val="0"/>
        <w:spacing w:line="360" w:lineRule="auto"/>
        <w:jc w:val="both"/>
        <w:rPr>
          <w:rFonts w:ascii="Arial" w:hAnsi="Arial" w:cs="Arial"/>
          <w:sz w:val="24"/>
          <w:szCs w:val="24"/>
        </w:rPr>
      </w:pPr>
    </w:p>
    <w:p w14:paraId="4BB6A7A0" w14:textId="6F270620" w:rsidR="00D76B23" w:rsidRPr="00D76B23"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Em 2016, 49,5% dos Conselhos Municipais informaram ter beneficiários do Pro</w:t>
      </w:r>
      <w:r w:rsidR="004E7AFE">
        <w:rPr>
          <w:rFonts w:ascii="Arial" w:hAnsi="Arial" w:cs="Arial"/>
          <w:sz w:val="24"/>
          <w:szCs w:val="24"/>
        </w:rPr>
        <w:t>grama Bolsa Família (PBF) como c</w:t>
      </w:r>
      <w:r w:rsidRPr="00D76B23">
        <w:rPr>
          <w:rFonts w:ascii="Arial" w:hAnsi="Arial" w:cs="Arial"/>
          <w:sz w:val="24"/>
          <w:szCs w:val="24"/>
        </w:rPr>
        <w:t>onselheiros representando o segmento de usuários ou organização de usuários. Apenas 8,7% dos Conselhos Municipais informaram ter</w:t>
      </w:r>
      <w:r w:rsidR="004E7AFE">
        <w:rPr>
          <w:rFonts w:ascii="Arial" w:hAnsi="Arial" w:cs="Arial"/>
          <w:sz w:val="24"/>
          <w:szCs w:val="24"/>
        </w:rPr>
        <w:t xml:space="preserve"> c</w:t>
      </w:r>
      <w:r w:rsidRPr="00D76B23">
        <w:rPr>
          <w:rFonts w:ascii="Arial" w:hAnsi="Arial" w:cs="Arial"/>
          <w:sz w:val="24"/>
          <w:szCs w:val="24"/>
        </w:rPr>
        <w:t>onselheiros representantes de f</w:t>
      </w:r>
      <w:r w:rsidR="004E7AFE">
        <w:rPr>
          <w:rFonts w:ascii="Arial" w:hAnsi="Arial" w:cs="Arial"/>
          <w:sz w:val="24"/>
          <w:szCs w:val="24"/>
        </w:rPr>
        <w:t>óruns ou coletivos de usuários.</w:t>
      </w:r>
    </w:p>
    <w:p w14:paraId="3949925F" w14:textId="0ABCD6B5" w:rsidR="00FA13B7" w:rsidRPr="00802B24" w:rsidRDefault="00D76B23" w:rsidP="00D76B23">
      <w:pPr>
        <w:autoSpaceDE w:val="0"/>
        <w:autoSpaceDN w:val="0"/>
        <w:adjustRightInd w:val="0"/>
        <w:spacing w:line="360" w:lineRule="auto"/>
        <w:jc w:val="both"/>
        <w:rPr>
          <w:rFonts w:ascii="Arial" w:hAnsi="Arial" w:cs="Arial"/>
          <w:sz w:val="24"/>
          <w:szCs w:val="24"/>
        </w:rPr>
      </w:pPr>
      <w:r w:rsidRPr="00D76B23">
        <w:rPr>
          <w:rFonts w:ascii="Arial" w:hAnsi="Arial" w:cs="Arial"/>
          <w:sz w:val="24"/>
          <w:szCs w:val="24"/>
        </w:rPr>
        <w:t xml:space="preserve">O percentual de Conselhos Estaduais que informaram ter beneficiários do Programa Bolsa Família (PBF) como Conselheiros representando o segmento de usuários ou organização de usuários foi de 33,3%. Em 44,4% </w:t>
      </w:r>
      <w:r w:rsidR="00B425D7">
        <w:rPr>
          <w:rFonts w:ascii="Arial" w:hAnsi="Arial" w:cs="Arial"/>
          <w:sz w:val="24"/>
          <w:szCs w:val="24"/>
        </w:rPr>
        <w:t xml:space="preserve">dos </w:t>
      </w:r>
      <w:r w:rsidRPr="00D76B23">
        <w:rPr>
          <w:rFonts w:ascii="Arial" w:hAnsi="Arial" w:cs="Arial"/>
          <w:sz w:val="24"/>
          <w:szCs w:val="24"/>
        </w:rPr>
        <w:t xml:space="preserve">Conselhos Estaduais havia usuários de serviços da Proteção </w:t>
      </w:r>
      <w:r w:rsidR="00B425D7">
        <w:rPr>
          <w:rFonts w:ascii="Arial" w:hAnsi="Arial" w:cs="Arial"/>
          <w:sz w:val="24"/>
          <w:szCs w:val="24"/>
        </w:rPr>
        <w:t>S</w:t>
      </w:r>
      <w:r w:rsidRPr="00D76B23">
        <w:rPr>
          <w:rFonts w:ascii="Arial" w:hAnsi="Arial" w:cs="Arial"/>
          <w:sz w:val="24"/>
          <w:szCs w:val="24"/>
        </w:rPr>
        <w:t xml:space="preserve">ocial </w:t>
      </w:r>
      <w:r w:rsidR="00B425D7">
        <w:rPr>
          <w:rFonts w:ascii="Arial" w:hAnsi="Arial" w:cs="Arial"/>
          <w:sz w:val="24"/>
          <w:szCs w:val="24"/>
        </w:rPr>
        <w:t>B</w:t>
      </w:r>
      <w:r w:rsidR="00B425D7" w:rsidRPr="00D76B23">
        <w:rPr>
          <w:rFonts w:ascii="Arial" w:hAnsi="Arial" w:cs="Arial"/>
          <w:sz w:val="24"/>
          <w:szCs w:val="24"/>
        </w:rPr>
        <w:t>ásica</w:t>
      </w:r>
      <w:r w:rsidR="00B425D7">
        <w:rPr>
          <w:rFonts w:ascii="Arial" w:hAnsi="Arial" w:cs="Arial"/>
          <w:sz w:val="24"/>
          <w:szCs w:val="24"/>
        </w:rPr>
        <w:t xml:space="preserve"> </w:t>
      </w:r>
      <w:r w:rsidR="00287D85">
        <w:rPr>
          <w:rFonts w:ascii="Arial" w:hAnsi="Arial" w:cs="Arial"/>
          <w:sz w:val="24"/>
          <w:szCs w:val="24"/>
        </w:rPr>
        <w:t>(Gráfico 1</w:t>
      </w:r>
      <w:r w:rsidR="004E7AFE">
        <w:rPr>
          <w:rFonts w:ascii="Arial" w:hAnsi="Arial" w:cs="Arial"/>
          <w:sz w:val="24"/>
          <w:szCs w:val="24"/>
        </w:rPr>
        <w:t>50</w:t>
      </w:r>
      <w:r w:rsidR="00287D85">
        <w:rPr>
          <w:rFonts w:ascii="Arial" w:hAnsi="Arial" w:cs="Arial"/>
          <w:sz w:val="24"/>
          <w:szCs w:val="24"/>
        </w:rPr>
        <w:t>)</w:t>
      </w:r>
      <w:r w:rsidR="00FA13B7" w:rsidRPr="008A37B8">
        <w:rPr>
          <w:rFonts w:ascii="Arial" w:hAnsi="Arial" w:cs="Arial"/>
          <w:sz w:val="24"/>
          <w:szCs w:val="24"/>
        </w:rPr>
        <w:t>.</w:t>
      </w:r>
    </w:p>
    <w:p w14:paraId="568119E8" w14:textId="4F73D22F"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lastRenderedPageBreak/>
        <w:t>G</w:t>
      </w:r>
      <w:r>
        <w:rPr>
          <w:rFonts w:ascii="Arial" w:hAnsi="Arial" w:cs="Arial"/>
          <w:b/>
          <w:sz w:val="24"/>
          <w:szCs w:val="24"/>
        </w:rPr>
        <w:t>ráfico 1</w:t>
      </w:r>
      <w:r w:rsidR="004E7AFE">
        <w:rPr>
          <w:rFonts w:ascii="Arial" w:hAnsi="Arial" w:cs="Arial"/>
          <w:b/>
          <w:sz w:val="24"/>
          <w:szCs w:val="24"/>
        </w:rPr>
        <w:t>50</w:t>
      </w:r>
      <w:r w:rsidRPr="00802B24">
        <w:rPr>
          <w:rFonts w:ascii="Arial" w:hAnsi="Arial" w:cs="Arial"/>
          <w:b/>
          <w:sz w:val="24"/>
          <w:szCs w:val="24"/>
        </w:rPr>
        <w:t xml:space="preserve"> - </w:t>
      </w:r>
      <w:r w:rsidR="00F95599" w:rsidRPr="00F95599">
        <w:rPr>
          <w:rFonts w:ascii="Arial" w:hAnsi="Arial" w:cs="Arial"/>
          <w:b/>
          <w:sz w:val="24"/>
          <w:szCs w:val="24"/>
        </w:rPr>
        <w:t>Representantes de usuários e organização de usuários nos Conselhos Municipais e Estaduais - Brasil, 2016</w:t>
      </w:r>
    </w:p>
    <w:p w14:paraId="31CBB97E" w14:textId="77777777" w:rsidR="00FA13B7" w:rsidRPr="00802B24" w:rsidRDefault="00F95599" w:rsidP="004E7AFE">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00A79ECC" wp14:editId="3983AF8F">
            <wp:extent cx="5400040" cy="3565525"/>
            <wp:effectExtent l="0" t="0" r="10160" b="15875"/>
            <wp:docPr id="262" name="Gráfico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r w:rsidR="00FA13B7" w:rsidRPr="00802B24">
        <w:rPr>
          <w:rFonts w:ascii="Arial" w:hAnsi="Arial" w:cs="Arial"/>
          <w:sz w:val="20"/>
          <w:szCs w:val="20"/>
        </w:rPr>
        <w:t>Fonte: MDS, Censo SUAS.</w:t>
      </w:r>
    </w:p>
    <w:p w14:paraId="6F97D2F0" w14:textId="77777777" w:rsidR="00FA13B7" w:rsidRDefault="00FA13B7" w:rsidP="00FA13B7">
      <w:pPr>
        <w:autoSpaceDE w:val="0"/>
        <w:autoSpaceDN w:val="0"/>
        <w:adjustRightInd w:val="0"/>
        <w:spacing w:line="360" w:lineRule="auto"/>
        <w:jc w:val="both"/>
        <w:rPr>
          <w:rFonts w:ascii="Arial" w:hAnsi="Arial" w:cs="Arial"/>
          <w:sz w:val="24"/>
          <w:szCs w:val="24"/>
        </w:rPr>
      </w:pPr>
    </w:p>
    <w:p w14:paraId="2E843BEC" w14:textId="49BDECEE" w:rsidR="00F95599" w:rsidRPr="00F95599" w:rsidRDefault="00F95599" w:rsidP="00495892">
      <w:pPr>
        <w:autoSpaceDE w:val="0"/>
        <w:autoSpaceDN w:val="0"/>
        <w:adjustRightInd w:val="0"/>
        <w:spacing w:line="360" w:lineRule="auto"/>
        <w:jc w:val="both"/>
        <w:rPr>
          <w:rFonts w:ascii="Arial" w:hAnsi="Arial" w:cs="Arial"/>
          <w:sz w:val="24"/>
          <w:szCs w:val="24"/>
        </w:rPr>
      </w:pPr>
      <w:r w:rsidRPr="00F95599">
        <w:rPr>
          <w:rFonts w:ascii="Arial" w:hAnsi="Arial" w:cs="Arial"/>
          <w:sz w:val="24"/>
          <w:szCs w:val="24"/>
        </w:rPr>
        <w:t xml:space="preserve">Em 2016, 39,9% dos Conselhos Municipais informaram ter representantes de associação/fórum ou coletivo de trabalhadores como </w:t>
      </w:r>
      <w:r w:rsidR="002B6B80">
        <w:rPr>
          <w:rFonts w:ascii="Arial" w:hAnsi="Arial" w:cs="Arial"/>
          <w:sz w:val="24"/>
          <w:szCs w:val="24"/>
        </w:rPr>
        <w:t>c</w:t>
      </w:r>
      <w:r w:rsidRPr="00F95599">
        <w:rPr>
          <w:rFonts w:ascii="Arial" w:hAnsi="Arial" w:cs="Arial"/>
          <w:sz w:val="24"/>
          <w:szCs w:val="24"/>
        </w:rPr>
        <w:t>onselheiros representando o segmento de trabalhadores</w:t>
      </w:r>
      <w:r w:rsidR="002B6B80">
        <w:rPr>
          <w:rFonts w:ascii="Arial" w:hAnsi="Arial" w:cs="Arial"/>
          <w:sz w:val="24"/>
          <w:szCs w:val="24"/>
        </w:rPr>
        <w:t>.</w:t>
      </w:r>
    </w:p>
    <w:p w14:paraId="21FB9498" w14:textId="1AD6C5A4" w:rsidR="00FA13B7" w:rsidRPr="00802B24" w:rsidRDefault="00F95599" w:rsidP="00F95599">
      <w:pPr>
        <w:autoSpaceDE w:val="0"/>
        <w:autoSpaceDN w:val="0"/>
        <w:adjustRightInd w:val="0"/>
        <w:spacing w:line="360" w:lineRule="auto"/>
        <w:jc w:val="both"/>
        <w:rPr>
          <w:rFonts w:ascii="Arial" w:hAnsi="Arial" w:cs="Arial"/>
          <w:sz w:val="24"/>
          <w:szCs w:val="24"/>
        </w:rPr>
      </w:pPr>
      <w:r w:rsidRPr="00F95599">
        <w:rPr>
          <w:rFonts w:ascii="Arial" w:hAnsi="Arial" w:cs="Arial"/>
          <w:sz w:val="24"/>
          <w:szCs w:val="24"/>
        </w:rPr>
        <w:t>Em 96,3% dos Conselhos Estaduais havia representantes de</w:t>
      </w:r>
      <w:r w:rsidR="002B6B80">
        <w:rPr>
          <w:rFonts w:ascii="Arial" w:hAnsi="Arial" w:cs="Arial"/>
          <w:sz w:val="24"/>
          <w:szCs w:val="24"/>
        </w:rPr>
        <w:t xml:space="preserve"> c</w:t>
      </w:r>
      <w:r w:rsidRPr="00F95599">
        <w:rPr>
          <w:rFonts w:ascii="Arial" w:hAnsi="Arial" w:cs="Arial"/>
          <w:sz w:val="24"/>
          <w:szCs w:val="24"/>
        </w:rPr>
        <w:t>onselhos de classe representando o segmento de trabalhadores</w:t>
      </w:r>
      <w:r w:rsidR="00287D85">
        <w:rPr>
          <w:rFonts w:ascii="Arial" w:hAnsi="Arial" w:cs="Arial"/>
          <w:sz w:val="24"/>
          <w:szCs w:val="24"/>
        </w:rPr>
        <w:t xml:space="preserve"> (Gráfico 15</w:t>
      </w:r>
      <w:r w:rsidR="00BB66DA">
        <w:rPr>
          <w:rFonts w:ascii="Arial" w:hAnsi="Arial" w:cs="Arial"/>
          <w:sz w:val="24"/>
          <w:szCs w:val="24"/>
        </w:rPr>
        <w:t>1</w:t>
      </w:r>
      <w:r w:rsidR="00287D85">
        <w:rPr>
          <w:rFonts w:ascii="Arial" w:hAnsi="Arial" w:cs="Arial"/>
          <w:sz w:val="24"/>
          <w:szCs w:val="24"/>
        </w:rPr>
        <w:t>)</w:t>
      </w:r>
      <w:r w:rsidR="00FA13B7" w:rsidRPr="008A37B8">
        <w:rPr>
          <w:rFonts w:ascii="Arial" w:hAnsi="Arial" w:cs="Arial"/>
          <w:sz w:val="24"/>
          <w:szCs w:val="24"/>
        </w:rPr>
        <w:t>.</w:t>
      </w:r>
    </w:p>
    <w:p w14:paraId="4B80461D" w14:textId="7687AD81"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BB66DA">
        <w:rPr>
          <w:rFonts w:ascii="Arial" w:hAnsi="Arial" w:cs="Arial"/>
          <w:b/>
          <w:sz w:val="24"/>
          <w:szCs w:val="24"/>
        </w:rPr>
        <w:t>1</w:t>
      </w:r>
      <w:r w:rsidRPr="00802B24">
        <w:rPr>
          <w:rFonts w:ascii="Arial" w:hAnsi="Arial" w:cs="Arial"/>
          <w:b/>
          <w:sz w:val="24"/>
          <w:szCs w:val="24"/>
        </w:rPr>
        <w:t xml:space="preserve"> - </w:t>
      </w:r>
      <w:r w:rsidR="00F95599" w:rsidRPr="00F95599">
        <w:rPr>
          <w:rFonts w:ascii="Arial" w:hAnsi="Arial" w:cs="Arial"/>
          <w:b/>
          <w:sz w:val="24"/>
          <w:szCs w:val="24"/>
        </w:rPr>
        <w:t>Representantes de trabalhadores nos Conselhos Municipais e Estaduais - Brasil, 2016</w:t>
      </w:r>
    </w:p>
    <w:p w14:paraId="130E9789" w14:textId="77777777" w:rsidR="00FA13B7" w:rsidRPr="00802B24" w:rsidRDefault="00F95599" w:rsidP="00BB66DA">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0BF2C450" wp14:editId="7B61FB50">
            <wp:extent cx="5400040" cy="3124835"/>
            <wp:effectExtent l="0" t="0" r="10160" b="18415"/>
            <wp:docPr id="263" name="Gráfico 2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r w:rsidR="00FA13B7" w:rsidRPr="00802B24">
        <w:rPr>
          <w:rFonts w:ascii="Arial" w:hAnsi="Arial" w:cs="Arial"/>
          <w:sz w:val="20"/>
          <w:szCs w:val="20"/>
        </w:rPr>
        <w:t>Fonte: MDS, Censo SUAS.</w:t>
      </w:r>
    </w:p>
    <w:p w14:paraId="31D823CF" w14:textId="77777777" w:rsidR="00FA13B7" w:rsidRDefault="00FA13B7" w:rsidP="00FA13B7">
      <w:pPr>
        <w:autoSpaceDE w:val="0"/>
        <w:autoSpaceDN w:val="0"/>
        <w:adjustRightInd w:val="0"/>
        <w:spacing w:line="360" w:lineRule="auto"/>
        <w:jc w:val="both"/>
        <w:rPr>
          <w:rFonts w:ascii="Arial" w:hAnsi="Arial" w:cs="Arial"/>
          <w:sz w:val="24"/>
          <w:szCs w:val="24"/>
        </w:rPr>
      </w:pPr>
    </w:p>
    <w:p w14:paraId="4BE28926" w14:textId="7CEDF76B" w:rsidR="00FA13B7" w:rsidRPr="00802B24" w:rsidRDefault="00F95599" w:rsidP="00FA13B7">
      <w:pPr>
        <w:autoSpaceDE w:val="0"/>
        <w:autoSpaceDN w:val="0"/>
        <w:adjustRightInd w:val="0"/>
        <w:spacing w:line="360" w:lineRule="auto"/>
        <w:jc w:val="both"/>
        <w:rPr>
          <w:rFonts w:ascii="Arial" w:hAnsi="Arial" w:cs="Arial"/>
          <w:sz w:val="24"/>
          <w:szCs w:val="24"/>
        </w:rPr>
      </w:pPr>
      <w:r w:rsidRPr="00F95599">
        <w:rPr>
          <w:rFonts w:ascii="Arial" w:hAnsi="Arial" w:cs="Arial"/>
          <w:sz w:val="24"/>
          <w:szCs w:val="24"/>
        </w:rPr>
        <w:t xml:space="preserve">Ao se observar as características dos Conselheiros e Conselheiras de Assistência Social nos estados e municípios, tem-se </w:t>
      </w:r>
      <w:r w:rsidR="00495892">
        <w:rPr>
          <w:rFonts w:ascii="Arial" w:hAnsi="Arial" w:cs="Arial"/>
          <w:sz w:val="24"/>
          <w:szCs w:val="24"/>
        </w:rPr>
        <w:t>uma predominância do</w:t>
      </w:r>
      <w:r w:rsidRPr="00F95599">
        <w:rPr>
          <w:rFonts w:ascii="Arial" w:hAnsi="Arial" w:cs="Arial"/>
          <w:sz w:val="24"/>
          <w:szCs w:val="24"/>
        </w:rPr>
        <w:t xml:space="preserve"> sexo feminino</w:t>
      </w:r>
      <w:r w:rsidR="00495892">
        <w:rPr>
          <w:rFonts w:ascii="Arial" w:hAnsi="Arial" w:cs="Arial"/>
          <w:sz w:val="24"/>
          <w:szCs w:val="24"/>
        </w:rPr>
        <w:t>, cujos</w:t>
      </w:r>
      <w:r w:rsidRPr="00F95599">
        <w:rPr>
          <w:rFonts w:ascii="Arial" w:hAnsi="Arial" w:cs="Arial"/>
          <w:sz w:val="24"/>
          <w:szCs w:val="24"/>
        </w:rPr>
        <w:t xml:space="preserve"> percentuais gira</w:t>
      </w:r>
      <w:r w:rsidR="00495892">
        <w:rPr>
          <w:rFonts w:ascii="Arial" w:hAnsi="Arial" w:cs="Arial"/>
          <w:sz w:val="24"/>
          <w:szCs w:val="24"/>
        </w:rPr>
        <w:t>ram</w:t>
      </w:r>
      <w:r w:rsidRPr="00F95599">
        <w:rPr>
          <w:rFonts w:ascii="Arial" w:hAnsi="Arial" w:cs="Arial"/>
          <w:sz w:val="24"/>
          <w:szCs w:val="24"/>
        </w:rPr>
        <w:t xml:space="preserve"> em torno de 70 a 78% em todos os anos observados, tanto nos Conselhos Municipais quanto nos Conselhos Estaduais</w:t>
      </w:r>
      <w:r w:rsidR="00287D85">
        <w:rPr>
          <w:rFonts w:ascii="Arial" w:hAnsi="Arial" w:cs="Arial"/>
          <w:sz w:val="24"/>
          <w:szCs w:val="24"/>
        </w:rPr>
        <w:t xml:space="preserve"> (Gráfico 15</w:t>
      </w:r>
      <w:r w:rsidR="006D7B74">
        <w:rPr>
          <w:rFonts w:ascii="Arial" w:hAnsi="Arial" w:cs="Arial"/>
          <w:sz w:val="24"/>
          <w:szCs w:val="24"/>
        </w:rPr>
        <w:t>2</w:t>
      </w:r>
      <w:r w:rsidR="00287D85">
        <w:rPr>
          <w:rFonts w:ascii="Arial" w:hAnsi="Arial" w:cs="Arial"/>
          <w:sz w:val="24"/>
          <w:szCs w:val="24"/>
        </w:rPr>
        <w:t>)</w:t>
      </w:r>
      <w:r w:rsidR="00FA13B7" w:rsidRPr="008A37B8">
        <w:rPr>
          <w:rFonts w:ascii="Arial" w:hAnsi="Arial" w:cs="Arial"/>
          <w:sz w:val="24"/>
          <w:szCs w:val="24"/>
        </w:rPr>
        <w:t>.</w:t>
      </w:r>
    </w:p>
    <w:p w14:paraId="4CB4658C" w14:textId="3002E489"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6D7B74">
        <w:rPr>
          <w:rFonts w:ascii="Arial" w:hAnsi="Arial" w:cs="Arial"/>
          <w:b/>
          <w:sz w:val="24"/>
          <w:szCs w:val="24"/>
        </w:rPr>
        <w:t>2</w:t>
      </w:r>
      <w:r w:rsidRPr="00802B24">
        <w:rPr>
          <w:rFonts w:ascii="Arial" w:hAnsi="Arial" w:cs="Arial"/>
          <w:b/>
          <w:sz w:val="24"/>
          <w:szCs w:val="24"/>
        </w:rPr>
        <w:t xml:space="preserve"> - </w:t>
      </w:r>
      <w:r w:rsidR="00F95599" w:rsidRPr="00F95599">
        <w:rPr>
          <w:rFonts w:ascii="Arial" w:hAnsi="Arial" w:cs="Arial"/>
          <w:b/>
          <w:sz w:val="24"/>
          <w:szCs w:val="24"/>
        </w:rPr>
        <w:t>Percentual de Conselheiros estaduais e municipais por sexo - Brasil, 2012 a 2016</w:t>
      </w:r>
    </w:p>
    <w:p w14:paraId="3FA89788" w14:textId="77777777" w:rsidR="00FA13B7" w:rsidRPr="00802B24" w:rsidRDefault="00F95599" w:rsidP="006D7B74">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78F32C7D" wp14:editId="23FE9E24">
            <wp:extent cx="5400040" cy="3702050"/>
            <wp:effectExtent l="0" t="0" r="10160" b="12700"/>
            <wp:docPr id="264" name="Gráfico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r w:rsidR="00FA13B7" w:rsidRPr="00802B24">
        <w:rPr>
          <w:rFonts w:ascii="Arial" w:hAnsi="Arial" w:cs="Arial"/>
          <w:sz w:val="20"/>
          <w:szCs w:val="20"/>
        </w:rPr>
        <w:t>Fonte: MDS, Censo SUAS.</w:t>
      </w:r>
    </w:p>
    <w:p w14:paraId="41CA16EB" w14:textId="77777777" w:rsidR="00FA13B7" w:rsidRDefault="00FA13B7" w:rsidP="00FA13B7">
      <w:pPr>
        <w:autoSpaceDE w:val="0"/>
        <w:autoSpaceDN w:val="0"/>
        <w:adjustRightInd w:val="0"/>
        <w:spacing w:line="360" w:lineRule="auto"/>
        <w:jc w:val="both"/>
        <w:rPr>
          <w:rFonts w:ascii="Arial" w:hAnsi="Arial" w:cs="Arial"/>
          <w:sz w:val="24"/>
          <w:szCs w:val="24"/>
        </w:rPr>
      </w:pPr>
    </w:p>
    <w:p w14:paraId="6467405A" w14:textId="0BCD7929" w:rsidR="00FA13B7" w:rsidRPr="00802B24" w:rsidRDefault="00F95599" w:rsidP="00F95599">
      <w:pPr>
        <w:autoSpaceDE w:val="0"/>
        <w:autoSpaceDN w:val="0"/>
        <w:adjustRightInd w:val="0"/>
        <w:spacing w:line="360" w:lineRule="auto"/>
        <w:jc w:val="both"/>
        <w:rPr>
          <w:rFonts w:ascii="Arial" w:hAnsi="Arial" w:cs="Arial"/>
          <w:sz w:val="24"/>
          <w:szCs w:val="24"/>
        </w:rPr>
      </w:pPr>
      <w:r w:rsidRPr="00F95599">
        <w:rPr>
          <w:rFonts w:ascii="Arial" w:hAnsi="Arial" w:cs="Arial"/>
          <w:sz w:val="24"/>
          <w:szCs w:val="24"/>
        </w:rPr>
        <w:t xml:space="preserve">Sobre a escolaridade dos Conselheiros de Assistência Social, verificou-se que em 2016 o percentual de conselheiros municipais com nível superior, especialização, mestrado ou doutorado era de 48,3%, enquanto entre os conselheiros estaduais esse número era de 84,4%. </w:t>
      </w:r>
      <w:r w:rsidR="00495892">
        <w:rPr>
          <w:rFonts w:ascii="Arial" w:hAnsi="Arial" w:cs="Arial"/>
          <w:sz w:val="24"/>
          <w:szCs w:val="24"/>
        </w:rPr>
        <w:t>Ainda nesse ano</w:t>
      </w:r>
      <w:r w:rsidRPr="00F95599">
        <w:rPr>
          <w:rFonts w:ascii="Arial" w:hAnsi="Arial" w:cs="Arial"/>
          <w:sz w:val="24"/>
          <w:szCs w:val="24"/>
        </w:rPr>
        <w:t>, entre os Conselheiros Municipais, 14,3% tinham até o nível fundamental completo, o que inclui 6,2% sem escolaridade ou com nível fundamental incompleto, 5,5% de pessoas com nível fundamental completo e 2,6% com nível médio completo.  Entre os conselheiros estaduais havia 1,7% cuja escolaridade era de até o nível fundamental completo. Ao se observar a série histórica, percebe-se que não houve variação expressiva nos últimos anos na escolaridade dos Conselheiros municipais ou estaduais</w:t>
      </w:r>
      <w:r w:rsidR="00287D85">
        <w:rPr>
          <w:rFonts w:ascii="Arial" w:hAnsi="Arial" w:cs="Arial"/>
          <w:sz w:val="24"/>
          <w:szCs w:val="24"/>
        </w:rPr>
        <w:t xml:space="preserve"> (Gráfico 15</w:t>
      </w:r>
      <w:r w:rsidR="00CF7060">
        <w:rPr>
          <w:rFonts w:ascii="Arial" w:hAnsi="Arial" w:cs="Arial"/>
          <w:sz w:val="24"/>
          <w:szCs w:val="24"/>
        </w:rPr>
        <w:t>3</w:t>
      </w:r>
      <w:r w:rsidR="00287D85">
        <w:rPr>
          <w:rFonts w:ascii="Arial" w:hAnsi="Arial" w:cs="Arial"/>
          <w:sz w:val="24"/>
          <w:szCs w:val="24"/>
        </w:rPr>
        <w:t>)</w:t>
      </w:r>
      <w:r w:rsidR="00FA13B7" w:rsidRPr="008A37B8">
        <w:rPr>
          <w:rFonts w:ascii="Arial" w:hAnsi="Arial" w:cs="Arial"/>
          <w:sz w:val="24"/>
          <w:szCs w:val="24"/>
        </w:rPr>
        <w:t>.</w:t>
      </w:r>
    </w:p>
    <w:p w14:paraId="681CB4A8" w14:textId="171E1786"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CF7060">
        <w:rPr>
          <w:rFonts w:ascii="Arial" w:hAnsi="Arial" w:cs="Arial"/>
          <w:b/>
          <w:sz w:val="24"/>
          <w:szCs w:val="24"/>
        </w:rPr>
        <w:t>3</w:t>
      </w:r>
      <w:r w:rsidRPr="00802B24">
        <w:rPr>
          <w:rFonts w:ascii="Arial" w:hAnsi="Arial" w:cs="Arial"/>
          <w:b/>
          <w:sz w:val="24"/>
          <w:szCs w:val="24"/>
        </w:rPr>
        <w:t xml:space="preserve"> - </w:t>
      </w:r>
      <w:r w:rsidR="00F95599" w:rsidRPr="00F95599">
        <w:rPr>
          <w:rFonts w:ascii="Arial" w:hAnsi="Arial" w:cs="Arial"/>
          <w:b/>
          <w:sz w:val="24"/>
          <w:szCs w:val="24"/>
        </w:rPr>
        <w:t xml:space="preserve">Percentual de Conselheiros estaduais e municipais </w:t>
      </w:r>
      <w:r w:rsidR="00495892">
        <w:rPr>
          <w:rFonts w:ascii="Arial" w:hAnsi="Arial" w:cs="Arial"/>
          <w:b/>
          <w:sz w:val="24"/>
          <w:szCs w:val="24"/>
        </w:rPr>
        <w:t xml:space="preserve">segundo </w:t>
      </w:r>
      <w:r w:rsidR="00F95599" w:rsidRPr="00F95599">
        <w:rPr>
          <w:rFonts w:ascii="Arial" w:hAnsi="Arial" w:cs="Arial"/>
          <w:b/>
          <w:sz w:val="24"/>
          <w:szCs w:val="24"/>
        </w:rPr>
        <w:t>escolaridade - Brasil, 2014 a 2016</w:t>
      </w:r>
    </w:p>
    <w:p w14:paraId="304B6EEB" w14:textId="77777777" w:rsidR="00FA13B7" w:rsidRPr="00802B24" w:rsidRDefault="00F95599" w:rsidP="00CF7060">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7A057FC0" wp14:editId="034ABCB7">
            <wp:extent cx="5400040" cy="4352925"/>
            <wp:effectExtent l="0" t="0" r="10160" b="9525"/>
            <wp:docPr id="265" name="Gráfico 2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r w:rsidR="00FA13B7" w:rsidRPr="00802B24">
        <w:rPr>
          <w:rFonts w:ascii="Arial" w:hAnsi="Arial" w:cs="Arial"/>
          <w:sz w:val="20"/>
          <w:szCs w:val="20"/>
        </w:rPr>
        <w:t>Fonte: MDS, Censo SUAS.</w:t>
      </w:r>
    </w:p>
    <w:p w14:paraId="58EAF7B3" w14:textId="77777777" w:rsidR="00FA13B7" w:rsidRDefault="00FA13B7" w:rsidP="00FA13B7">
      <w:pPr>
        <w:autoSpaceDE w:val="0"/>
        <w:autoSpaceDN w:val="0"/>
        <w:adjustRightInd w:val="0"/>
        <w:spacing w:line="360" w:lineRule="auto"/>
        <w:jc w:val="both"/>
        <w:rPr>
          <w:rFonts w:ascii="Arial" w:hAnsi="Arial" w:cs="Arial"/>
          <w:sz w:val="24"/>
          <w:szCs w:val="24"/>
        </w:rPr>
      </w:pPr>
    </w:p>
    <w:p w14:paraId="492D6F0F" w14:textId="1B54016B" w:rsidR="00FA13B7" w:rsidRPr="00802B24" w:rsidRDefault="00F95599" w:rsidP="00FA13B7">
      <w:pPr>
        <w:autoSpaceDE w:val="0"/>
        <w:autoSpaceDN w:val="0"/>
        <w:adjustRightInd w:val="0"/>
        <w:spacing w:line="360" w:lineRule="auto"/>
        <w:jc w:val="both"/>
        <w:rPr>
          <w:rFonts w:ascii="Arial" w:hAnsi="Arial" w:cs="Arial"/>
          <w:sz w:val="24"/>
          <w:szCs w:val="24"/>
        </w:rPr>
      </w:pPr>
      <w:r w:rsidRPr="00F95599">
        <w:rPr>
          <w:rFonts w:ascii="Arial" w:hAnsi="Arial" w:cs="Arial"/>
          <w:sz w:val="24"/>
          <w:szCs w:val="24"/>
        </w:rPr>
        <w:t>Além da participação nos Conselhos de Assistência Social, há outras modalidades de participação social no âmbito do SUAS. Em 2016, em 65,1% dos CRAS e em 73,5% dos Centros POP havia participação de usuários nas atividades de planejamento das Unidades. A participação ainda é majoritariamente informal, mas há formalização da participação dos usuários nas atividades de planejamento em 6,3% nos CRAS e 16,1% nos Centros POP</w:t>
      </w:r>
      <w:r w:rsidR="00287D85">
        <w:rPr>
          <w:rFonts w:ascii="Arial" w:hAnsi="Arial" w:cs="Arial"/>
          <w:sz w:val="24"/>
          <w:szCs w:val="24"/>
        </w:rPr>
        <w:t xml:space="preserve"> (Gráfico 15</w:t>
      </w:r>
      <w:r w:rsidR="00CF7060">
        <w:rPr>
          <w:rFonts w:ascii="Arial" w:hAnsi="Arial" w:cs="Arial"/>
          <w:sz w:val="24"/>
          <w:szCs w:val="24"/>
        </w:rPr>
        <w:t>4</w:t>
      </w:r>
      <w:r w:rsidR="00287D85">
        <w:rPr>
          <w:rFonts w:ascii="Arial" w:hAnsi="Arial" w:cs="Arial"/>
          <w:sz w:val="24"/>
          <w:szCs w:val="24"/>
        </w:rPr>
        <w:t>)</w:t>
      </w:r>
      <w:r w:rsidR="00FA13B7" w:rsidRPr="008A37B8">
        <w:rPr>
          <w:rFonts w:ascii="Arial" w:hAnsi="Arial" w:cs="Arial"/>
          <w:sz w:val="24"/>
          <w:szCs w:val="24"/>
        </w:rPr>
        <w:t>.</w:t>
      </w:r>
    </w:p>
    <w:p w14:paraId="6F0A74E7" w14:textId="61F8930C" w:rsidR="00FA13B7" w:rsidRPr="00802B24" w:rsidRDefault="00FA13B7" w:rsidP="00FA13B7">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CF7060">
        <w:rPr>
          <w:rFonts w:ascii="Arial" w:hAnsi="Arial" w:cs="Arial"/>
          <w:b/>
          <w:sz w:val="24"/>
          <w:szCs w:val="24"/>
        </w:rPr>
        <w:t>4</w:t>
      </w:r>
      <w:r w:rsidRPr="00802B24">
        <w:rPr>
          <w:rFonts w:ascii="Arial" w:hAnsi="Arial" w:cs="Arial"/>
          <w:b/>
          <w:sz w:val="24"/>
          <w:szCs w:val="24"/>
        </w:rPr>
        <w:t xml:space="preserve"> - </w:t>
      </w:r>
      <w:r w:rsidR="00F95599" w:rsidRPr="00F95599">
        <w:rPr>
          <w:rFonts w:ascii="Arial" w:hAnsi="Arial" w:cs="Arial"/>
          <w:b/>
          <w:sz w:val="24"/>
          <w:szCs w:val="24"/>
        </w:rPr>
        <w:t>Participação dos usuários nas atividades de planejamento nos CRAS e Centros POP - Brasil, 2016</w:t>
      </w:r>
    </w:p>
    <w:p w14:paraId="7F33B5AE" w14:textId="77777777" w:rsidR="00FA13B7" w:rsidRPr="00802B24" w:rsidRDefault="00F95599" w:rsidP="00CF7060">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48EC5EC4" wp14:editId="2EFC675C">
            <wp:extent cx="5400040" cy="3388995"/>
            <wp:effectExtent l="0" t="0" r="10160" b="1905"/>
            <wp:docPr id="266" name="Gráfico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r w:rsidR="00FA13B7" w:rsidRPr="00802B24">
        <w:rPr>
          <w:rFonts w:ascii="Arial" w:hAnsi="Arial" w:cs="Arial"/>
          <w:sz w:val="20"/>
          <w:szCs w:val="20"/>
        </w:rPr>
        <w:t>Fonte: MDS, Censo SUAS.</w:t>
      </w:r>
    </w:p>
    <w:p w14:paraId="7DCDC679" w14:textId="77777777" w:rsidR="00F52B21" w:rsidRPr="00802B24" w:rsidRDefault="00F52B21" w:rsidP="00F52B21">
      <w:pPr>
        <w:autoSpaceDE w:val="0"/>
        <w:autoSpaceDN w:val="0"/>
        <w:adjustRightInd w:val="0"/>
        <w:spacing w:line="360" w:lineRule="auto"/>
        <w:jc w:val="both"/>
        <w:rPr>
          <w:rFonts w:ascii="Arial" w:hAnsi="Arial" w:cs="Arial"/>
          <w:sz w:val="24"/>
          <w:szCs w:val="24"/>
        </w:rPr>
      </w:pPr>
    </w:p>
    <w:p w14:paraId="5A44104F" w14:textId="16075645" w:rsidR="00F52B21" w:rsidRPr="00A62BEF" w:rsidRDefault="00F52B21" w:rsidP="00A62BEF">
      <w:pPr>
        <w:spacing w:before="240" w:line="360" w:lineRule="auto"/>
        <w:jc w:val="both"/>
        <w:rPr>
          <w:rFonts w:ascii="Arial" w:hAnsi="Arial" w:cs="Arial"/>
          <w:b/>
          <w:sz w:val="28"/>
          <w:szCs w:val="28"/>
        </w:rPr>
      </w:pPr>
      <w:r w:rsidRPr="00A62BEF">
        <w:rPr>
          <w:rFonts w:ascii="Arial" w:hAnsi="Arial" w:cs="Arial"/>
          <w:b/>
          <w:sz w:val="28"/>
          <w:szCs w:val="28"/>
        </w:rPr>
        <w:t>C</w:t>
      </w:r>
      <w:r w:rsidR="00A62BEF">
        <w:rPr>
          <w:rFonts w:ascii="Arial" w:hAnsi="Arial" w:cs="Arial"/>
          <w:b/>
          <w:sz w:val="28"/>
          <w:szCs w:val="28"/>
        </w:rPr>
        <w:t>onsiderações</w:t>
      </w:r>
      <w:r w:rsidRPr="00A62BEF">
        <w:rPr>
          <w:rFonts w:ascii="Arial" w:hAnsi="Arial" w:cs="Arial"/>
          <w:b/>
          <w:sz w:val="28"/>
          <w:szCs w:val="28"/>
        </w:rPr>
        <w:t xml:space="preserve"> F</w:t>
      </w:r>
      <w:r w:rsidR="00A62BEF">
        <w:rPr>
          <w:rFonts w:ascii="Arial" w:hAnsi="Arial" w:cs="Arial"/>
          <w:b/>
          <w:sz w:val="28"/>
          <w:szCs w:val="28"/>
        </w:rPr>
        <w:t>inais</w:t>
      </w:r>
    </w:p>
    <w:p w14:paraId="2D5A35B8" w14:textId="77777777" w:rsidR="00F52B21" w:rsidRPr="00802B24" w:rsidRDefault="00F52B21" w:rsidP="00F52B2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Este capítulo teve por objetivo demonstrar como vem se dando a participação da sociedade civil na assistência social por meio dos Conselhos Estaduais e Municipais de Assistência Social. A partir de suas atribuições como responsáveis pela normatização, disciplina, acompanhamento, avaliação e fiscalização da gestão e a execução dos serviços, programas, projetos e benefícios socioassistenciais, essas instâncias compartilhadas entre representantes da sociedade e do governo são fundamentais para consolidar o controle social.</w:t>
      </w:r>
    </w:p>
    <w:p w14:paraId="78CB9EB2" w14:textId="565F6754" w:rsidR="00F52B21" w:rsidRPr="00802B24" w:rsidRDefault="00F52B21" w:rsidP="00F52B2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Os dados do Censo mostram que a institucionalização dos Conselhos vem gradativamente se estruturando. Em 201</w:t>
      </w:r>
      <w:r w:rsidR="00F40C72">
        <w:rPr>
          <w:rFonts w:ascii="Arial" w:hAnsi="Arial" w:cs="Arial"/>
          <w:sz w:val="24"/>
          <w:szCs w:val="24"/>
        </w:rPr>
        <w:t>6</w:t>
      </w:r>
      <w:r w:rsidRPr="00802B24">
        <w:rPr>
          <w:rFonts w:ascii="Arial" w:hAnsi="Arial" w:cs="Arial"/>
          <w:sz w:val="24"/>
          <w:szCs w:val="24"/>
        </w:rPr>
        <w:t xml:space="preserve">, </w:t>
      </w:r>
      <w:r w:rsidR="00EA45EB">
        <w:rPr>
          <w:rFonts w:ascii="Arial" w:hAnsi="Arial" w:cs="Arial"/>
          <w:sz w:val="24"/>
          <w:szCs w:val="24"/>
        </w:rPr>
        <w:t xml:space="preserve">todos os </w:t>
      </w:r>
      <w:r w:rsidR="00F40C72">
        <w:rPr>
          <w:rFonts w:ascii="Arial" w:hAnsi="Arial" w:cs="Arial"/>
          <w:sz w:val="24"/>
          <w:szCs w:val="24"/>
        </w:rPr>
        <w:t xml:space="preserve">Conselhos Estaduais </w:t>
      </w:r>
      <w:r w:rsidR="00EA45EB">
        <w:rPr>
          <w:rFonts w:ascii="Arial" w:hAnsi="Arial" w:cs="Arial"/>
          <w:sz w:val="24"/>
          <w:szCs w:val="24"/>
        </w:rPr>
        <w:t>tinham</w:t>
      </w:r>
      <w:r w:rsidR="00F40C72">
        <w:rPr>
          <w:rFonts w:ascii="Arial" w:hAnsi="Arial" w:cs="Arial"/>
          <w:sz w:val="24"/>
          <w:szCs w:val="24"/>
        </w:rPr>
        <w:t xml:space="preserve"> Secretaria Executiva e, </w:t>
      </w:r>
      <w:r w:rsidR="00F40C72" w:rsidRPr="00802B24">
        <w:rPr>
          <w:rFonts w:ascii="Arial" w:hAnsi="Arial" w:cs="Arial"/>
          <w:sz w:val="24"/>
          <w:szCs w:val="24"/>
        </w:rPr>
        <w:t>os Conselhos Municipais</w:t>
      </w:r>
      <w:r w:rsidRPr="00802B24">
        <w:rPr>
          <w:rFonts w:ascii="Arial" w:hAnsi="Arial" w:cs="Arial"/>
          <w:sz w:val="24"/>
          <w:szCs w:val="24"/>
        </w:rPr>
        <w:t xml:space="preserve">, </w:t>
      </w:r>
      <w:r w:rsidR="00EA45EB">
        <w:rPr>
          <w:rFonts w:ascii="Arial" w:hAnsi="Arial" w:cs="Arial"/>
          <w:sz w:val="24"/>
          <w:szCs w:val="24"/>
        </w:rPr>
        <w:t>desde 2013 apresentaram</w:t>
      </w:r>
      <w:r w:rsidR="00F40C72">
        <w:rPr>
          <w:rFonts w:ascii="Arial" w:hAnsi="Arial" w:cs="Arial"/>
          <w:sz w:val="24"/>
          <w:szCs w:val="24"/>
        </w:rPr>
        <w:t xml:space="preserve"> um aumento de 8,4 pontos percentuais</w:t>
      </w:r>
      <w:r w:rsidR="00EA45EB">
        <w:rPr>
          <w:rFonts w:ascii="Arial" w:hAnsi="Arial" w:cs="Arial"/>
          <w:sz w:val="24"/>
          <w:szCs w:val="24"/>
        </w:rPr>
        <w:t xml:space="preserve"> na instituição dessa Secretaria</w:t>
      </w:r>
      <w:r w:rsidRPr="00802B24">
        <w:rPr>
          <w:rFonts w:ascii="Arial" w:hAnsi="Arial" w:cs="Arial"/>
          <w:sz w:val="24"/>
          <w:szCs w:val="24"/>
        </w:rPr>
        <w:t>.</w:t>
      </w:r>
    </w:p>
    <w:p w14:paraId="36940C80" w14:textId="6855901C" w:rsidR="00F52B21" w:rsidRPr="00802B24" w:rsidRDefault="00F52B21" w:rsidP="00F52B2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Entretanto, o percentual de conselhos que fiscalizam serviços, programas, projetos e benefícios socioassistenciais segue como um</w:t>
      </w:r>
      <w:r w:rsidR="00A7747B">
        <w:rPr>
          <w:rFonts w:ascii="Arial" w:hAnsi="Arial" w:cs="Arial"/>
          <w:sz w:val="24"/>
          <w:szCs w:val="24"/>
        </w:rPr>
        <w:t xml:space="preserve"> desafio a ser superado. Em 2016</w:t>
      </w:r>
      <w:r w:rsidRPr="00802B24">
        <w:rPr>
          <w:rFonts w:ascii="Arial" w:hAnsi="Arial" w:cs="Arial"/>
          <w:sz w:val="24"/>
          <w:szCs w:val="24"/>
        </w:rPr>
        <w:t>, dentre os Conselhos Municipais, 5</w:t>
      </w:r>
      <w:r w:rsidR="00A7747B">
        <w:rPr>
          <w:rFonts w:ascii="Arial" w:hAnsi="Arial" w:cs="Arial"/>
          <w:sz w:val="24"/>
          <w:szCs w:val="24"/>
        </w:rPr>
        <w:t>3,6</w:t>
      </w:r>
      <w:r w:rsidRPr="00802B24">
        <w:rPr>
          <w:rFonts w:ascii="Arial" w:hAnsi="Arial" w:cs="Arial"/>
          <w:sz w:val="24"/>
          <w:szCs w:val="24"/>
        </w:rPr>
        <w:t>% fiscalizavam apenas a rede pública e 3</w:t>
      </w:r>
      <w:r w:rsidR="00A7747B">
        <w:rPr>
          <w:rFonts w:ascii="Arial" w:hAnsi="Arial" w:cs="Arial"/>
          <w:sz w:val="24"/>
          <w:szCs w:val="24"/>
        </w:rPr>
        <w:t>6,4</w:t>
      </w:r>
      <w:r w:rsidRPr="00802B24">
        <w:rPr>
          <w:rFonts w:ascii="Arial" w:hAnsi="Arial" w:cs="Arial"/>
          <w:sz w:val="24"/>
          <w:szCs w:val="24"/>
        </w:rPr>
        <w:t xml:space="preserve">% fiscalizavam ambas as redes, pública e privada. Por sua vez, </w:t>
      </w:r>
      <w:r w:rsidRPr="00802B24">
        <w:rPr>
          <w:rFonts w:ascii="Arial" w:hAnsi="Arial" w:cs="Arial"/>
          <w:sz w:val="24"/>
          <w:szCs w:val="24"/>
        </w:rPr>
        <w:lastRenderedPageBreak/>
        <w:t xml:space="preserve">entre os Conselhos Estaduais </w:t>
      </w:r>
      <w:r w:rsidR="00A7747B">
        <w:rPr>
          <w:rFonts w:ascii="Arial" w:hAnsi="Arial" w:cs="Arial"/>
          <w:sz w:val="24"/>
          <w:szCs w:val="24"/>
        </w:rPr>
        <w:t>25,9</w:t>
      </w:r>
      <w:r w:rsidRPr="00802B24">
        <w:rPr>
          <w:rFonts w:ascii="Arial" w:hAnsi="Arial" w:cs="Arial"/>
          <w:sz w:val="24"/>
          <w:szCs w:val="24"/>
        </w:rPr>
        <w:t xml:space="preserve">% fiscalizaram apenas a rede pública, enquanto </w:t>
      </w:r>
      <w:r w:rsidR="00A7747B">
        <w:rPr>
          <w:rFonts w:ascii="Arial" w:hAnsi="Arial" w:cs="Arial"/>
          <w:sz w:val="24"/>
          <w:szCs w:val="24"/>
        </w:rPr>
        <w:t>48,1</w:t>
      </w:r>
      <w:r w:rsidRPr="00802B24">
        <w:rPr>
          <w:rFonts w:ascii="Arial" w:hAnsi="Arial" w:cs="Arial"/>
          <w:sz w:val="24"/>
          <w:szCs w:val="24"/>
        </w:rPr>
        <w:t xml:space="preserve">% fiscalizaram ambas as redes. Quanto ao acompanhamento e fiscalização da execução do Programa Bolsa Família, </w:t>
      </w:r>
      <w:r w:rsidR="00EC4E6C">
        <w:rPr>
          <w:rFonts w:ascii="Arial" w:hAnsi="Arial" w:cs="Arial"/>
          <w:sz w:val="24"/>
          <w:szCs w:val="24"/>
        </w:rPr>
        <w:t xml:space="preserve">até 2015 </w:t>
      </w:r>
      <w:r w:rsidRPr="00802B24">
        <w:rPr>
          <w:rFonts w:ascii="Arial" w:hAnsi="Arial" w:cs="Arial"/>
          <w:sz w:val="24"/>
          <w:szCs w:val="24"/>
        </w:rPr>
        <w:t>ocorreu uma queda considerável no percentual de Conselhos Estaduais, passando de 84,6% no ano de 2013, para 65,4% em 2014 e 63,0% em 2015</w:t>
      </w:r>
      <w:r w:rsidR="008E6E87">
        <w:rPr>
          <w:rFonts w:ascii="Arial" w:hAnsi="Arial" w:cs="Arial"/>
          <w:sz w:val="24"/>
          <w:szCs w:val="24"/>
        </w:rPr>
        <w:t>;</w:t>
      </w:r>
      <w:r w:rsidR="00A7747B">
        <w:rPr>
          <w:rFonts w:ascii="Arial" w:hAnsi="Arial" w:cs="Arial"/>
          <w:sz w:val="24"/>
          <w:szCs w:val="24"/>
        </w:rPr>
        <w:t xml:space="preserve"> porém</w:t>
      </w:r>
      <w:r w:rsidR="008E6E87">
        <w:rPr>
          <w:rFonts w:ascii="Arial" w:hAnsi="Arial" w:cs="Arial"/>
          <w:sz w:val="24"/>
          <w:szCs w:val="24"/>
        </w:rPr>
        <w:t>, em 2016, verifica-se um aumento relevante, alcançando 77,8%</w:t>
      </w:r>
      <w:r w:rsidRPr="00802B24">
        <w:rPr>
          <w:rFonts w:ascii="Arial" w:hAnsi="Arial" w:cs="Arial"/>
          <w:sz w:val="24"/>
          <w:szCs w:val="24"/>
        </w:rPr>
        <w:t>. Já em relação aos Conselhos Municipais, o percentual vem crescendo, assim, o resultado em 201</w:t>
      </w:r>
      <w:r w:rsidR="008E6E87">
        <w:rPr>
          <w:rFonts w:ascii="Arial" w:hAnsi="Arial" w:cs="Arial"/>
          <w:sz w:val="24"/>
          <w:szCs w:val="24"/>
        </w:rPr>
        <w:t>6</w:t>
      </w:r>
      <w:r w:rsidRPr="00802B24">
        <w:rPr>
          <w:rFonts w:ascii="Arial" w:hAnsi="Arial" w:cs="Arial"/>
          <w:sz w:val="24"/>
          <w:szCs w:val="24"/>
        </w:rPr>
        <w:t xml:space="preserve"> foi que 87</w:t>
      </w:r>
      <w:r w:rsidR="008E6E87">
        <w:rPr>
          <w:rFonts w:ascii="Arial" w:hAnsi="Arial" w:cs="Arial"/>
          <w:sz w:val="24"/>
          <w:szCs w:val="24"/>
        </w:rPr>
        <w:t>,7</w:t>
      </w:r>
      <w:r w:rsidRPr="00802B24">
        <w:rPr>
          <w:rFonts w:ascii="Arial" w:hAnsi="Arial" w:cs="Arial"/>
          <w:sz w:val="24"/>
          <w:szCs w:val="24"/>
        </w:rPr>
        <w:t>% fiscalizaram e acompanharam o Programa Bolsa Família.</w:t>
      </w:r>
    </w:p>
    <w:p w14:paraId="68B04B76" w14:textId="7ACAE6DF" w:rsidR="00F52B21" w:rsidRDefault="00F52B21" w:rsidP="00F52B21">
      <w:pPr>
        <w:autoSpaceDE w:val="0"/>
        <w:autoSpaceDN w:val="0"/>
        <w:adjustRightInd w:val="0"/>
        <w:spacing w:line="360" w:lineRule="auto"/>
        <w:jc w:val="both"/>
        <w:rPr>
          <w:rFonts w:ascii="Arial" w:hAnsi="Arial" w:cs="Arial"/>
          <w:sz w:val="24"/>
          <w:szCs w:val="24"/>
        </w:rPr>
      </w:pPr>
      <w:r w:rsidRPr="00802B24">
        <w:rPr>
          <w:rFonts w:ascii="Arial" w:hAnsi="Arial" w:cs="Arial"/>
          <w:sz w:val="24"/>
          <w:szCs w:val="24"/>
        </w:rPr>
        <w:t>Analisando a distribuição do percentual da frequência de atividades realizadas pelos Conselhos Estaduais em 201</w:t>
      </w:r>
      <w:r w:rsidR="00A843F8">
        <w:rPr>
          <w:rFonts w:ascii="Arial" w:hAnsi="Arial" w:cs="Arial"/>
          <w:sz w:val="24"/>
          <w:szCs w:val="24"/>
        </w:rPr>
        <w:t>6</w:t>
      </w:r>
      <w:r w:rsidRPr="00802B24">
        <w:rPr>
          <w:rFonts w:ascii="Arial" w:hAnsi="Arial" w:cs="Arial"/>
          <w:sz w:val="24"/>
          <w:szCs w:val="24"/>
        </w:rPr>
        <w:t>, percebe-se que 5</w:t>
      </w:r>
      <w:r w:rsidR="00A843F8">
        <w:rPr>
          <w:rFonts w:ascii="Arial" w:hAnsi="Arial" w:cs="Arial"/>
          <w:sz w:val="24"/>
          <w:szCs w:val="24"/>
        </w:rPr>
        <w:t>1,9</w:t>
      </w:r>
      <w:r w:rsidRPr="00802B24">
        <w:rPr>
          <w:rFonts w:ascii="Arial" w:hAnsi="Arial" w:cs="Arial"/>
          <w:sz w:val="24"/>
          <w:szCs w:val="24"/>
        </w:rPr>
        <w:t>%</w:t>
      </w:r>
      <w:r w:rsidR="005520FA" w:rsidRPr="00802B24">
        <w:rPr>
          <w:rFonts w:ascii="Arial" w:hAnsi="Arial" w:cs="Arial"/>
          <w:sz w:val="24"/>
          <w:szCs w:val="24"/>
        </w:rPr>
        <w:t xml:space="preserve"> </w:t>
      </w:r>
      <w:r w:rsidR="009864D0" w:rsidRPr="00802B24">
        <w:rPr>
          <w:rFonts w:ascii="Arial" w:hAnsi="Arial" w:cs="Arial"/>
          <w:sz w:val="24"/>
          <w:szCs w:val="24"/>
        </w:rPr>
        <w:t>(</w:t>
      </w:r>
      <w:r w:rsidR="009864D0">
        <w:rPr>
          <w:rFonts w:ascii="Arial" w:hAnsi="Arial" w:cs="Arial"/>
          <w:sz w:val="24"/>
          <w:szCs w:val="24"/>
        </w:rPr>
        <w:t>14</w:t>
      </w:r>
      <w:r w:rsidR="009864D0" w:rsidRPr="00802B24">
        <w:rPr>
          <w:rFonts w:ascii="Arial" w:hAnsi="Arial" w:cs="Arial"/>
          <w:sz w:val="24"/>
          <w:szCs w:val="24"/>
        </w:rPr>
        <w:t xml:space="preserve">) </w:t>
      </w:r>
      <w:r w:rsidRPr="00802B24">
        <w:rPr>
          <w:rFonts w:ascii="Arial" w:hAnsi="Arial" w:cs="Arial"/>
          <w:sz w:val="24"/>
          <w:szCs w:val="24"/>
        </w:rPr>
        <w:t xml:space="preserve">deles nunca acompanharam votações/discussões do Poder Legislativo local, </w:t>
      </w:r>
      <w:r w:rsidR="00166F2E">
        <w:rPr>
          <w:rFonts w:ascii="Arial" w:hAnsi="Arial" w:cs="Arial"/>
          <w:sz w:val="24"/>
          <w:szCs w:val="24"/>
        </w:rPr>
        <w:t>44</w:t>
      </w:r>
      <w:r w:rsidR="00A843F8">
        <w:rPr>
          <w:rFonts w:ascii="Arial" w:hAnsi="Arial" w:cs="Arial"/>
          <w:sz w:val="24"/>
          <w:szCs w:val="24"/>
        </w:rPr>
        <w:t>,</w:t>
      </w:r>
      <w:r w:rsidR="00166F2E">
        <w:rPr>
          <w:rFonts w:ascii="Arial" w:hAnsi="Arial" w:cs="Arial"/>
          <w:sz w:val="24"/>
          <w:szCs w:val="24"/>
        </w:rPr>
        <w:t>4</w:t>
      </w:r>
      <w:r w:rsidRPr="00802B24">
        <w:rPr>
          <w:rFonts w:ascii="Arial" w:hAnsi="Arial" w:cs="Arial"/>
          <w:sz w:val="24"/>
          <w:szCs w:val="24"/>
        </w:rPr>
        <w:t>%</w:t>
      </w:r>
      <w:r w:rsidR="005520FA" w:rsidRPr="00802B24">
        <w:rPr>
          <w:rFonts w:ascii="Arial" w:hAnsi="Arial" w:cs="Arial"/>
          <w:sz w:val="24"/>
          <w:szCs w:val="24"/>
        </w:rPr>
        <w:t xml:space="preserve"> </w:t>
      </w:r>
      <w:r w:rsidR="009864D0" w:rsidRPr="00802B24">
        <w:rPr>
          <w:rFonts w:ascii="Arial" w:hAnsi="Arial" w:cs="Arial"/>
          <w:sz w:val="24"/>
          <w:szCs w:val="24"/>
        </w:rPr>
        <w:t>(</w:t>
      </w:r>
      <w:r w:rsidR="00166F2E">
        <w:rPr>
          <w:rFonts w:ascii="Arial" w:hAnsi="Arial" w:cs="Arial"/>
          <w:sz w:val="24"/>
          <w:szCs w:val="24"/>
        </w:rPr>
        <w:t>12</w:t>
      </w:r>
      <w:r w:rsidR="009864D0" w:rsidRPr="00802B24">
        <w:rPr>
          <w:rFonts w:ascii="Arial" w:hAnsi="Arial" w:cs="Arial"/>
          <w:sz w:val="24"/>
          <w:szCs w:val="24"/>
        </w:rPr>
        <w:t xml:space="preserve">) </w:t>
      </w:r>
      <w:r w:rsidR="00166F2E">
        <w:rPr>
          <w:rFonts w:ascii="Arial" w:hAnsi="Arial" w:cs="Arial"/>
          <w:sz w:val="24"/>
          <w:szCs w:val="24"/>
        </w:rPr>
        <w:t xml:space="preserve">nunca </w:t>
      </w:r>
      <w:r w:rsidRPr="00802B24">
        <w:rPr>
          <w:rFonts w:ascii="Arial" w:hAnsi="Arial" w:cs="Arial"/>
          <w:sz w:val="24"/>
          <w:szCs w:val="24"/>
        </w:rPr>
        <w:t xml:space="preserve">realizaram reuniões descentralizadas, </w:t>
      </w:r>
      <w:r w:rsidR="00A843F8">
        <w:rPr>
          <w:rFonts w:ascii="Arial" w:hAnsi="Arial" w:cs="Arial"/>
          <w:sz w:val="24"/>
          <w:szCs w:val="24"/>
        </w:rPr>
        <w:t>40,7</w:t>
      </w:r>
      <w:r w:rsidRPr="00802B24">
        <w:rPr>
          <w:rFonts w:ascii="Arial" w:hAnsi="Arial" w:cs="Arial"/>
          <w:sz w:val="24"/>
          <w:szCs w:val="24"/>
        </w:rPr>
        <w:t xml:space="preserve">% </w:t>
      </w:r>
      <w:r w:rsidR="009864D0">
        <w:rPr>
          <w:rFonts w:ascii="Arial" w:hAnsi="Arial" w:cs="Arial"/>
          <w:sz w:val="24"/>
          <w:szCs w:val="24"/>
        </w:rPr>
        <w:t>(11</w:t>
      </w:r>
      <w:r w:rsidR="009864D0" w:rsidRPr="00802B24">
        <w:rPr>
          <w:rFonts w:ascii="Arial" w:hAnsi="Arial" w:cs="Arial"/>
          <w:sz w:val="24"/>
          <w:szCs w:val="24"/>
        </w:rPr>
        <w:t xml:space="preserve">) </w:t>
      </w:r>
      <w:r w:rsidRPr="00802B24">
        <w:rPr>
          <w:rFonts w:ascii="Arial" w:hAnsi="Arial" w:cs="Arial"/>
          <w:sz w:val="24"/>
          <w:szCs w:val="24"/>
        </w:rPr>
        <w:t>nunca realizaram a</w:t>
      </w:r>
      <w:r w:rsidR="00A843F8">
        <w:rPr>
          <w:rFonts w:ascii="Arial" w:hAnsi="Arial" w:cs="Arial"/>
          <w:sz w:val="24"/>
          <w:szCs w:val="24"/>
        </w:rPr>
        <w:t xml:space="preserve">ções de mobilização social, </w:t>
      </w:r>
      <w:r w:rsidR="00166F2E">
        <w:rPr>
          <w:rFonts w:ascii="Arial" w:hAnsi="Arial" w:cs="Arial"/>
          <w:sz w:val="24"/>
          <w:szCs w:val="24"/>
        </w:rPr>
        <w:t>29</w:t>
      </w:r>
      <w:r w:rsidR="00A843F8">
        <w:rPr>
          <w:rFonts w:ascii="Arial" w:hAnsi="Arial" w:cs="Arial"/>
          <w:sz w:val="24"/>
          <w:szCs w:val="24"/>
        </w:rPr>
        <w:t>,</w:t>
      </w:r>
      <w:r w:rsidR="00166F2E">
        <w:rPr>
          <w:rFonts w:ascii="Arial" w:hAnsi="Arial" w:cs="Arial"/>
          <w:sz w:val="24"/>
          <w:szCs w:val="24"/>
        </w:rPr>
        <w:t>6</w:t>
      </w:r>
      <w:r w:rsidR="00A843F8">
        <w:rPr>
          <w:rFonts w:ascii="Arial" w:hAnsi="Arial" w:cs="Arial"/>
          <w:sz w:val="24"/>
          <w:szCs w:val="24"/>
        </w:rPr>
        <w:t>%</w:t>
      </w:r>
      <w:r w:rsidR="005520FA" w:rsidRPr="00802B24">
        <w:rPr>
          <w:rFonts w:ascii="Arial" w:hAnsi="Arial" w:cs="Arial"/>
          <w:sz w:val="24"/>
          <w:szCs w:val="24"/>
        </w:rPr>
        <w:t xml:space="preserve"> </w:t>
      </w:r>
      <w:r w:rsidR="009864D0" w:rsidRPr="00802B24">
        <w:rPr>
          <w:rFonts w:ascii="Arial" w:hAnsi="Arial" w:cs="Arial"/>
          <w:sz w:val="24"/>
          <w:szCs w:val="24"/>
        </w:rPr>
        <w:t>(</w:t>
      </w:r>
      <w:r w:rsidR="00166F2E">
        <w:rPr>
          <w:rFonts w:ascii="Arial" w:hAnsi="Arial" w:cs="Arial"/>
          <w:sz w:val="24"/>
          <w:szCs w:val="24"/>
        </w:rPr>
        <w:t>8</w:t>
      </w:r>
      <w:r w:rsidR="009864D0" w:rsidRPr="00802B24">
        <w:rPr>
          <w:rFonts w:ascii="Arial" w:hAnsi="Arial" w:cs="Arial"/>
          <w:sz w:val="24"/>
          <w:szCs w:val="24"/>
        </w:rPr>
        <w:t xml:space="preserve">) </w:t>
      </w:r>
      <w:r w:rsidRPr="00802B24">
        <w:rPr>
          <w:rFonts w:ascii="Arial" w:hAnsi="Arial" w:cs="Arial"/>
          <w:sz w:val="24"/>
          <w:szCs w:val="24"/>
        </w:rPr>
        <w:t xml:space="preserve">realizaram </w:t>
      </w:r>
      <w:r w:rsidR="00166F2E">
        <w:rPr>
          <w:rFonts w:ascii="Arial" w:hAnsi="Arial" w:cs="Arial"/>
          <w:sz w:val="24"/>
          <w:szCs w:val="24"/>
        </w:rPr>
        <w:t xml:space="preserve">anualmente </w:t>
      </w:r>
      <w:r w:rsidRPr="00802B24">
        <w:rPr>
          <w:rFonts w:ascii="Arial" w:hAnsi="Arial" w:cs="Arial"/>
          <w:sz w:val="24"/>
          <w:szCs w:val="24"/>
        </w:rPr>
        <w:t xml:space="preserve">visitas nas unidades da rede </w:t>
      </w:r>
      <w:r w:rsidR="00166F2E">
        <w:rPr>
          <w:rFonts w:ascii="Arial" w:hAnsi="Arial" w:cs="Arial"/>
          <w:sz w:val="24"/>
          <w:szCs w:val="24"/>
        </w:rPr>
        <w:t>Socioassistencial,</w:t>
      </w:r>
      <w:r w:rsidRPr="00802B24">
        <w:rPr>
          <w:rFonts w:ascii="Arial" w:hAnsi="Arial" w:cs="Arial"/>
          <w:sz w:val="24"/>
          <w:szCs w:val="24"/>
        </w:rPr>
        <w:t xml:space="preserve"> </w:t>
      </w:r>
      <w:r w:rsidR="00166F2E">
        <w:rPr>
          <w:rFonts w:ascii="Arial" w:hAnsi="Arial" w:cs="Arial"/>
          <w:sz w:val="24"/>
          <w:szCs w:val="24"/>
        </w:rPr>
        <w:t>40</w:t>
      </w:r>
      <w:r w:rsidR="00A843F8">
        <w:rPr>
          <w:rFonts w:ascii="Arial" w:hAnsi="Arial" w:cs="Arial"/>
          <w:sz w:val="24"/>
          <w:szCs w:val="24"/>
        </w:rPr>
        <w:t>,</w:t>
      </w:r>
      <w:r w:rsidR="00166F2E">
        <w:rPr>
          <w:rFonts w:ascii="Arial" w:hAnsi="Arial" w:cs="Arial"/>
          <w:sz w:val="24"/>
          <w:szCs w:val="24"/>
        </w:rPr>
        <w:t>7</w:t>
      </w:r>
      <w:r w:rsidRPr="00802B24">
        <w:rPr>
          <w:rFonts w:ascii="Arial" w:hAnsi="Arial" w:cs="Arial"/>
          <w:sz w:val="24"/>
          <w:szCs w:val="24"/>
        </w:rPr>
        <w:t xml:space="preserve">% </w:t>
      </w:r>
      <w:r w:rsidR="009864D0">
        <w:rPr>
          <w:rFonts w:ascii="Arial" w:hAnsi="Arial" w:cs="Arial"/>
          <w:sz w:val="24"/>
          <w:szCs w:val="24"/>
        </w:rPr>
        <w:t>(</w:t>
      </w:r>
      <w:r w:rsidR="00166F2E">
        <w:rPr>
          <w:rFonts w:ascii="Arial" w:hAnsi="Arial" w:cs="Arial"/>
          <w:sz w:val="24"/>
          <w:szCs w:val="24"/>
        </w:rPr>
        <w:t>11</w:t>
      </w:r>
      <w:r w:rsidR="009864D0" w:rsidRPr="00802B24">
        <w:rPr>
          <w:rFonts w:ascii="Arial" w:hAnsi="Arial" w:cs="Arial"/>
          <w:sz w:val="24"/>
          <w:szCs w:val="24"/>
        </w:rPr>
        <w:t xml:space="preserve">) </w:t>
      </w:r>
      <w:r w:rsidRPr="00802B24">
        <w:rPr>
          <w:rFonts w:ascii="Arial" w:hAnsi="Arial" w:cs="Arial"/>
          <w:sz w:val="24"/>
          <w:szCs w:val="24"/>
        </w:rPr>
        <w:t>realizavam anua</w:t>
      </w:r>
      <w:r w:rsidR="00A843F8">
        <w:rPr>
          <w:rFonts w:ascii="Arial" w:hAnsi="Arial" w:cs="Arial"/>
          <w:sz w:val="24"/>
          <w:szCs w:val="24"/>
        </w:rPr>
        <w:t>lmente reuniões ampliadas</w:t>
      </w:r>
      <w:r w:rsidR="00D15C39">
        <w:rPr>
          <w:rFonts w:ascii="Arial" w:hAnsi="Arial" w:cs="Arial"/>
          <w:sz w:val="24"/>
          <w:szCs w:val="24"/>
        </w:rPr>
        <w:t>, enquanto 33,3</w:t>
      </w:r>
      <w:r w:rsidRPr="00802B24">
        <w:rPr>
          <w:rFonts w:ascii="Arial" w:hAnsi="Arial" w:cs="Arial"/>
          <w:sz w:val="24"/>
          <w:szCs w:val="24"/>
        </w:rPr>
        <w:t xml:space="preserve">% </w:t>
      </w:r>
      <w:r w:rsidR="00D15C39" w:rsidRPr="00802B24">
        <w:rPr>
          <w:rFonts w:ascii="Arial" w:hAnsi="Arial" w:cs="Arial"/>
          <w:sz w:val="24"/>
          <w:szCs w:val="24"/>
        </w:rPr>
        <w:t>(</w:t>
      </w:r>
      <w:r w:rsidR="00D15C39">
        <w:rPr>
          <w:rFonts w:ascii="Arial" w:hAnsi="Arial" w:cs="Arial"/>
          <w:sz w:val="24"/>
          <w:szCs w:val="24"/>
        </w:rPr>
        <w:t>9</w:t>
      </w:r>
      <w:r w:rsidR="00D15C39" w:rsidRPr="00802B24">
        <w:rPr>
          <w:rFonts w:ascii="Arial" w:hAnsi="Arial" w:cs="Arial"/>
          <w:sz w:val="24"/>
          <w:szCs w:val="24"/>
        </w:rPr>
        <w:t xml:space="preserve">) </w:t>
      </w:r>
      <w:r w:rsidRPr="00802B24">
        <w:rPr>
          <w:rFonts w:ascii="Arial" w:hAnsi="Arial" w:cs="Arial"/>
          <w:sz w:val="24"/>
          <w:szCs w:val="24"/>
        </w:rPr>
        <w:t>recebiam denúncia anualmente.</w:t>
      </w:r>
      <w:r w:rsidRPr="00802B24">
        <w:rPr>
          <w:rFonts w:ascii="Arial" w:hAnsi="Arial" w:cs="Arial"/>
          <w:sz w:val="24"/>
          <w:szCs w:val="24"/>
        </w:rPr>
        <w:br w:type="page"/>
      </w:r>
    </w:p>
    <w:p w14:paraId="4B3A3FD7" w14:textId="77777777" w:rsidR="00C23315" w:rsidRDefault="00C23315" w:rsidP="00C23315">
      <w:pPr>
        <w:jc w:val="both"/>
        <w:rPr>
          <w:rFonts w:ascii="Arial" w:hAnsi="Arial" w:cs="Arial"/>
          <w:b/>
          <w:sz w:val="28"/>
          <w:szCs w:val="28"/>
        </w:rPr>
      </w:pPr>
      <w:r w:rsidRPr="00802B24">
        <w:rPr>
          <w:rFonts w:ascii="Arial" w:hAnsi="Arial" w:cs="Arial"/>
          <w:b/>
          <w:sz w:val="28"/>
          <w:szCs w:val="28"/>
        </w:rPr>
        <w:lastRenderedPageBreak/>
        <w:t xml:space="preserve">Capítulo </w:t>
      </w:r>
      <w:r>
        <w:rPr>
          <w:rFonts w:ascii="Arial" w:hAnsi="Arial" w:cs="Arial"/>
          <w:b/>
          <w:sz w:val="28"/>
          <w:szCs w:val="28"/>
        </w:rPr>
        <w:t>7</w:t>
      </w:r>
      <w:r w:rsidRPr="00802B24">
        <w:rPr>
          <w:rFonts w:ascii="Arial" w:hAnsi="Arial" w:cs="Arial"/>
          <w:b/>
          <w:sz w:val="28"/>
          <w:szCs w:val="28"/>
        </w:rPr>
        <w:t xml:space="preserve"> - </w:t>
      </w:r>
      <w:r w:rsidRPr="003219E6">
        <w:rPr>
          <w:rFonts w:ascii="Arial" w:hAnsi="Arial" w:cs="Arial"/>
          <w:b/>
          <w:sz w:val="28"/>
          <w:szCs w:val="28"/>
        </w:rPr>
        <w:t>Indicadores de Desenvolvimento</w:t>
      </w:r>
    </w:p>
    <w:p w14:paraId="14B000C9" w14:textId="1BCD6C22" w:rsidR="00C23315" w:rsidRPr="003219E6" w:rsidRDefault="00C23315" w:rsidP="00C23315">
      <w:pPr>
        <w:autoSpaceDE w:val="0"/>
        <w:autoSpaceDN w:val="0"/>
        <w:adjustRightInd w:val="0"/>
        <w:spacing w:line="360" w:lineRule="auto"/>
        <w:jc w:val="both"/>
        <w:rPr>
          <w:rFonts w:ascii="Arial" w:hAnsi="Arial" w:cs="Arial"/>
          <w:sz w:val="24"/>
          <w:szCs w:val="24"/>
        </w:rPr>
      </w:pPr>
      <w:r w:rsidRPr="003219E6">
        <w:rPr>
          <w:rFonts w:ascii="Arial" w:hAnsi="Arial" w:cs="Arial"/>
          <w:sz w:val="24"/>
          <w:szCs w:val="24"/>
        </w:rPr>
        <w:t>A Vigilância Socioassistencial é elencada pela Lei Orgânica da Assistência Social (LOAS)</w:t>
      </w:r>
      <w:r w:rsidR="009E2C89" w:rsidRPr="006620FE">
        <w:rPr>
          <w:rStyle w:val="Refdenotaderodap"/>
          <w:rFonts w:eastAsia="Times New Roman"/>
          <w:lang w:eastAsia="pt-BR"/>
        </w:rPr>
        <w:footnoteReference w:id="27"/>
      </w:r>
      <w:r w:rsidRPr="003219E6">
        <w:rPr>
          <w:rFonts w:ascii="Arial" w:hAnsi="Arial" w:cs="Arial"/>
          <w:sz w:val="24"/>
          <w:szCs w:val="24"/>
        </w:rPr>
        <w:t xml:space="preserve"> como um dos objetivos da assistência social, tendo como função a análise territorial da capacidade protetiva das famílias, de forma a identificar vulnerabilidades, ameaças, vitimização e danos. A Norma Operacional Básica do SUAS (NOB/SUAS 2012)</w:t>
      </w:r>
      <w:r w:rsidR="003564CB" w:rsidRPr="006620FE">
        <w:rPr>
          <w:rStyle w:val="Refdenotaderodap"/>
          <w:rFonts w:eastAsia="Times New Roman"/>
          <w:lang w:eastAsia="pt-BR"/>
        </w:rPr>
        <w:footnoteReference w:id="28"/>
      </w:r>
      <w:r w:rsidRPr="003219E6">
        <w:rPr>
          <w:rFonts w:ascii="Arial" w:hAnsi="Arial" w:cs="Arial"/>
          <w:sz w:val="24"/>
          <w:szCs w:val="24"/>
        </w:rPr>
        <w:t xml:space="preserve"> detalha as atividades da vigilância, que envolvem produção e análise de informações para apoiar o planejamento, monitoramento e aperfeiçoamento das políticas, programas, serviços e ações da assistência social. </w:t>
      </w:r>
    </w:p>
    <w:p w14:paraId="3F1AE527" w14:textId="64BCDEA0" w:rsidR="00C23315" w:rsidRPr="003219E6" w:rsidRDefault="00C23315" w:rsidP="00C23315">
      <w:pPr>
        <w:autoSpaceDE w:val="0"/>
        <w:autoSpaceDN w:val="0"/>
        <w:adjustRightInd w:val="0"/>
        <w:spacing w:line="360" w:lineRule="auto"/>
        <w:jc w:val="both"/>
        <w:rPr>
          <w:rFonts w:ascii="Arial" w:hAnsi="Arial" w:cs="Arial"/>
          <w:sz w:val="24"/>
          <w:szCs w:val="24"/>
        </w:rPr>
      </w:pPr>
      <w:r w:rsidRPr="003219E6">
        <w:rPr>
          <w:rFonts w:ascii="Arial" w:hAnsi="Arial" w:cs="Arial"/>
          <w:sz w:val="24"/>
          <w:szCs w:val="24"/>
        </w:rPr>
        <w:t>Uma das proposições da vigilância socioassistencial para o acompanhamento e avaliação do desenvolvimento de equipamentos e Conselhos Municipais de Assistência Social (CMAS) são os Indicadores de Desenvolvimento (IDs). Eles buscam, por meio da análise de diversos critérios, agrupados em diferentes dimensões, promover o aprimoramento das ações a partir de seu monitoramento, que pode gerar informações importantes para aperfeiçoamento das atividades reali</w:t>
      </w:r>
      <w:r w:rsidR="003564CB">
        <w:rPr>
          <w:rFonts w:ascii="Arial" w:hAnsi="Arial" w:cs="Arial"/>
          <w:sz w:val="24"/>
          <w:szCs w:val="24"/>
        </w:rPr>
        <w:t>zadas e dos serviços ofertados.</w:t>
      </w:r>
    </w:p>
    <w:p w14:paraId="05D5E39C" w14:textId="7E50462B" w:rsidR="00C23315" w:rsidRPr="003219E6" w:rsidRDefault="00C23315" w:rsidP="00C23315">
      <w:pPr>
        <w:autoSpaceDE w:val="0"/>
        <w:autoSpaceDN w:val="0"/>
        <w:adjustRightInd w:val="0"/>
        <w:spacing w:line="360" w:lineRule="auto"/>
        <w:jc w:val="both"/>
        <w:rPr>
          <w:rFonts w:ascii="Arial" w:hAnsi="Arial" w:cs="Arial"/>
          <w:sz w:val="24"/>
          <w:szCs w:val="24"/>
        </w:rPr>
      </w:pPr>
      <w:r w:rsidRPr="003219E6">
        <w:rPr>
          <w:rFonts w:ascii="Arial" w:hAnsi="Arial" w:cs="Arial"/>
          <w:sz w:val="24"/>
          <w:szCs w:val="24"/>
        </w:rPr>
        <w:t xml:space="preserve">Esta seção apresenta os resultados dos IDs para CRAS, CREAS e Conselhos Municipais. Os valores dos IDs variam do nível 1 ao nível 5, sendo o nível 1 o que representa as situações mais distantes dos padrões desejáveis e o nível </w:t>
      </w:r>
      <w:proofErr w:type="gramStart"/>
      <w:r w:rsidRPr="003219E6">
        <w:rPr>
          <w:rFonts w:ascii="Arial" w:hAnsi="Arial" w:cs="Arial"/>
          <w:sz w:val="24"/>
          <w:szCs w:val="24"/>
        </w:rPr>
        <w:t>5 aquele</w:t>
      </w:r>
      <w:proofErr w:type="gramEnd"/>
      <w:r w:rsidRPr="003219E6">
        <w:rPr>
          <w:rFonts w:ascii="Arial" w:hAnsi="Arial" w:cs="Arial"/>
          <w:sz w:val="24"/>
          <w:szCs w:val="24"/>
        </w:rPr>
        <w:t xml:space="preserve"> </w:t>
      </w:r>
      <w:r w:rsidR="003564CB">
        <w:rPr>
          <w:rFonts w:ascii="Arial" w:hAnsi="Arial" w:cs="Arial"/>
          <w:sz w:val="24"/>
          <w:szCs w:val="24"/>
        </w:rPr>
        <w:t xml:space="preserve">que </w:t>
      </w:r>
      <w:r w:rsidRPr="003219E6">
        <w:rPr>
          <w:rFonts w:ascii="Arial" w:hAnsi="Arial" w:cs="Arial"/>
          <w:sz w:val="24"/>
          <w:szCs w:val="24"/>
        </w:rPr>
        <w:t>representa as situações que mais se aproximam desses padrões.</w:t>
      </w:r>
    </w:p>
    <w:p w14:paraId="2E0D9292" w14:textId="584A580E" w:rsidR="00C23315" w:rsidRDefault="00C23315" w:rsidP="00C23315">
      <w:pPr>
        <w:autoSpaceDE w:val="0"/>
        <w:autoSpaceDN w:val="0"/>
        <w:adjustRightInd w:val="0"/>
        <w:spacing w:line="360" w:lineRule="auto"/>
        <w:jc w:val="both"/>
        <w:rPr>
          <w:rFonts w:ascii="Arial" w:hAnsi="Arial" w:cs="Arial"/>
          <w:sz w:val="24"/>
          <w:szCs w:val="24"/>
        </w:rPr>
      </w:pPr>
      <w:r w:rsidRPr="003219E6">
        <w:rPr>
          <w:rFonts w:ascii="Arial" w:hAnsi="Arial" w:cs="Arial"/>
          <w:sz w:val="24"/>
          <w:szCs w:val="24"/>
        </w:rPr>
        <w:t>Para o cálculo dos Indicadores são utilizados dados do Censo SUAS e também do Registro Mensal de Atendimentos – RMA. A metodologia de cálculo dos indicadores apresentados nesta seção pode ser consultada em maior detalhe nos documentos: Nota Técnica "Metodologia de cálculo relativa aos novos indicadores de desenvolvimento das unidades CRAS e CREAS – IDCRAS e IDCREAS referentes ao ano de 2014”</w:t>
      </w:r>
      <w:r w:rsidR="003564CB" w:rsidRPr="006620FE">
        <w:rPr>
          <w:rStyle w:val="Refdenotaderodap"/>
          <w:rFonts w:eastAsia="Times New Roman"/>
          <w:lang w:eastAsia="pt-BR"/>
        </w:rPr>
        <w:footnoteReference w:id="29"/>
      </w:r>
      <w:r w:rsidRPr="003219E6">
        <w:rPr>
          <w:rFonts w:ascii="Arial" w:hAnsi="Arial" w:cs="Arial"/>
          <w:sz w:val="24"/>
          <w:szCs w:val="24"/>
        </w:rPr>
        <w:t xml:space="preserve"> e Nota Técnica "Metodologia de cálculo </w:t>
      </w:r>
      <w:r w:rsidRPr="003219E6">
        <w:rPr>
          <w:rFonts w:ascii="Arial" w:hAnsi="Arial" w:cs="Arial"/>
          <w:sz w:val="24"/>
          <w:szCs w:val="24"/>
        </w:rPr>
        <w:lastRenderedPageBreak/>
        <w:t>do Indicador de Desenvolvimento dos Conselhos Municipais de Assistência Social – IDConselho"</w:t>
      </w:r>
      <w:r w:rsidR="00873DBB" w:rsidRPr="006620FE">
        <w:rPr>
          <w:rStyle w:val="Refdenotaderodap"/>
          <w:rFonts w:eastAsia="Times New Roman"/>
          <w:lang w:eastAsia="pt-BR"/>
        </w:rPr>
        <w:footnoteReference w:id="30"/>
      </w:r>
    </w:p>
    <w:p w14:paraId="38920C27" w14:textId="77777777" w:rsidR="00C23315" w:rsidRPr="005541A6" w:rsidRDefault="00C23315" w:rsidP="00C23315">
      <w:pPr>
        <w:autoSpaceDE w:val="0"/>
        <w:autoSpaceDN w:val="0"/>
        <w:adjustRightInd w:val="0"/>
        <w:spacing w:line="360" w:lineRule="auto"/>
        <w:jc w:val="both"/>
        <w:rPr>
          <w:rFonts w:ascii="Arial" w:hAnsi="Arial" w:cs="Arial"/>
          <w:sz w:val="24"/>
          <w:szCs w:val="24"/>
        </w:rPr>
      </w:pPr>
      <w:r w:rsidRPr="005541A6">
        <w:rPr>
          <w:rFonts w:ascii="Arial" w:hAnsi="Arial" w:cs="Arial"/>
          <w:sz w:val="24"/>
          <w:szCs w:val="24"/>
        </w:rPr>
        <w:t>O IDCRAS é composto por três dimensões: Estrutura Física, Recursos Humanos e Serviços e Benefícios. Cada dimensão é avaliada a partir de cinco níveis, considerando o número de famílias referenciadas ou o porte do município. Na dimensão Estrutura Física são avaliados elementos como a existência de salas de atendimento individualizado e coletivo, de condições de acessibilidade, de recepção e banheiros e de um determinado conjunto de equipamentos (computadores, veículo exclusivo ou compartilhado, impressora, entre outros).</w:t>
      </w:r>
    </w:p>
    <w:p w14:paraId="55E916FF" w14:textId="77777777" w:rsidR="00C23315" w:rsidRPr="005541A6" w:rsidRDefault="00C23315" w:rsidP="00C23315">
      <w:pPr>
        <w:autoSpaceDE w:val="0"/>
        <w:autoSpaceDN w:val="0"/>
        <w:adjustRightInd w:val="0"/>
        <w:spacing w:line="360" w:lineRule="auto"/>
        <w:jc w:val="both"/>
        <w:rPr>
          <w:rFonts w:ascii="Arial" w:hAnsi="Arial" w:cs="Arial"/>
          <w:sz w:val="24"/>
          <w:szCs w:val="24"/>
        </w:rPr>
      </w:pPr>
      <w:r w:rsidRPr="005541A6">
        <w:rPr>
          <w:rFonts w:ascii="Arial" w:hAnsi="Arial" w:cs="Arial"/>
          <w:sz w:val="24"/>
          <w:szCs w:val="24"/>
        </w:rPr>
        <w:t>No ano de 2016, na dimensão estrutura física, verificou-se que 28,7% dos 8.240 CRAS atingiram o nível 5, que representa a situação que mais se aproxima dos padrões de qualidade desejáveis, enquanto 7,0% estavam no Nível 1, com a situação que menos se aproxima dos padrões de qualidade desejáveis.</w:t>
      </w:r>
    </w:p>
    <w:p w14:paraId="6A2424E1" w14:textId="4FF34AD3" w:rsidR="00C23315" w:rsidRPr="00802B24" w:rsidRDefault="00C23315" w:rsidP="00C23315">
      <w:pPr>
        <w:autoSpaceDE w:val="0"/>
        <w:autoSpaceDN w:val="0"/>
        <w:adjustRightInd w:val="0"/>
        <w:spacing w:line="360" w:lineRule="auto"/>
        <w:jc w:val="both"/>
        <w:rPr>
          <w:rFonts w:ascii="Arial" w:hAnsi="Arial" w:cs="Arial"/>
          <w:sz w:val="24"/>
          <w:szCs w:val="24"/>
        </w:rPr>
      </w:pPr>
      <w:r w:rsidRPr="005541A6">
        <w:rPr>
          <w:rFonts w:ascii="Arial" w:hAnsi="Arial" w:cs="Arial"/>
          <w:sz w:val="24"/>
          <w:szCs w:val="24"/>
        </w:rPr>
        <w:t>Quando se observa a dimensão por região, verifica-se que a região Centro-Oeste possuía em 2016 o maior percentual de CRAS com nível 5: 45,4% dos CRAS localizados na região. A região com menor proporção de CRAS com nível 1 era a Nordeste, com 5,7% d</w:t>
      </w:r>
      <w:r>
        <w:rPr>
          <w:rFonts w:ascii="Arial" w:hAnsi="Arial" w:cs="Arial"/>
          <w:sz w:val="24"/>
          <w:szCs w:val="24"/>
        </w:rPr>
        <w:t>os CRAS com essa classificação (Gráfico 15</w:t>
      </w:r>
      <w:r w:rsidR="00472E30">
        <w:rPr>
          <w:rFonts w:ascii="Arial" w:hAnsi="Arial" w:cs="Arial"/>
          <w:sz w:val="24"/>
          <w:szCs w:val="24"/>
        </w:rPr>
        <w:t>5</w:t>
      </w:r>
      <w:r>
        <w:rPr>
          <w:rFonts w:ascii="Arial" w:hAnsi="Arial" w:cs="Arial"/>
          <w:sz w:val="24"/>
          <w:szCs w:val="24"/>
        </w:rPr>
        <w:t>)</w:t>
      </w:r>
      <w:r w:rsidRPr="008A37B8">
        <w:rPr>
          <w:rFonts w:ascii="Arial" w:hAnsi="Arial" w:cs="Arial"/>
          <w:sz w:val="24"/>
          <w:szCs w:val="24"/>
        </w:rPr>
        <w:t>.</w:t>
      </w:r>
    </w:p>
    <w:p w14:paraId="07A7A954" w14:textId="0E4C946B" w:rsidR="00C23315" w:rsidRPr="00802B24" w:rsidRDefault="00C23315" w:rsidP="00C23315">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472E30">
        <w:rPr>
          <w:rFonts w:ascii="Arial" w:hAnsi="Arial" w:cs="Arial"/>
          <w:b/>
          <w:sz w:val="24"/>
          <w:szCs w:val="24"/>
        </w:rPr>
        <w:t>5</w:t>
      </w:r>
      <w:r w:rsidRPr="00802B24">
        <w:rPr>
          <w:rFonts w:ascii="Arial" w:hAnsi="Arial" w:cs="Arial"/>
          <w:b/>
          <w:sz w:val="24"/>
          <w:szCs w:val="24"/>
        </w:rPr>
        <w:t xml:space="preserve"> - </w:t>
      </w:r>
      <w:r w:rsidRPr="006429C1">
        <w:rPr>
          <w:rFonts w:ascii="Arial" w:hAnsi="Arial" w:cs="Arial"/>
          <w:b/>
          <w:sz w:val="24"/>
          <w:szCs w:val="24"/>
        </w:rPr>
        <w:t>Distribuição dos Centros de Referência de Assistência Social (CRAS) segundo níveis do Indicador de Desenvolvimento na dimensão Estrutura Física, por grandes regiões - Brasil, 2016</w:t>
      </w:r>
    </w:p>
    <w:p w14:paraId="14E0809D" w14:textId="60649D69" w:rsidR="00C23315" w:rsidRDefault="00C23315" w:rsidP="00472E30">
      <w:pPr>
        <w:autoSpaceDE w:val="0"/>
        <w:autoSpaceDN w:val="0"/>
        <w:adjustRightInd w:val="0"/>
        <w:spacing w:before="240" w:line="360" w:lineRule="auto"/>
        <w:jc w:val="both"/>
        <w:rPr>
          <w:rFonts w:ascii="Arial" w:hAnsi="Arial" w:cs="Arial"/>
          <w:b/>
          <w:sz w:val="28"/>
          <w:szCs w:val="28"/>
        </w:rPr>
      </w:pPr>
      <w:r>
        <w:rPr>
          <w:noProof/>
          <w:lang w:eastAsia="pt-BR"/>
        </w:rPr>
        <w:lastRenderedPageBreak/>
        <w:drawing>
          <wp:inline distT="0" distB="0" distL="0" distR="0" wp14:anchorId="335E9B9E" wp14:editId="4F84D351">
            <wp:extent cx="5400040" cy="4001770"/>
            <wp:effectExtent l="0" t="0" r="10160" b="1778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3DBE5D66" w14:textId="77777777" w:rsidR="00FD293E" w:rsidRDefault="00FD293E" w:rsidP="00C23315">
      <w:pPr>
        <w:autoSpaceDE w:val="0"/>
        <w:autoSpaceDN w:val="0"/>
        <w:adjustRightInd w:val="0"/>
        <w:spacing w:line="360" w:lineRule="auto"/>
        <w:jc w:val="both"/>
        <w:rPr>
          <w:rFonts w:ascii="Arial" w:hAnsi="Arial" w:cs="Arial"/>
          <w:sz w:val="24"/>
          <w:szCs w:val="24"/>
        </w:rPr>
      </w:pPr>
    </w:p>
    <w:p w14:paraId="03B2C1A2" w14:textId="29A1C2E4" w:rsidR="00C23315" w:rsidRPr="00154B40" w:rsidRDefault="00C23315" w:rsidP="00C23315">
      <w:pPr>
        <w:autoSpaceDE w:val="0"/>
        <w:autoSpaceDN w:val="0"/>
        <w:adjustRightInd w:val="0"/>
        <w:spacing w:line="360" w:lineRule="auto"/>
        <w:jc w:val="both"/>
        <w:rPr>
          <w:rFonts w:ascii="Arial" w:hAnsi="Arial" w:cs="Arial"/>
          <w:sz w:val="24"/>
          <w:szCs w:val="24"/>
        </w:rPr>
      </w:pPr>
      <w:r w:rsidRPr="00154B40">
        <w:rPr>
          <w:rFonts w:ascii="Arial" w:hAnsi="Arial" w:cs="Arial"/>
          <w:sz w:val="24"/>
          <w:szCs w:val="24"/>
        </w:rPr>
        <w:t xml:space="preserve">A dimensão </w:t>
      </w:r>
      <w:proofErr w:type="gramStart"/>
      <w:r w:rsidRPr="00154B40">
        <w:rPr>
          <w:rFonts w:ascii="Arial" w:hAnsi="Arial" w:cs="Arial"/>
          <w:sz w:val="24"/>
          <w:szCs w:val="24"/>
        </w:rPr>
        <w:t>Recursos humanos do IDCRAS busca</w:t>
      </w:r>
      <w:proofErr w:type="gramEnd"/>
      <w:r w:rsidRPr="00154B40">
        <w:rPr>
          <w:rFonts w:ascii="Arial" w:hAnsi="Arial" w:cs="Arial"/>
          <w:sz w:val="24"/>
          <w:szCs w:val="24"/>
        </w:rPr>
        <w:t xml:space="preserve"> verificar se o quantitativo da equipe de referência é adequado ao porte da unidade, utilizando como parâmetro a Norma Operacional Básica – Recursos Humanos (NOB-RH). Esta dimensão considera o número total de profissionais, avaliando o número de assistentes sociais e psicólogos, o tipo de vínculo dos servidores, a escolaridade dos servidores, a existência de equipes volantes e a existência de</w:t>
      </w:r>
      <w:r w:rsidR="00472E30">
        <w:rPr>
          <w:rFonts w:ascii="Arial" w:hAnsi="Arial" w:cs="Arial"/>
          <w:sz w:val="24"/>
          <w:szCs w:val="24"/>
        </w:rPr>
        <w:t xml:space="preserve"> coordenador de nível superior.</w:t>
      </w:r>
    </w:p>
    <w:p w14:paraId="7BBB18F9" w14:textId="77777777" w:rsidR="00C23315" w:rsidRPr="00154B40" w:rsidRDefault="00C23315" w:rsidP="00C23315">
      <w:pPr>
        <w:autoSpaceDE w:val="0"/>
        <w:autoSpaceDN w:val="0"/>
        <w:adjustRightInd w:val="0"/>
        <w:spacing w:line="360" w:lineRule="auto"/>
        <w:jc w:val="both"/>
        <w:rPr>
          <w:rFonts w:ascii="Arial" w:hAnsi="Arial" w:cs="Arial"/>
          <w:sz w:val="24"/>
          <w:szCs w:val="24"/>
        </w:rPr>
      </w:pPr>
      <w:r w:rsidRPr="00154B40">
        <w:rPr>
          <w:rFonts w:ascii="Arial" w:hAnsi="Arial" w:cs="Arial"/>
          <w:sz w:val="24"/>
          <w:szCs w:val="24"/>
        </w:rPr>
        <w:t>No ano de 2016, na dimensão recursos humanos, verificou-se que 41,6% dos 8.240 CRAS atingiram o nível 5, com a situação que mais se aproxima dos padrões de qualidade desejáveis, enquanto 5,6% estavam no Nível 1, com a situação que menos se aproxima dos padrões de qualidade desejáveis.</w:t>
      </w:r>
    </w:p>
    <w:p w14:paraId="53BA0057" w14:textId="27C5297F" w:rsidR="00C23315" w:rsidRPr="00154B40" w:rsidRDefault="00C23315" w:rsidP="00C23315">
      <w:pPr>
        <w:autoSpaceDE w:val="0"/>
        <w:autoSpaceDN w:val="0"/>
        <w:adjustRightInd w:val="0"/>
        <w:spacing w:line="360" w:lineRule="auto"/>
        <w:jc w:val="both"/>
        <w:rPr>
          <w:rFonts w:ascii="Arial" w:hAnsi="Arial" w:cs="Arial"/>
          <w:sz w:val="24"/>
          <w:szCs w:val="24"/>
        </w:rPr>
      </w:pPr>
      <w:r w:rsidRPr="00154B40">
        <w:rPr>
          <w:rFonts w:ascii="Arial" w:hAnsi="Arial" w:cs="Arial"/>
          <w:sz w:val="24"/>
          <w:szCs w:val="24"/>
        </w:rPr>
        <w:t xml:space="preserve">Ao observar a dimensão por região, verificou-se que a região Sul possuía o maior percentual de CRAS com nível 5: 49,6% dos CRAS localizados na região. A região com menor proporção de CRAS com nível 1 era a Nordeste, com 4,8% </w:t>
      </w:r>
      <w:r w:rsidRPr="00154B40">
        <w:rPr>
          <w:rFonts w:ascii="Arial" w:hAnsi="Arial" w:cs="Arial"/>
          <w:sz w:val="24"/>
          <w:szCs w:val="24"/>
        </w:rPr>
        <w:lastRenderedPageBreak/>
        <w:t>dos CRAS com essa classificação. Em todas as regiões do país mais da metade dos CRAS tinham nível 4 ou 5 na dimensão, sendo a menor proporção na região Norte (55,3%) e a maior na região Nordeste (65,8%)</w:t>
      </w:r>
      <w:r>
        <w:rPr>
          <w:rFonts w:ascii="Arial" w:hAnsi="Arial" w:cs="Arial"/>
          <w:sz w:val="24"/>
          <w:szCs w:val="24"/>
        </w:rPr>
        <w:t xml:space="preserve"> (Gráfico 15</w:t>
      </w:r>
      <w:r w:rsidR="00472E30">
        <w:rPr>
          <w:rFonts w:ascii="Arial" w:hAnsi="Arial" w:cs="Arial"/>
          <w:sz w:val="24"/>
          <w:szCs w:val="24"/>
        </w:rPr>
        <w:t>6</w:t>
      </w:r>
      <w:r>
        <w:rPr>
          <w:rFonts w:ascii="Arial" w:hAnsi="Arial" w:cs="Arial"/>
          <w:sz w:val="24"/>
          <w:szCs w:val="24"/>
        </w:rPr>
        <w:t>)</w:t>
      </w:r>
      <w:r w:rsidRPr="00154B40">
        <w:rPr>
          <w:rFonts w:ascii="Arial" w:hAnsi="Arial" w:cs="Arial"/>
          <w:sz w:val="24"/>
          <w:szCs w:val="24"/>
        </w:rPr>
        <w:t>.</w:t>
      </w:r>
    </w:p>
    <w:p w14:paraId="21ABFB6C" w14:textId="341BF902" w:rsidR="00C23315" w:rsidRDefault="00C23315" w:rsidP="00076CEB">
      <w:pPr>
        <w:spacing w:after="0" w:line="240" w:lineRule="auto"/>
        <w:jc w:val="both"/>
        <w:rPr>
          <w:rFonts w:ascii="Arial" w:hAnsi="Arial" w:cs="Arial"/>
          <w:b/>
          <w:sz w:val="24"/>
          <w:szCs w:val="24"/>
        </w:rPr>
      </w:pPr>
      <w:r w:rsidRPr="00802B24">
        <w:rPr>
          <w:rFonts w:ascii="Arial" w:hAnsi="Arial" w:cs="Arial"/>
          <w:b/>
          <w:sz w:val="24"/>
          <w:szCs w:val="24"/>
        </w:rPr>
        <w:t>G</w:t>
      </w:r>
      <w:r>
        <w:rPr>
          <w:rFonts w:ascii="Arial" w:hAnsi="Arial" w:cs="Arial"/>
          <w:b/>
          <w:sz w:val="24"/>
          <w:szCs w:val="24"/>
        </w:rPr>
        <w:t>ráfico 15</w:t>
      </w:r>
      <w:r w:rsidR="00472E30">
        <w:rPr>
          <w:rFonts w:ascii="Arial" w:hAnsi="Arial" w:cs="Arial"/>
          <w:b/>
          <w:sz w:val="24"/>
          <w:szCs w:val="24"/>
        </w:rPr>
        <w:t>6</w:t>
      </w:r>
      <w:r w:rsidRPr="00802B24">
        <w:rPr>
          <w:rFonts w:ascii="Arial" w:hAnsi="Arial" w:cs="Arial"/>
          <w:b/>
          <w:sz w:val="24"/>
          <w:szCs w:val="24"/>
        </w:rPr>
        <w:t xml:space="preserve"> - </w:t>
      </w:r>
      <w:r w:rsidRPr="006429C1">
        <w:rPr>
          <w:rFonts w:ascii="Arial" w:hAnsi="Arial" w:cs="Arial"/>
          <w:b/>
          <w:sz w:val="24"/>
          <w:szCs w:val="24"/>
        </w:rPr>
        <w:t>D</w:t>
      </w:r>
      <w:r w:rsidRPr="00154B40">
        <w:rPr>
          <w:rFonts w:ascii="Arial" w:hAnsi="Arial" w:cs="Arial"/>
          <w:b/>
          <w:sz w:val="24"/>
          <w:szCs w:val="24"/>
        </w:rPr>
        <w:t>istribuição dos Centros de Referência de Assistência Social (CRAS) segundo níveis do Indicador de Desenvolvimento na dimensão Recursos Humanos, por grandes regiões - Brasil, 2016</w:t>
      </w:r>
    </w:p>
    <w:p w14:paraId="5DD934B3" w14:textId="77777777" w:rsidR="00C23315" w:rsidRDefault="00C23315" w:rsidP="00472E30">
      <w:pPr>
        <w:autoSpaceDE w:val="0"/>
        <w:autoSpaceDN w:val="0"/>
        <w:adjustRightInd w:val="0"/>
        <w:spacing w:before="240" w:line="360" w:lineRule="auto"/>
        <w:jc w:val="both"/>
        <w:rPr>
          <w:rFonts w:ascii="Arial" w:hAnsi="Arial" w:cs="Arial"/>
          <w:b/>
          <w:sz w:val="28"/>
          <w:szCs w:val="28"/>
        </w:rPr>
      </w:pPr>
      <w:r>
        <w:rPr>
          <w:noProof/>
          <w:lang w:eastAsia="pt-BR"/>
        </w:rPr>
        <w:drawing>
          <wp:inline distT="0" distB="0" distL="0" distR="0" wp14:anchorId="35AB98E0" wp14:editId="1314AA09">
            <wp:extent cx="5400040" cy="4756785"/>
            <wp:effectExtent l="0" t="0" r="10160" b="571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52DB5D77" w14:textId="77777777" w:rsidR="00FD293E" w:rsidRDefault="00FD293E" w:rsidP="00C23315">
      <w:pPr>
        <w:spacing w:before="240" w:line="360" w:lineRule="auto"/>
        <w:jc w:val="both"/>
        <w:rPr>
          <w:rFonts w:ascii="Arial" w:hAnsi="Arial" w:cs="Arial"/>
          <w:sz w:val="24"/>
          <w:szCs w:val="24"/>
        </w:rPr>
      </w:pPr>
    </w:p>
    <w:p w14:paraId="70C7A864" w14:textId="4DA1CA51"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t xml:space="preserve">A dimensão de Serviços e Benefícios do IDCRAS avalia a quantidade média de famílias em acompanhamento no mês, dividida pela equipe técnica; se a unidade executa o PAIF, com avaliação das atividades realizadas no âmbito do serviço; se a unidade oferta o serviço de convivência e para quantos ciclos de vida; se realiza cadastramento e atualização do Cadastro Único sem utilizar profissionais de nível superior do PAIF; se possui profissionais de serviços social e psicólogos; </w:t>
      </w:r>
      <w:r w:rsidRPr="00154B40">
        <w:rPr>
          <w:rFonts w:ascii="Arial" w:hAnsi="Arial" w:cs="Arial"/>
          <w:sz w:val="24"/>
          <w:szCs w:val="24"/>
        </w:rPr>
        <w:lastRenderedPageBreak/>
        <w:t>o tempo semanal de funcionamento da unidade; e ainda se há articulação da unidade com serviços de educação e saúde.</w:t>
      </w:r>
    </w:p>
    <w:p w14:paraId="3693FDB6" w14:textId="77777777"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t>No ano de 2016, na dimensão Serviços e Benefícios, verificou-se que 17,4% dos 8.240 CRAS atingiram o nível 5, com a situação que mais se aproxima dos padrões de qualidade desejáveis, enquanto 13,6% estavam no Nível 1, com a situação que menos se aproxima dos padrões de qualidade desejáveis.</w:t>
      </w:r>
    </w:p>
    <w:p w14:paraId="667912D8" w14:textId="653DC3AC"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t>Ao se observar a dimensão por região, verificou-se que a região Centro-Oeste possuía o maior percentual de CRAS com nível 5: 23,2% dos CRAS localizados na região. A região com menor proporção de CRAS com nível 1 era a Nordeste, com 12,4% dos CRAS com essa classificação</w:t>
      </w:r>
      <w:r>
        <w:rPr>
          <w:rFonts w:ascii="Arial" w:hAnsi="Arial" w:cs="Arial"/>
          <w:sz w:val="24"/>
          <w:szCs w:val="24"/>
        </w:rPr>
        <w:t xml:space="preserve"> (Gráfico 15</w:t>
      </w:r>
      <w:r w:rsidR="00EA2A47">
        <w:rPr>
          <w:rFonts w:ascii="Arial" w:hAnsi="Arial" w:cs="Arial"/>
          <w:sz w:val="24"/>
          <w:szCs w:val="24"/>
        </w:rPr>
        <w:t>7</w:t>
      </w:r>
      <w:r>
        <w:rPr>
          <w:rFonts w:ascii="Arial" w:hAnsi="Arial" w:cs="Arial"/>
          <w:sz w:val="24"/>
          <w:szCs w:val="24"/>
        </w:rPr>
        <w:t>)</w:t>
      </w:r>
      <w:r w:rsidRPr="00154B40">
        <w:rPr>
          <w:rFonts w:ascii="Arial" w:hAnsi="Arial" w:cs="Arial"/>
          <w:sz w:val="24"/>
          <w:szCs w:val="24"/>
        </w:rPr>
        <w:t>.</w:t>
      </w:r>
    </w:p>
    <w:p w14:paraId="4DD4DF9B" w14:textId="01745147" w:rsidR="00C23315" w:rsidRDefault="00C23315" w:rsidP="00076CEB">
      <w:pPr>
        <w:spacing w:after="0" w:line="240" w:lineRule="auto"/>
        <w:jc w:val="both"/>
        <w:rPr>
          <w:rFonts w:ascii="Arial" w:hAnsi="Arial" w:cs="Arial"/>
          <w:b/>
          <w:sz w:val="24"/>
          <w:szCs w:val="24"/>
        </w:rPr>
      </w:pPr>
      <w:r w:rsidRPr="00154B40">
        <w:rPr>
          <w:rFonts w:ascii="Arial" w:hAnsi="Arial" w:cs="Arial"/>
          <w:b/>
          <w:sz w:val="24"/>
          <w:szCs w:val="24"/>
        </w:rPr>
        <w:t>Gráfico 15</w:t>
      </w:r>
      <w:r w:rsidR="00EA2A47">
        <w:rPr>
          <w:rFonts w:ascii="Arial" w:hAnsi="Arial" w:cs="Arial"/>
          <w:b/>
          <w:sz w:val="24"/>
          <w:szCs w:val="24"/>
        </w:rPr>
        <w:t>7</w:t>
      </w:r>
      <w:r w:rsidRPr="00154B40">
        <w:rPr>
          <w:rFonts w:ascii="Arial" w:hAnsi="Arial" w:cs="Arial"/>
          <w:b/>
          <w:sz w:val="24"/>
          <w:szCs w:val="24"/>
        </w:rPr>
        <w:t>: Distribuição percentual dos Centros de Referência de Assistência Social (CRAS) segundo níveis do Indicador de Desenvolvimento na dimensão Serviços e Benefícios, por grandes regiões - Brasil, 2016</w:t>
      </w:r>
      <w:r>
        <w:rPr>
          <w:rFonts w:ascii="Arial" w:hAnsi="Arial" w:cs="Arial"/>
          <w:b/>
          <w:sz w:val="24"/>
          <w:szCs w:val="24"/>
        </w:rPr>
        <w:t>.</w:t>
      </w:r>
    </w:p>
    <w:p w14:paraId="7A930FCD" w14:textId="77777777" w:rsidR="00C23315" w:rsidRPr="00154B40" w:rsidRDefault="00C23315" w:rsidP="00EA2A47">
      <w:pPr>
        <w:autoSpaceDE w:val="0"/>
        <w:autoSpaceDN w:val="0"/>
        <w:adjustRightInd w:val="0"/>
        <w:spacing w:before="240" w:line="360" w:lineRule="auto"/>
        <w:jc w:val="both"/>
        <w:rPr>
          <w:rFonts w:ascii="Arial" w:hAnsi="Arial" w:cs="Arial"/>
          <w:b/>
          <w:sz w:val="24"/>
          <w:szCs w:val="24"/>
        </w:rPr>
      </w:pPr>
      <w:r>
        <w:rPr>
          <w:noProof/>
          <w:lang w:eastAsia="pt-BR"/>
        </w:rPr>
        <w:drawing>
          <wp:inline distT="0" distB="0" distL="0" distR="0" wp14:anchorId="1ACBDAE3" wp14:editId="1998F21C">
            <wp:extent cx="5400040" cy="3916680"/>
            <wp:effectExtent l="0" t="0" r="10160" b="762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276F4C00" w14:textId="77777777" w:rsidR="00FD293E" w:rsidRDefault="00FD293E" w:rsidP="00C23315">
      <w:pPr>
        <w:spacing w:before="240" w:line="360" w:lineRule="auto"/>
        <w:jc w:val="both"/>
        <w:rPr>
          <w:rFonts w:ascii="Arial" w:hAnsi="Arial" w:cs="Arial"/>
          <w:sz w:val="24"/>
          <w:szCs w:val="24"/>
        </w:rPr>
      </w:pPr>
    </w:p>
    <w:p w14:paraId="76D22B26" w14:textId="221C016C"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lastRenderedPageBreak/>
        <w:t>O IDCRAS é um indicador sintético obtido por meio de média aritmética simples dos resultados das dimensões que o compõem, isto é, somando os níveis atingidos em cada uma das dimensões, dividindo o resultado por 3.</w:t>
      </w:r>
    </w:p>
    <w:p w14:paraId="77CE3E6C" w14:textId="77777777"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t>Entre 2014 e 2016, foi observada redução na quantidade e na proporção de unidades com IDCRAS igual a 1,00: eram 37 em 2014 (0,5% do total) e passaram a 20 em 2016 (0,2% do total). No mesmo período, foi observado aumento na quantidade de unidades com IDCRAS igual a 5,00: eram 178 em 2014 (2,2% das unidades) e passaram a ser 293 unidades em 2016 (3,6% do total). Em todos os anos, mais da metade das unidades tinham IDCRAS entre 3,00 e 4,00: em 2014 eram 4.639 unidades (57,4% do total), em 2015 eram 4.728 unidades (58,0%) e em 2016 eram 4.658 unidades (56,5%).</w:t>
      </w:r>
    </w:p>
    <w:p w14:paraId="3E3DAB8C" w14:textId="27955944" w:rsidR="00C23315" w:rsidRPr="00154B40" w:rsidRDefault="00C23315" w:rsidP="00C23315">
      <w:pPr>
        <w:spacing w:before="240" w:line="360" w:lineRule="auto"/>
        <w:jc w:val="both"/>
        <w:rPr>
          <w:rFonts w:ascii="Arial" w:hAnsi="Arial" w:cs="Arial"/>
          <w:sz w:val="24"/>
          <w:szCs w:val="24"/>
        </w:rPr>
      </w:pPr>
      <w:r w:rsidRPr="00154B40">
        <w:rPr>
          <w:rFonts w:ascii="Arial" w:hAnsi="Arial" w:cs="Arial"/>
          <w:sz w:val="24"/>
          <w:szCs w:val="24"/>
        </w:rPr>
        <w:t>Houve aumento na quantidade e na proporção de CRAS com IDCRAS igual ou superior a 4,00: eram 2.208 unidades em 2014, o que correspondia a 27,3% do total e 2.694 unidades em 2016, ou 32,7% do total</w:t>
      </w:r>
      <w:r>
        <w:rPr>
          <w:rFonts w:ascii="Arial" w:hAnsi="Arial" w:cs="Arial"/>
          <w:sz w:val="24"/>
          <w:szCs w:val="24"/>
        </w:rPr>
        <w:t xml:space="preserve"> (Gráfico 15</w:t>
      </w:r>
      <w:r w:rsidR="00EA2A47">
        <w:rPr>
          <w:rFonts w:ascii="Arial" w:hAnsi="Arial" w:cs="Arial"/>
          <w:sz w:val="24"/>
          <w:szCs w:val="24"/>
        </w:rPr>
        <w:t>8</w:t>
      </w:r>
      <w:r>
        <w:rPr>
          <w:rFonts w:ascii="Arial" w:hAnsi="Arial" w:cs="Arial"/>
          <w:sz w:val="24"/>
          <w:szCs w:val="24"/>
        </w:rPr>
        <w:t>)</w:t>
      </w:r>
      <w:r w:rsidRPr="00154B40">
        <w:rPr>
          <w:rFonts w:ascii="Arial" w:hAnsi="Arial" w:cs="Arial"/>
          <w:sz w:val="24"/>
          <w:szCs w:val="24"/>
        </w:rPr>
        <w:t>.</w:t>
      </w:r>
    </w:p>
    <w:p w14:paraId="5EEAEC81" w14:textId="7FFA4DA3" w:rsidR="00C23315" w:rsidRDefault="00C23315" w:rsidP="00076CEB">
      <w:pPr>
        <w:spacing w:after="0" w:line="240" w:lineRule="auto"/>
        <w:jc w:val="both"/>
        <w:rPr>
          <w:rFonts w:ascii="Arial" w:hAnsi="Arial" w:cs="Arial"/>
          <w:b/>
          <w:sz w:val="24"/>
          <w:szCs w:val="24"/>
        </w:rPr>
      </w:pPr>
      <w:r w:rsidRPr="007B3D3C">
        <w:rPr>
          <w:rFonts w:ascii="Arial" w:hAnsi="Arial" w:cs="Arial"/>
          <w:b/>
          <w:sz w:val="24"/>
          <w:szCs w:val="24"/>
        </w:rPr>
        <w:t>Gráfico 15</w:t>
      </w:r>
      <w:r w:rsidR="00EA2A47">
        <w:rPr>
          <w:rFonts w:ascii="Arial" w:hAnsi="Arial" w:cs="Arial"/>
          <w:b/>
          <w:sz w:val="24"/>
          <w:szCs w:val="24"/>
        </w:rPr>
        <w:t>8</w:t>
      </w:r>
      <w:r w:rsidRPr="007B3D3C">
        <w:rPr>
          <w:rFonts w:ascii="Arial" w:hAnsi="Arial" w:cs="Arial"/>
          <w:b/>
          <w:sz w:val="24"/>
          <w:szCs w:val="24"/>
        </w:rPr>
        <w:t>: Número de Centros de Referência de Assistência Social (CRAS) segundo valores do IDCRAS - Brasil, 2014 a 2016</w:t>
      </w:r>
    </w:p>
    <w:p w14:paraId="757FF81D" w14:textId="77777777" w:rsidR="00C23315" w:rsidRPr="00154B40" w:rsidRDefault="00C23315" w:rsidP="00F6119B">
      <w:pPr>
        <w:autoSpaceDE w:val="0"/>
        <w:autoSpaceDN w:val="0"/>
        <w:adjustRightInd w:val="0"/>
        <w:spacing w:before="240" w:line="360" w:lineRule="auto"/>
        <w:jc w:val="both"/>
        <w:rPr>
          <w:rFonts w:ascii="Arial" w:hAnsi="Arial" w:cs="Arial"/>
          <w:b/>
          <w:sz w:val="24"/>
          <w:szCs w:val="24"/>
        </w:rPr>
      </w:pPr>
      <w:r>
        <w:rPr>
          <w:noProof/>
          <w:lang w:eastAsia="pt-BR"/>
        </w:rPr>
        <w:lastRenderedPageBreak/>
        <w:drawing>
          <wp:inline distT="0" distB="0" distL="0" distR="0" wp14:anchorId="1B8CE621" wp14:editId="07653E2F">
            <wp:extent cx="5400040" cy="4224020"/>
            <wp:effectExtent l="0" t="0" r="10160" b="508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495E55EA" w14:textId="77777777" w:rsidR="00C23315" w:rsidRDefault="00C23315" w:rsidP="00C23315">
      <w:pPr>
        <w:spacing w:before="240" w:line="360" w:lineRule="auto"/>
        <w:jc w:val="both"/>
        <w:rPr>
          <w:rFonts w:ascii="Arial" w:hAnsi="Arial" w:cs="Arial"/>
          <w:b/>
          <w:sz w:val="24"/>
          <w:szCs w:val="24"/>
        </w:rPr>
      </w:pPr>
    </w:p>
    <w:p w14:paraId="4312C2B5" w14:textId="77777777"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Em 2016, 3,6% dos CRAS tinham IDCRAS 5,00, enquanto 3,3% das unidades tinham IDCRAS entre 1,00 e 1,67. A maior parte das unidades tinham IDCRAS entre 3,00 e 4,00 (42,6%). 32,7% das unidades (2.694) possuíam IDCRAS 4,00 ou acima de 4,00, o que indica bom grau de desenvolvimento. 0,2% das unidades tinham IDCRAS igual a 1,00.</w:t>
      </w:r>
    </w:p>
    <w:p w14:paraId="41C46548" w14:textId="4B8AB466"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 xml:space="preserve">Ao se observar o IDCRAS por região, verificou-se que a região Centro-Oeste possuía o maior percentual de unidades com IDCRAS igual a 5,00: 6,2% dos CRAS localizados na região. A região com menor proporção de unidades com IDCRAS de 1,00 a 1,67 era a Nordeste, com 2,9% dos CRAS com essa </w:t>
      </w:r>
      <w:r w:rsidR="00F6119B">
        <w:rPr>
          <w:rFonts w:ascii="Arial" w:hAnsi="Arial" w:cs="Arial"/>
          <w:sz w:val="24"/>
          <w:szCs w:val="24"/>
        </w:rPr>
        <w:t>classificação.</w:t>
      </w:r>
    </w:p>
    <w:p w14:paraId="266E5898" w14:textId="5F8599CB"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 xml:space="preserve">As regiões com maior proporção de unidades com IDCRAS igual ou superior a 4,00 eram Sul e Centro-Oeste (37,1% do total de CRAS de cada região). A menor </w:t>
      </w:r>
      <w:r w:rsidRPr="007B3D3C">
        <w:rPr>
          <w:rFonts w:ascii="Arial" w:hAnsi="Arial" w:cs="Arial"/>
          <w:sz w:val="24"/>
          <w:szCs w:val="24"/>
        </w:rPr>
        <w:lastRenderedPageBreak/>
        <w:t>proporção foi observada na região Norte: 24,3% das unidades da região</w:t>
      </w:r>
      <w:r>
        <w:rPr>
          <w:rFonts w:ascii="Arial" w:hAnsi="Arial" w:cs="Arial"/>
          <w:sz w:val="24"/>
          <w:szCs w:val="24"/>
        </w:rPr>
        <w:t xml:space="preserve"> (Gráfico 15</w:t>
      </w:r>
      <w:r w:rsidR="00F6119B">
        <w:rPr>
          <w:rFonts w:ascii="Arial" w:hAnsi="Arial" w:cs="Arial"/>
          <w:sz w:val="24"/>
          <w:szCs w:val="24"/>
        </w:rPr>
        <w:t>9</w:t>
      </w:r>
      <w:r>
        <w:rPr>
          <w:rFonts w:ascii="Arial" w:hAnsi="Arial" w:cs="Arial"/>
          <w:sz w:val="24"/>
          <w:szCs w:val="24"/>
        </w:rPr>
        <w:t>)</w:t>
      </w:r>
      <w:r w:rsidRPr="007B3D3C">
        <w:rPr>
          <w:rFonts w:ascii="Arial" w:hAnsi="Arial" w:cs="Arial"/>
          <w:sz w:val="24"/>
          <w:szCs w:val="24"/>
        </w:rPr>
        <w:t>.</w:t>
      </w:r>
    </w:p>
    <w:p w14:paraId="72498619" w14:textId="5164670F" w:rsidR="00C23315" w:rsidRPr="007B3D3C" w:rsidRDefault="00C23315" w:rsidP="00076CEB">
      <w:pPr>
        <w:spacing w:after="0" w:line="240" w:lineRule="auto"/>
        <w:jc w:val="both"/>
        <w:rPr>
          <w:rFonts w:ascii="Arial" w:hAnsi="Arial" w:cs="Arial"/>
          <w:b/>
          <w:sz w:val="24"/>
          <w:szCs w:val="24"/>
        </w:rPr>
      </w:pPr>
      <w:r w:rsidRPr="007B3D3C">
        <w:rPr>
          <w:rFonts w:ascii="Arial" w:hAnsi="Arial" w:cs="Arial"/>
          <w:b/>
          <w:sz w:val="24"/>
          <w:szCs w:val="24"/>
        </w:rPr>
        <w:t xml:space="preserve">Gráfico </w:t>
      </w:r>
      <w:r>
        <w:rPr>
          <w:rFonts w:ascii="Arial" w:hAnsi="Arial" w:cs="Arial"/>
          <w:b/>
          <w:sz w:val="24"/>
          <w:szCs w:val="24"/>
        </w:rPr>
        <w:t>15</w:t>
      </w:r>
      <w:r w:rsidR="00F6119B">
        <w:rPr>
          <w:rFonts w:ascii="Arial" w:hAnsi="Arial" w:cs="Arial"/>
          <w:b/>
          <w:sz w:val="24"/>
          <w:szCs w:val="24"/>
        </w:rPr>
        <w:t>9</w:t>
      </w:r>
      <w:r w:rsidRPr="007B3D3C">
        <w:rPr>
          <w:rFonts w:ascii="Arial" w:hAnsi="Arial" w:cs="Arial"/>
          <w:b/>
          <w:sz w:val="24"/>
          <w:szCs w:val="24"/>
        </w:rPr>
        <w:t>: Distribuição dos Centros de Referência de Assistência Social (CRAS) segundo valores do IDCRAS, por grandes regiões - Brasil, 2016</w:t>
      </w:r>
    </w:p>
    <w:p w14:paraId="09AA66D8" w14:textId="77777777" w:rsidR="00C23315" w:rsidRDefault="00C23315" w:rsidP="00F6119B">
      <w:pPr>
        <w:autoSpaceDE w:val="0"/>
        <w:autoSpaceDN w:val="0"/>
        <w:adjustRightInd w:val="0"/>
        <w:spacing w:before="240" w:line="360" w:lineRule="auto"/>
        <w:jc w:val="both"/>
        <w:rPr>
          <w:rFonts w:ascii="Arial" w:hAnsi="Arial" w:cs="Arial"/>
          <w:b/>
          <w:sz w:val="28"/>
          <w:szCs w:val="28"/>
        </w:rPr>
      </w:pPr>
      <w:r>
        <w:rPr>
          <w:noProof/>
          <w:lang w:eastAsia="pt-BR"/>
        </w:rPr>
        <w:drawing>
          <wp:inline distT="0" distB="0" distL="0" distR="0" wp14:anchorId="520F3B68" wp14:editId="2385DDCB">
            <wp:extent cx="5400040" cy="4796790"/>
            <wp:effectExtent l="0" t="0" r="10160" b="381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3B19E5B7" w14:textId="77777777" w:rsidR="00FD293E" w:rsidRDefault="00FD293E" w:rsidP="00C23315">
      <w:pPr>
        <w:spacing w:before="240" w:line="360" w:lineRule="auto"/>
        <w:jc w:val="both"/>
        <w:rPr>
          <w:rFonts w:ascii="Arial" w:hAnsi="Arial" w:cs="Arial"/>
          <w:sz w:val="24"/>
          <w:szCs w:val="24"/>
        </w:rPr>
      </w:pPr>
    </w:p>
    <w:p w14:paraId="69382663" w14:textId="00F7BCFD"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Em 2016, ao se observar o IDCRAS segundo porte do município, verificou-se que 39,0% das unidades localizadas em municípios de Pequeno Porte I tinham IDCRAS igual ou superior a 4,00. Entre as unidades localizadas em metrópoles esse percentual era de 33,3%. Nos CRAS localizados em municípios de médio porte o percentual era 22,1%.</w:t>
      </w:r>
    </w:p>
    <w:p w14:paraId="2A258D77" w14:textId="77777777"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 xml:space="preserve">18,4% das unidades localizadas em municípios de Pequeno Porte I tinham IDCRAS igual ou inferior a 2,67, assim como 17,5% dos CRAS localizados em </w:t>
      </w:r>
      <w:r w:rsidRPr="007B3D3C">
        <w:rPr>
          <w:rFonts w:ascii="Arial" w:hAnsi="Arial" w:cs="Arial"/>
          <w:sz w:val="24"/>
          <w:szCs w:val="24"/>
        </w:rPr>
        <w:lastRenderedPageBreak/>
        <w:t xml:space="preserve">metrópoles. 35,8% dos CRAS localizados em municípios de médio porte tinham IDCRAS igual ou inferior a 2,67. </w:t>
      </w:r>
    </w:p>
    <w:p w14:paraId="7DB0DE7A" w14:textId="15BE941B" w:rsidR="00C23315" w:rsidRPr="007B3D3C" w:rsidRDefault="00C23315" w:rsidP="00C23315">
      <w:pPr>
        <w:spacing w:before="240" w:line="360" w:lineRule="auto"/>
        <w:jc w:val="both"/>
        <w:rPr>
          <w:rFonts w:ascii="Arial" w:hAnsi="Arial" w:cs="Arial"/>
          <w:sz w:val="24"/>
          <w:szCs w:val="24"/>
        </w:rPr>
      </w:pPr>
      <w:r w:rsidRPr="007B3D3C">
        <w:rPr>
          <w:rFonts w:ascii="Arial" w:hAnsi="Arial" w:cs="Arial"/>
          <w:sz w:val="24"/>
          <w:szCs w:val="24"/>
        </w:rPr>
        <w:t>Em 2016 não foram registradas unidades localizadas em metrópoles com IDCRAS igual a 1,00. Foram computados ainda 293 CRAS com IDCRAS igual a 5,00: 4,6% dos CRAS localizados em municípios de Pequeno Porte I tinham essa classificação (184 unidades), assim como 2,9% das unidades localizadas em municípios de pequeno porte II (42 unidades), 2,3% dos CRAS localizadas em municípios médios (18 unidades), 2,8% dos CRAS localizados em municípios de grande porte (44 unidades) e 1,2% dos CRAS localizados em metrópoles (5 unidades)</w:t>
      </w:r>
      <w:r>
        <w:rPr>
          <w:rFonts w:ascii="Arial" w:hAnsi="Arial" w:cs="Arial"/>
          <w:sz w:val="24"/>
          <w:szCs w:val="24"/>
        </w:rPr>
        <w:t xml:space="preserve"> (Gráfico 1</w:t>
      </w:r>
      <w:r w:rsidR="00F6119B">
        <w:rPr>
          <w:rFonts w:ascii="Arial" w:hAnsi="Arial" w:cs="Arial"/>
          <w:sz w:val="24"/>
          <w:szCs w:val="24"/>
        </w:rPr>
        <w:t>60</w:t>
      </w:r>
      <w:r>
        <w:rPr>
          <w:rFonts w:ascii="Arial" w:hAnsi="Arial" w:cs="Arial"/>
          <w:sz w:val="24"/>
          <w:szCs w:val="24"/>
        </w:rPr>
        <w:t>)</w:t>
      </w:r>
      <w:r w:rsidRPr="007B3D3C">
        <w:rPr>
          <w:rFonts w:ascii="Arial" w:hAnsi="Arial" w:cs="Arial"/>
          <w:sz w:val="24"/>
          <w:szCs w:val="24"/>
        </w:rPr>
        <w:t>.</w:t>
      </w:r>
    </w:p>
    <w:p w14:paraId="0553DCC5" w14:textId="00C56D75" w:rsidR="00C23315" w:rsidRPr="007B3D3C" w:rsidRDefault="00C23315" w:rsidP="00076CEB">
      <w:pPr>
        <w:spacing w:after="0" w:line="240" w:lineRule="auto"/>
        <w:jc w:val="both"/>
        <w:rPr>
          <w:rFonts w:ascii="Arial" w:hAnsi="Arial" w:cs="Arial"/>
          <w:b/>
          <w:sz w:val="24"/>
          <w:szCs w:val="24"/>
        </w:rPr>
      </w:pPr>
      <w:r w:rsidRPr="007B3D3C">
        <w:rPr>
          <w:rFonts w:ascii="Arial" w:hAnsi="Arial" w:cs="Arial"/>
          <w:b/>
          <w:sz w:val="24"/>
          <w:szCs w:val="24"/>
        </w:rPr>
        <w:t xml:space="preserve">Gráfico </w:t>
      </w:r>
      <w:r>
        <w:rPr>
          <w:rFonts w:ascii="Arial" w:hAnsi="Arial" w:cs="Arial"/>
          <w:b/>
          <w:sz w:val="24"/>
          <w:szCs w:val="24"/>
        </w:rPr>
        <w:t>1</w:t>
      </w:r>
      <w:r w:rsidR="00F6119B">
        <w:rPr>
          <w:rFonts w:ascii="Arial" w:hAnsi="Arial" w:cs="Arial"/>
          <w:b/>
          <w:sz w:val="24"/>
          <w:szCs w:val="24"/>
        </w:rPr>
        <w:t>60</w:t>
      </w:r>
      <w:r w:rsidRPr="007B3D3C">
        <w:rPr>
          <w:rFonts w:ascii="Arial" w:hAnsi="Arial" w:cs="Arial"/>
          <w:b/>
          <w:sz w:val="24"/>
          <w:szCs w:val="24"/>
        </w:rPr>
        <w:t>: Distribuição dos Centros de Referência de Assistência Social (CRAS) segundo valores do IDCRAS, por porte do município - Brasil, 2016</w:t>
      </w:r>
    </w:p>
    <w:p w14:paraId="7D491B26" w14:textId="77777777" w:rsidR="00C23315" w:rsidRDefault="00C23315" w:rsidP="00F6119B">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621201EB" wp14:editId="1D45E6F2">
            <wp:extent cx="5400040" cy="4319270"/>
            <wp:effectExtent l="0" t="0" r="10160" b="508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1132CF8B" w14:textId="77777777" w:rsidR="00FD293E" w:rsidRDefault="00FD293E" w:rsidP="00C23315">
      <w:pPr>
        <w:spacing w:before="240" w:line="360" w:lineRule="auto"/>
        <w:jc w:val="both"/>
        <w:rPr>
          <w:rFonts w:ascii="Arial" w:hAnsi="Arial" w:cs="Arial"/>
          <w:sz w:val="24"/>
          <w:szCs w:val="24"/>
        </w:rPr>
      </w:pPr>
    </w:p>
    <w:p w14:paraId="78A379BC" w14:textId="4A148B5A"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lastRenderedPageBreak/>
        <w:t>O IDCREAS é composto por três dimensões: Estrutura Física, Recursos Humanos e Serviços. Cada dimensão é avaliada em cinco níveis, considerando o porte do município e se o CREAS é municipal ou regional.                                                                          A dimensão Estrutura Física é medida a partir da avaliação da quantidade de salas para atendimento e de sua capacidade, quantidade de banheiros, existência de recepção e sala administrativa, condições de acessibilidade e a existência de equipamentos, como telefones, impressoras, computadores com acesso a internet e ve</w:t>
      </w:r>
      <w:r w:rsidR="001B1AE0">
        <w:rPr>
          <w:rFonts w:ascii="Arial" w:hAnsi="Arial" w:cs="Arial"/>
          <w:sz w:val="24"/>
          <w:szCs w:val="24"/>
        </w:rPr>
        <w:t>ículo próprio ou compartilhado.</w:t>
      </w:r>
    </w:p>
    <w:p w14:paraId="32822818" w14:textId="77777777"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t>Na dimensão estrutura física, verificou-se que 11,6% dos 2.519 CREAS estavam no nível 5, com a situação que mais se aproxima dos padrões de qualidade desejáveis, enquanto 7,5% estavam no Nível 1, com a situação que menos se aproxima dos padrões de qualidade desejáveis.</w:t>
      </w:r>
    </w:p>
    <w:p w14:paraId="4648F1DE" w14:textId="115B0EA1"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t>Quando se observa a dimensão por região, verificou-se que a região Centro-Oeste possuía o maior percentual de CREAS com nível 5 para a dimensão: 17,6% dos CRAS localizados na região. A região com menor proporção de CREAS com nível 1 era a Nordeste, com 5,8% dos CREAS com essa classificação. Na região Sul, 48,0% dos CREAS tinham nível 4 ou 5 na dimensão, o maior percentual dentre as regiões. Na região Norte, 33,9% dos CREAS tinham nível 4 ou 5</w:t>
      </w:r>
      <w:r>
        <w:rPr>
          <w:rFonts w:ascii="Arial" w:hAnsi="Arial" w:cs="Arial"/>
          <w:sz w:val="24"/>
          <w:szCs w:val="24"/>
        </w:rPr>
        <w:t xml:space="preserve"> (Gráfico 16</w:t>
      </w:r>
      <w:r w:rsidR="001B1AE0">
        <w:rPr>
          <w:rFonts w:ascii="Arial" w:hAnsi="Arial" w:cs="Arial"/>
          <w:sz w:val="24"/>
          <w:szCs w:val="24"/>
        </w:rPr>
        <w:t>1</w:t>
      </w:r>
      <w:r>
        <w:rPr>
          <w:rFonts w:ascii="Arial" w:hAnsi="Arial" w:cs="Arial"/>
          <w:sz w:val="24"/>
          <w:szCs w:val="24"/>
        </w:rPr>
        <w:t>)</w:t>
      </w:r>
      <w:r w:rsidRPr="005B59FF">
        <w:rPr>
          <w:rFonts w:ascii="Arial" w:hAnsi="Arial" w:cs="Arial"/>
          <w:sz w:val="24"/>
          <w:szCs w:val="24"/>
        </w:rPr>
        <w:t>.</w:t>
      </w:r>
    </w:p>
    <w:p w14:paraId="7773A09F" w14:textId="6075B3C9" w:rsidR="00C23315" w:rsidRPr="007B3D3C" w:rsidRDefault="00C23315" w:rsidP="00076CEB">
      <w:pPr>
        <w:spacing w:after="0" w:line="240" w:lineRule="auto"/>
        <w:jc w:val="both"/>
        <w:rPr>
          <w:rFonts w:ascii="Arial" w:hAnsi="Arial" w:cs="Arial"/>
          <w:b/>
          <w:sz w:val="24"/>
          <w:szCs w:val="24"/>
        </w:rPr>
      </w:pPr>
      <w:r w:rsidRPr="007B3D3C">
        <w:rPr>
          <w:rFonts w:ascii="Arial" w:hAnsi="Arial" w:cs="Arial"/>
          <w:b/>
          <w:sz w:val="24"/>
          <w:szCs w:val="24"/>
        </w:rPr>
        <w:t xml:space="preserve">Gráfico </w:t>
      </w:r>
      <w:r>
        <w:rPr>
          <w:rFonts w:ascii="Arial" w:hAnsi="Arial" w:cs="Arial"/>
          <w:b/>
          <w:sz w:val="24"/>
          <w:szCs w:val="24"/>
        </w:rPr>
        <w:t>16</w:t>
      </w:r>
      <w:r w:rsidR="001B1AE0">
        <w:rPr>
          <w:rFonts w:ascii="Arial" w:hAnsi="Arial" w:cs="Arial"/>
          <w:b/>
          <w:sz w:val="24"/>
          <w:szCs w:val="24"/>
        </w:rPr>
        <w:t>1</w:t>
      </w:r>
      <w:r w:rsidRPr="007B3D3C">
        <w:rPr>
          <w:rFonts w:ascii="Arial" w:hAnsi="Arial" w:cs="Arial"/>
          <w:b/>
          <w:sz w:val="24"/>
          <w:szCs w:val="24"/>
        </w:rPr>
        <w:t>: Distribuição dos Centros de Referência Especializados de Assistência Social (CREAS) segundo níveis do Indicador de Desenvolvimento na dimensão Estrutura Física, por grandes regiões - Brasil, 2016</w:t>
      </w:r>
    </w:p>
    <w:p w14:paraId="29E5DED6" w14:textId="77777777" w:rsidR="00C23315" w:rsidRDefault="00C23315" w:rsidP="001B1AE0">
      <w:pPr>
        <w:autoSpaceDE w:val="0"/>
        <w:autoSpaceDN w:val="0"/>
        <w:adjustRightInd w:val="0"/>
        <w:spacing w:before="240" w:line="360" w:lineRule="auto"/>
        <w:jc w:val="both"/>
        <w:rPr>
          <w:rFonts w:ascii="Arial" w:hAnsi="Arial" w:cs="Arial"/>
          <w:b/>
          <w:sz w:val="28"/>
          <w:szCs w:val="28"/>
        </w:rPr>
      </w:pPr>
      <w:r>
        <w:rPr>
          <w:noProof/>
          <w:lang w:eastAsia="pt-BR"/>
        </w:rPr>
        <w:lastRenderedPageBreak/>
        <w:drawing>
          <wp:inline distT="0" distB="0" distL="0" distR="0" wp14:anchorId="2AD95DCC" wp14:editId="6FF014F4">
            <wp:extent cx="5400040" cy="4945380"/>
            <wp:effectExtent l="0" t="0" r="10160" b="762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515E70AD" w14:textId="77777777" w:rsidR="00FD293E" w:rsidRDefault="00FD293E" w:rsidP="00C23315">
      <w:pPr>
        <w:spacing w:before="240" w:line="360" w:lineRule="auto"/>
        <w:jc w:val="both"/>
        <w:rPr>
          <w:rFonts w:ascii="Arial" w:hAnsi="Arial" w:cs="Arial"/>
          <w:sz w:val="24"/>
          <w:szCs w:val="24"/>
        </w:rPr>
      </w:pPr>
    </w:p>
    <w:p w14:paraId="72A280F2" w14:textId="5C4EAD62"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t>A dimensão Recursos humanos do IDCREAS avalia o dimensionamento das equipes de referência a partir das definições constantes na NOB-RH, considerando o porte do município e o tipo de CREAS (se municipal ou regional). Assim, são avaliados o total de trabalhadores, considerando o nível de escolaridade, a existência de assistentes sociais, psicólogos e advogados na equipe, a existência de coordenador com nível superior e o tip</w:t>
      </w:r>
      <w:r w:rsidR="001B1AE0">
        <w:rPr>
          <w:rFonts w:ascii="Arial" w:hAnsi="Arial" w:cs="Arial"/>
          <w:sz w:val="24"/>
          <w:szCs w:val="24"/>
        </w:rPr>
        <w:t>o de vínculo dos trabalhadores.</w:t>
      </w:r>
    </w:p>
    <w:p w14:paraId="5F39AF82" w14:textId="77777777"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t>Na dimensão recursos humanos, verificou-se que 20,7% dos 2.519 CREAS estavam no nível 5, com a situação que mais se aproxima dos padrões de qualidade desejáveis, enquanto 11,7% estavam no Nível 1, com a situação que menos se aproxima dos padrões de qualidade desejáveis.</w:t>
      </w:r>
    </w:p>
    <w:p w14:paraId="430F0823" w14:textId="315603F7" w:rsidR="00C23315" w:rsidRPr="005B59FF" w:rsidRDefault="00C23315" w:rsidP="00C23315">
      <w:pPr>
        <w:spacing w:before="240" w:line="360" w:lineRule="auto"/>
        <w:jc w:val="both"/>
        <w:rPr>
          <w:rFonts w:ascii="Arial" w:hAnsi="Arial" w:cs="Arial"/>
          <w:sz w:val="24"/>
          <w:szCs w:val="24"/>
        </w:rPr>
      </w:pPr>
      <w:r w:rsidRPr="005B59FF">
        <w:rPr>
          <w:rFonts w:ascii="Arial" w:hAnsi="Arial" w:cs="Arial"/>
          <w:sz w:val="24"/>
          <w:szCs w:val="24"/>
        </w:rPr>
        <w:lastRenderedPageBreak/>
        <w:t>Quando se observa a dimensão por região, verificou-se que a região Sudeste possuía o maior percentual de CREAS com nível 5 para a dimensão: 26,6% dos CREAS localizados na região. A região com menor proporção de CREAS com nível 1 era também a Sudeste, com 7,7% dos CREAS com essa classificação. As regiões Nordeste e Sudeste tinham os maiores percentuais de CREAS com nível 4 ou 5 para a dimensão, 48,1% e 47,3%, respectivamente. Na região Norte esse percentual era de 26,9%</w:t>
      </w:r>
      <w:r w:rsidR="00FD293E">
        <w:rPr>
          <w:rFonts w:ascii="Arial" w:hAnsi="Arial" w:cs="Arial"/>
          <w:sz w:val="24"/>
          <w:szCs w:val="24"/>
        </w:rPr>
        <w:t xml:space="preserve"> (Gráfico 162</w:t>
      </w:r>
      <w:r>
        <w:rPr>
          <w:rFonts w:ascii="Arial" w:hAnsi="Arial" w:cs="Arial"/>
          <w:sz w:val="24"/>
          <w:szCs w:val="24"/>
        </w:rPr>
        <w:t>)</w:t>
      </w:r>
      <w:r w:rsidRPr="005B59FF">
        <w:rPr>
          <w:rFonts w:ascii="Arial" w:hAnsi="Arial" w:cs="Arial"/>
          <w:sz w:val="24"/>
          <w:szCs w:val="24"/>
        </w:rPr>
        <w:t>.</w:t>
      </w:r>
    </w:p>
    <w:p w14:paraId="32B7EE7F" w14:textId="78CD8CD0" w:rsidR="00C23315" w:rsidRPr="005B59FF" w:rsidRDefault="00FD293E" w:rsidP="00076CEB">
      <w:pPr>
        <w:spacing w:after="0" w:line="240" w:lineRule="auto"/>
        <w:jc w:val="both"/>
        <w:rPr>
          <w:rFonts w:ascii="Arial" w:hAnsi="Arial" w:cs="Arial"/>
          <w:b/>
          <w:sz w:val="24"/>
          <w:szCs w:val="24"/>
        </w:rPr>
      </w:pPr>
      <w:r>
        <w:rPr>
          <w:rFonts w:ascii="Arial" w:hAnsi="Arial" w:cs="Arial"/>
          <w:b/>
          <w:sz w:val="24"/>
          <w:szCs w:val="24"/>
        </w:rPr>
        <w:t>Gráfico 162</w:t>
      </w:r>
      <w:r w:rsidR="00C23315" w:rsidRPr="005B59FF">
        <w:rPr>
          <w:rFonts w:ascii="Arial" w:hAnsi="Arial" w:cs="Arial"/>
          <w:b/>
          <w:sz w:val="24"/>
          <w:szCs w:val="24"/>
        </w:rPr>
        <w:t>: Distribuição dos Centros de Referência Especializados de Assistência Social (CREAS) segundo níveis do Indicador de Desenvolvimento na dimensão Recursos Humanos, por grandes regiões - Brasil, 2016</w:t>
      </w:r>
    </w:p>
    <w:p w14:paraId="5545586D" w14:textId="77777777" w:rsidR="00C23315" w:rsidRDefault="00C23315" w:rsidP="00FD293E">
      <w:pPr>
        <w:autoSpaceDE w:val="0"/>
        <w:autoSpaceDN w:val="0"/>
        <w:adjustRightInd w:val="0"/>
        <w:spacing w:before="240" w:line="360" w:lineRule="auto"/>
        <w:jc w:val="both"/>
        <w:rPr>
          <w:rFonts w:ascii="Arial" w:hAnsi="Arial" w:cs="Arial"/>
          <w:b/>
          <w:sz w:val="28"/>
          <w:szCs w:val="28"/>
        </w:rPr>
      </w:pPr>
      <w:r>
        <w:rPr>
          <w:noProof/>
          <w:lang w:eastAsia="pt-BR"/>
        </w:rPr>
        <w:drawing>
          <wp:inline distT="0" distB="0" distL="0" distR="0" wp14:anchorId="6860B72B" wp14:editId="615FE76D">
            <wp:extent cx="5400040" cy="4336415"/>
            <wp:effectExtent l="0" t="0" r="10160" b="698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0BDA41E0" w14:textId="77777777" w:rsidR="00FD293E" w:rsidRDefault="00FD293E" w:rsidP="00C23315">
      <w:pPr>
        <w:spacing w:before="240" w:line="360" w:lineRule="auto"/>
        <w:jc w:val="both"/>
        <w:rPr>
          <w:rFonts w:ascii="Arial" w:hAnsi="Arial" w:cs="Arial"/>
          <w:sz w:val="24"/>
          <w:szCs w:val="24"/>
        </w:rPr>
      </w:pPr>
    </w:p>
    <w:p w14:paraId="605E22B7" w14:textId="6C2853E3"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 xml:space="preserve">Na dimensão Serviços do IDCREAS são analisadas, considerando o porte dos municípios, as ofertas do PAEFI e as atividade desenvolvidas no âmbito do serviço; a quantidade média de casos em acompanhamento no mês; a oferta do </w:t>
      </w:r>
      <w:r w:rsidRPr="00D64F29">
        <w:rPr>
          <w:rFonts w:ascii="Arial" w:hAnsi="Arial" w:cs="Arial"/>
          <w:sz w:val="24"/>
          <w:szCs w:val="24"/>
        </w:rPr>
        <w:lastRenderedPageBreak/>
        <w:t>serviço de Medidas socioeducativas (MSE) e as atividades realizadas; a existência de serviço de abordagem social; a articulação da unidades com CRAS e com Conselho Tutelar; a oferta de atendimento para variadas situações e para diferentes ciclos de vida; a existência de assistente social e psicólogo na equipe; e a quantidade de tempo de funcionamento da unidade dura</w:t>
      </w:r>
      <w:r w:rsidR="00076CEB">
        <w:rPr>
          <w:rFonts w:ascii="Arial" w:hAnsi="Arial" w:cs="Arial"/>
          <w:sz w:val="24"/>
          <w:szCs w:val="24"/>
        </w:rPr>
        <w:t>nte a semana.</w:t>
      </w:r>
    </w:p>
    <w:p w14:paraId="1666AD82" w14:textId="77777777"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Na dimensão Serviços, verificou-se que 13,1% dos 2.519 CREAS estavam no nível 5, com a situação que mais se aproxima dos padrões de qualidade desejáveis, enquanto 9,5% estavam no Nível 1, com a situação que menos se aproxima dos padrões de qualidade desejáveis.</w:t>
      </w:r>
    </w:p>
    <w:p w14:paraId="7C1B24B2" w14:textId="654BDA8C"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Quando se observa a dimensão por região, verificou-se que a região Nordeste possuía o maior percentual de CREAS com nível 5 para a dimensão:16,2% dos CREAS localizados na região. A região com menor proporção de CREAS com nível 1 era também a Nordeste, com 8,8% dos CREAS com essa classificação. A região com menor proporção de CREAS com nível 4 ou 5 era a Centro-Oeste (30,6% dos CREAS da região)</w:t>
      </w:r>
      <w:r>
        <w:rPr>
          <w:rFonts w:ascii="Arial" w:hAnsi="Arial" w:cs="Arial"/>
          <w:sz w:val="24"/>
          <w:szCs w:val="24"/>
        </w:rPr>
        <w:t xml:space="preserve"> (Gráfico 16</w:t>
      </w:r>
      <w:r w:rsidR="00076CEB">
        <w:rPr>
          <w:rFonts w:ascii="Arial" w:hAnsi="Arial" w:cs="Arial"/>
          <w:sz w:val="24"/>
          <w:szCs w:val="24"/>
        </w:rPr>
        <w:t>3</w:t>
      </w:r>
      <w:r>
        <w:rPr>
          <w:rFonts w:ascii="Arial" w:hAnsi="Arial" w:cs="Arial"/>
          <w:sz w:val="24"/>
          <w:szCs w:val="24"/>
        </w:rPr>
        <w:t>)</w:t>
      </w:r>
      <w:r w:rsidRPr="00D64F29">
        <w:rPr>
          <w:rFonts w:ascii="Arial" w:hAnsi="Arial" w:cs="Arial"/>
          <w:sz w:val="24"/>
          <w:szCs w:val="24"/>
        </w:rPr>
        <w:t>.</w:t>
      </w:r>
    </w:p>
    <w:p w14:paraId="385BC404" w14:textId="2B812244" w:rsidR="00C23315" w:rsidRPr="00D64F29" w:rsidRDefault="00C23315" w:rsidP="00076CEB">
      <w:pPr>
        <w:spacing w:after="0" w:line="240" w:lineRule="auto"/>
        <w:jc w:val="both"/>
        <w:rPr>
          <w:rFonts w:ascii="Arial" w:hAnsi="Arial" w:cs="Arial"/>
          <w:b/>
          <w:sz w:val="24"/>
          <w:szCs w:val="24"/>
        </w:rPr>
      </w:pPr>
      <w:r w:rsidRPr="00D64F29">
        <w:rPr>
          <w:rFonts w:ascii="Arial" w:hAnsi="Arial" w:cs="Arial"/>
          <w:b/>
          <w:sz w:val="24"/>
          <w:szCs w:val="24"/>
        </w:rPr>
        <w:t>Gráfico 16</w:t>
      </w:r>
      <w:r w:rsidR="00076CEB">
        <w:rPr>
          <w:rFonts w:ascii="Arial" w:hAnsi="Arial" w:cs="Arial"/>
          <w:b/>
          <w:sz w:val="24"/>
          <w:szCs w:val="24"/>
        </w:rPr>
        <w:t>3</w:t>
      </w:r>
      <w:r w:rsidRPr="00D64F29">
        <w:rPr>
          <w:rFonts w:ascii="Arial" w:hAnsi="Arial" w:cs="Arial"/>
          <w:b/>
          <w:sz w:val="24"/>
          <w:szCs w:val="24"/>
        </w:rPr>
        <w:t>: Distribuição dos Centros de Referência Especializados de Assistência Social (CREAS) segundo níveis do Indicador de Desenvolvimento na dimensão Serviços, por grandes regiões - Brasil, 2016</w:t>
      </w:r>
    </w:p>
    <w:p w14:paraId="337B90F7" w14:textId="77777777" w:rsidR="00C23315" w:rsidRDefault="00C23315" w:rsidP="00076CEB">
      <w:pPr>
        <w:autoSpaceDE w:val="0"/>
        <w:autoSpaceDN w:val="0"/>
        <w:adjustRightInd w:val="0"/>
        <w:spacing w:before="240" w:line="360" w:lineRule="auto"/>
        <w:jc w:val="both"/>
        <w:rPr>
          <w:rFonts w:ascii="Arial" w:hAnsi="Arial" w:cs="Arial"/>
          <w:sz w:val="20"/>
          <w:szCs w:val="20"/>
        </w:rPr>
      </w:pPr>
      <w:r>
        <w:rPr>
          <w:noProof/>
          <w:lang w:eastAsia="pt-BR"/>
        </w:rPr>
        <w:lastRenderedPageBreak/>
        <w:drawing>
          <wp:inline distT="0" distB="0" distL="0" distR="0" wp14:anchorId="373E35A3" wp14:editId="689C7D69">
            <wp:extent cx="5400040" cy="4425950"/>
            <wp:effectExtent l="0" t="0" r="10160" b="1270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4AA10E97" w14:textId="77777777" w:rsidR="00076CEB" w:rsidRDefault="00076CEB" w:rsidP="00C23315">
      <w:pPr>
        <w:spacing w:before="240" w:line="360" w:lineRule="auto"/>
        <w:jc w:val="both"/>
        <w:rPr>
          <w:rFonts w:ascii="Arial" w:hAnsi="Arial" w:cs="Arial"/>
          <w:sz w:val="24"/>
          <w:szCs w:val="24"/>
        </w:rPr>
      </w:pPr>
    </w:p>
    <w:p w14:paraId="26752075" w14:textId="5CADF993"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O indicador sintético final IDCREAS é obtido por meio de média aritmética simples dos resultados das di</w:t>
      </w:r>
      <w:r w:rsidR="00076CEB">
        <w:rPr>
          <w:rFonts w:ascii="Arial" w:hAnsi="Arial" w:cs="Arial"/>
          <w:sz w:val="24"/>
          <w:szCs w:val="24"/>
        </w:rPr>
        <w:t>mensões que o compõem.</w:t>
      </w:r>
    </w:p>
    <w:p w14:paraId="766B0257" w14:textId="77777777"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 xml:space="preserve">Desde 2014, a maioria das unidades tinha IDCREAS inferior a 4,00: 1.956 unidades em 2014 (82,5% do total), 1.972 unidades em 2015 (81,0%) e 2.021 em 2016 (80,2% do total). </w:t>
      </w:r>
    </w:p>
    <w:p w14:paraId="0245BBA5" w14:textId="26668744"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Apenas 30 unidades tinham IDCREAS igual a 5,00 em 2016 (1,2% do total), mas houve um aumento em relação a 2014, quando 21 unidades tinham IDCREAS igual a 5,00 (0,9% do total de CREAS)</w:t>
      </w:r>
      <w:r w:rsidR="00076CEB" w:rsidRPr="00076CEB">
        <w:rPr>
          <w:rFonts w:ascii="Arial" w:hAnsi="Arial" w:cs="Arial"/>
          <w:sz w:val="24"/>
          <w:szCs w:val="24"/>
        </w:rPr>
        <w:t xml:space="preserve"> </w:t>
      </w:r>
      <w:r w:rsidR="00076CEB">
        <w:rPr>
          <w:rFonts w:ascii="Arial" w:hAnsi="Arial" w:cs="Arial"/>
          <w:sz w:val="24"/>
          <w:szCs w:val="24"/>
        </w:rPr>
        <w:t>(Gráfico 164)</w:t>
      </w:r>
      <w:r w:rsidR="00076CEB" w:rsidRPr="00D64F29">
        <w:rPr>
          <w:rFonts w:ascii="Arial" w:hAnsi="Arial" w:cs="Arial"/>
          <w:sz w:val="24"/>
          <w:szCs w:val="24"/>
        </w:rPr>
        <w:t>.</w:t>
      </w:r>
      <w:r w:rsidRPr="00D64F29">
        <w:rPr>
          <w:rFonts w:ascii="Arial" w:hAnsi="Arial" w:cs="Arial"/>
          <w:sz w:val="24"/>
          <w:szCs w:val="24"/>
        </w:rPr>
        <w:t xml:space="preserve"> Em 2016, 0,4% das unidades tinham IDCREAS igual a 1,00, um aumento de 0,1 pontos percentuais em relação a 2014.</w:t>
      </w:r>
    </w:p>
    <w:p w14:paraId="483C5C1E" w14:textId="266E2E6C" w:rsidR="00C23315" w:rsidRPr="00D64F29" w:rsidRDefault="00C23315" w:rsidP="00076CEB">
      <w:pPr>
        <w:spacing w:after="0" w:line="240" w:lineRule="auto"/>
        <w:jc w:val="both"/>
        <w:rPr>
          <w:rFonts w:ascii="Arial" w:hAnsi="Arial" w:cs="Arial"/>
          <w:b/>
          <w:sz w:val="24"/>
          <w:szCs w:val="24"/>
        </w:rPr>
      </w:pPr>
      <w:r w:rsidRPr="00D64F29">
        <w:rPr>
          <w:rFonts w:ascii="Arial" w:hAnsi="Arial" w:cs="Arial"/>
          <w:b/>
          <w:sz w:val="24"/>
          <w:szCs w:val="24"/>
        </w:rPr>
        <w:lastRenderedPageBreak/>
        <w:t>Gráfico 1</w:t>
      </w:r>
      <w:r>
        <w:rPr>
          <w:rFonts w:ascii="Arial" w:hAnsi="Arial" w:cs="Arial"/>
          <w:b/>
          <w:sz w:val="24"/>
          <w:szCs w:val="24"/>
        </w:rPr>
        <w:t>6</w:t>
      </w:r>
      <w:r w:rsidR="00076CEB">
        <w:rPr>
          <w:rFonts w:ascii="Arial" w:hAnsi="Arial" w:cs="Arial"/>
          <w:b/>
          <w:sz w:val="24"/>
          <w:szCs w:val="24"/>
        </w:rPr>
        <w:t>4</w:t>
      </w:r>
      <w:r w:rsidRPr="00D64F29">
        <w:rPr>
          <w:rFonts w:ascii="Arial" w:hAnsi="Arial" w:cs="Arial"/>
          <w:b/>
          <w:sz w:val="24"/>
          <w:szCs w:val="24"/>
        </w:rPr>
        <w:t>: Número de Centros de Referência Especializados de Assistência Social (CREAS) segundo valores do IDCREAS - Brasil, 2014 a 2016</w:t>
      </w:r>
    </w:p>
    <w:p w14:paraId="4EA6C710" w14:textId="77777777" w:rsidR="00C23315" w:rsidRDefault="00C23315" w:rsidP="00076CEB">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5684251F" wp14:editId="39FD926D">
            <wp:extent cx="5400040" cy="3776345"/>
            <wp:effectExtent l="0" t="0" r="10160" b="1460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235E75C2" w14:textId="77777777" w:rsidR="00076CEB" w:rsidRDefault="00076CEB" w:rsidP="00C23315">
      <w:pPr>
        <w:spacing w:before="240" w:line="360" w:lineRule="auto"/>
        <w:jc w:val="both"/>
        <w:rPr>
          <w:rFonts w:ascii="Arial" w:hAnsi="Arial" w:cs="Arial"/>
          <w:sz w:val="24"/>
          <w:szCs w:val="24"/>
        </w:rPr>
      </w:pPr>
    </w:p>
    <w:p w14:paraId="6F2F8B53" w14:textId="0C61EA19"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Em 2016, 1,2% dos CREAS tinham IDCREAS igual a 5, enquanto 5,8% das unidades tinham IDCREAS entre 1,00 e 1,67. A maior parte das unidades tinha IDCREAS entre 3,00 e 3,67 (43,8%). 19,8% das unidades (498) possuíam IDCREAS 4,00 ou acima, o que indica bom grau de desenvolvimento. 80,2% das unidades tinham IDCREAS de 1,00 a 3,67.</w:t>
      </w:r>
    </w:p>
    <w:p w14:paraId="0E00D92E" w14:textId="52E24B08"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Ao se observar o IDCREAS por região, verificou-se que as regiões Sudeste e Sul possuíam os maiores percentuais de unidades com IDCREAS 5: 1,8% dos CREAS localizados nas duas regiões. A região com menor proporção de unidades com IDCREAS de 1 a 1,67 era a Sudeste, com 4,5% dos CREAS com essa classificação. A região Nordeste tinha o maior percentual de unidades com IDCREAS igual ou acima de 4,00 (22,3% das unidades da região) e a região Norte tinha a menor proporção (10,1% dos CREAS da região)</w:t>
      </w:r>
      <w:r>
        <w:rPr>
          <w:rFonts w:ascii="Arial" w:hAnsi="Arial" w:cs="Arial"/>
          <w:sz w:val="24"/>
          <w:szCs w:val="24"/>
        </w:rPr>
        <w:t xml:space="preserve"> (Gráfico 16</w:t>
      </w:r>
      <w:r w:rsidR="00BF431F">
        <w:rPr>
          <w:rFonts w:ascii="Arial" w:hAnsi="Arial" w:cs="Arial"/>
          <w:sz w:val="24"/>
          <w:szCs w:val="24"/>
        </w:rPr>
        <w:t>5</w:t>
      </w:r>
      <w:r>
        <w:rPr>
          <w:rFonts w:ascii="Arial" w:hAnsi="Arial" w:cs="Arial"/>
          <w:sz w:val="24"/>
          <w:szCs w:val="24"/>
        </w:rPr>
        <w:t>)</w:t>
      </w:r>
      <w:r w:rsidRPr="00D64F29">
        <w:rPr>
          <w:rFonts w:ascii="Arial" w:hAnsi="Arial" w:cs="Arial"/>
          <w:sz w:val="24"/>
          <w:szCs w:val="24"/>
        </w:rPr>
        <w:t>.</w:t>
      </w:r>
    </w:p>
    <w:p w14:paraId="51986E16" w14:textId="7C1DAFCB" w:rsidR="00C23315" w:rsidRPr="00D64F29" w:rsidRDefault="00C23315" w:rsidP="00BF431F">
      <w:pPr>
        <w:spacing w:after="0" w:line="240" w:lineRule="auto"/>
        <w:jc w:val="both"/>
        <w:rPr>
          <w:rFonts w:ascii="Arial" w:hAnsi="Arial" w:cs="Arial"/>
          <w:b/>
          <w:sz w:val="24"/>
          <w:szCs w:val="24"/>
        </w:rPr>
      </w:pPr>
      <w:r w:rsidRPr="00D64F29">
        <w:rPr>
          <w:rFonts w:ascii="Arial" w:hAnsi="Arial" w:cs="Arial"/>
          <w:b/>
          <w:sz w:val="24"/>
          <w:szCs w:val="24"/>
        </w:rPr>
        <w:lastRenderedPageBreak/>
        <w:t>Gráfico 1</w:t>
      </w:r>
      <w:r>
        <w:rPr>
          <w:rFonts w:ascii="Arial" w:hAnsi="Arial" w:cs="Arial"/>
          <w:b/>
          <w:sz w:val="24"/>
          <w:szCs w:val="24"/>
        </w:rPr>
        <w:t>6</w:t>
      </w:r>
      <w:r w:rsidR="00BF431F">
        <w:rPr>
          <w:rFonts w:ascii="Arial" w:hAnsi="Arial" w:cs="Arial"/>
          <w:b/>
          <w:sz w:val="24"/>
          <w:szCs w:val="24"/>
        </w:rPr>
        <w:t>5</w:t>
      </w:r>
      <w:r w:rsidRPr="00D64F29">
        <w:rPr>
          <w:rFonts w:ascii="Arial" w:hAnsi="Arial" w:cs="Arial"/>
          <w:b/>
          <w:sz w:val="24"/>
          <w:szCs w:val="24"/>
        </w:rPr>
        <w:t>: Distribuição dos Centros de Referência Especializados de Assistência Social (CREAS)</w:t>
      </w:r>
      <w:r>
        <w:rPr>
          <w:rFonts w:ascii="Arial" w:hAnsi="Arial" w:cs="Arial"/>
          <w:b/>
          <w:sz w:val="24"/>
          <w:szCs w:val="24"/>
        </w:rPr>
        <w:t xml:space="preserve"> </w:t>
      </w:r>
      <w:r w:rsidRPr="00D64F29">
        <w:rPr>
          <w:rFonts w:ascii="Arial" w:hAnsi="Arial" w:cs="Arial"/>
          <w:b/>
          <w:sz w:val="24"/>
          <w:szCs w:val="24"/>
        </w:rPr>
        <w:t>segundo valores do IDCREAS, por grandes regiões - Brasil, 2016</w:t>
      </w:r>
    </w:p>
    <w:p w14:paraId="5FC41A8E" w14:textId="77777777" w:rsidR="00C23315" w:rsidRDefault="00C23315" w:rsidP="00BF431F">
      <w:pPr>
        <w:autoSpaceDE w:val="0"/>
        <w:autoSpaceDN w:val="0"/>
        <w:adjustRightInd w:val="0"/>
        <w:spacing w:before="240" w:line="360" w:lineRule="auto"/>
        <w:jc w:val="both"/>
        <w:rPr>
          <w:rFonts w:ascii="Arial" w:hAnsi="Arial" w:cs="Arial"/>
          <w:sz w:val="20"/>
          <w:szCs w:val="20"/>
        </w:rPr>
      </w:pPr>
      <w:r>
        <w:rPr>
          <w:noProof/>
          <w:lang w:eastAsia="pt-BR"/>
        </w:rPr>
        <w:drawing>
          <wp:inline distT="0" distB="0" distL="0" distR="0" wp14:anchorId="22BC5715" wp14:editId="4E41B383">
            <wp:extent cx="5400040" cy="4189730"/>
            <wp:effectExtent l="0" t="0" r="10160" b="127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2A1E82C9" w14:textId="77777777" w:rsidR="00CB2A97" w:rsidRDefault="00CB2A97" w:rsidP="00C23315">
      <w:pPr>
        <w:spacing w:before="240" w:line="360" w:lineRule="auto"/>
        <w:jc w:val="both"/>
        <w:rPr>
          <w:rFonts w:ascii="Arial" w:hAnsi="Arial" w:cs="Arial"/>
          <w:sz w:val="24"/>
          <w:szCs w:val="24"/>
        </w:rPr>
      </w:pPr>
    </w:p>
    <w:p w14:paraId="013BAE41" w14:textId="1CECBE70"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Em 2016, verificou-se que não existiam CREAS localizados em metrópoles com IDCREAS igual ou menor que 1,33. Verificou-se ainda que 48,9% das unidades localizadas em municípios de Pequeno Porte I tinham IDCREAS igual ou inferior a 2,67, assim como 34,3% dos CREAS localizados em municípios de Pequeno Porte II e 33,8% dos CREAS localizados em municípios de Grande Porte.</w:t>
      </w:r>
    </w:p>
    <w:p w14:paraId="69989FF8" w14:textId="5D44DC56" w:rsidR="00C23315" w:rsidRPr="00D64F29" w:rsidRDefault="00C23315" w:rsidP="00C23315">
      <w:pPr>
        <w:spacing w:before="240" w:line="360" w:lineRule="auto"/>
        <w:jc w:val="both"/>
        <w:rPr>
          <w:rFonts w:ascii="Arial" w:hAnsi="Arial" w:cs="Arial"/>
          <w:sz w:val="24"/>
          <w:szCs w:val="24"/>
        </w:rPr>
      </w:pPr>
      <w:r w:rsidRPr="00D64F29">
        <w:rPr>
          <w:rFonts w:ascii="Arial" w:hAnsi="Arial" w:cs="Arial"/>
          <w:sz w:val="24"/>
          <w:szCs w:val="24"/>
        </w:rPr>
        <w:t>25,7% dos CREAS localizados em municípios de Médio Porte tinham IDCREAS igual ou superior a 4,00, assim como 24,2% dos CREAS localizados em municípios de pequeno porte II e 18,8% dos CREAS localizados em municípios de Grande Porte. 15,8% dos CREAS localizados em Metrópoles e 12,0% dos CREAS de municípios de Pequeno Porte I tinham IDCREAS igual ou superior a 4,00</w:t>
      </w:r>
      <w:r>
        <w:rPr>
          <w:rFonts w:ascii="Arial" w:hAnsi="Arial" w:cs="Arial"/>
          <w:sz w:val="24"/>
          <w:szCs w:val="24"/>
        </w:rPr>
        <w:t xml:space="preserve"> (Gráfico 16</w:t>
      </w:r>
      <w:r w:rsidR="00CB2A97">
        <w:rPr>
          <w:rFonts w:ascii="Arial" w:hAnsi="Arial" w:cs="Arial"/>
          <w:sz w:val="24"/>
          <w:szCs w:val="24"/>
        </w:rPr>
        <w:t>6</w:t>
      </w:r>
      <w:r>
        <w:rPr>
          <w:rFonts w:ascii="Arial" w:hAnsi="Arial" w:cs="Arial"/>
          <w:sz w:val="24"/>
          <w:szCs w:val="24"/>
        </w:rPr>
        <w:t>)</w:t>
      </w:r>
      <w:r w:rsidRPr="00D64F29">
        <w:rPr>
          <w:rFonts w:ascii="Arial" w:hAnsi="Arial" w:cs="Arial"/>
          <w:sz w:val="24"/>
          <w:szCs w:val="24"/>
        </w:rPr>
        <w:t>.</w:t>
      </w:r>
    </w:p>
    <w:p w14:paraId="1F3DDB51" w14:textId="449AC016" w:rsidR="00C23315" w:rsidRPr="00D64F29" w:rsidRDefault="00C23315" w:rsidP="00CB2A97">
      <w:pPr>
        <w:spacing w:after="0" w:line="240" w:lineRule="auto"/>
        <w:jc w:val="both"/>
        <w:rPr>
          <w:rFonts w:ascii="Arial" w:hAnsi="Arial" w:cs="Arial"/>
          <w:b/>
          <w:sz w:val="24"/>
          <w:szCs w:val="24"/>
        </w:rPr>
      </w:pPr>
      <w:r w:rsidRPr="00D64F29">
        <w:rPr>
          <w:rFonts w:ascii="Arial" w:hAnsi="Arial" w:cs="Arial"/>
          <w:b/>
          <w:sz w:val="24"/>
          <w:szCs w:val="24"/>
        </w:rPr>
        <w:lastRenderedPageBreak/>
        <w:t>Gráfico 1</w:t>
      </w:r>
      <w:r>
        <w:rPr>
          <w:rFonts w:ascii="Arial" w:hAnsi="Arial" w:cs="Arial"/>
          <w:b/>
          <w:sz w:val="24"/>
          <w:szCs w:val="24"/>
        </w:rPr>
        <w:t>6</w:t>
      </w:r>
      <w:r w:rsidR="00CB2A97">
        <w:rPr>
          <w:rFonts w:ascii="Arial" w:hAnsi="Arial" w:cs="Arial"/>
          <w:b/>
          <w:sz w:val="24"/>
          <w:szCs w:val="24"/>
        </w:rPr>
        <w:t>6</w:t>
      </w:r>
      <w:r w:rsidRPr="00D64F29">
        <w:rPr>
          <w:rFonts w:ascii="Arial" w:hAnsi="Arial" w:cs="Arial"/>
          <w:b/>
          <w:sz w:val="24"/>
          <w:szCs w:val="24"/>
        </w:rPr>
        <w:t>: Distribuição dos Centros de Referência Especializados de Assistência Social (CREAS) segundo valores do IDCREAS, por porte do município - Brasil, 2016</w:t>
      </w:r>
    </w:p>
    <w:p w14:paraId="231378C9" w14:textId="77777777" w:rsidR="00C23315" w:rsidRDefault="00C23315" w:rsidP="00C23315">
      <w:pPr>
        <w:spacing w:before="240" w:line="360" w:lineRule="auto"/>
        <w:jc w:val="both"/>
        <w:rPr>
          <w:rFonts w:ascii="Arial" w:hAnsi="Arial" w:cs="Arial"/>
          <w:sz w:val="20"/>
          <w:szCs w:val="20"/>
        </w:rPr>
      </w:pPr>
      <w:r>
        <w:rPr>
          <w:noProof/>
          <w:lang w:eastAsia="pt-BR"/>
        </w:rPr>
        <w:drawing>
          <wp:inline distT="0" distB="0" distL="0" distR="0" wp14:anchorId="08FB1541" wp14:editId="4D753405">
            <wp:extent cx="5400040" cy="4404995"/>
            <wp:effectExtent l="0" t="0" r="10160" b="1460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7654D7AB" w14:textId="77777777" w:rsidR="00D33FC5" w:rsidRDefault="00D33FC5" w:rsidP="00C23315">
      <w:pPr>
        <w:spacing w:before="240" w:line="360" w:lineRule="auto"/>
        <w:jc w:val="both"/>
        <w:rPr>
          <w:rFonts w:ascii="Arial" w:hAnsi="Arial" w:cs="Arial"/>
          <w:sz w:val="24"/>
          <w:szCs w:val="24"/>
        </w:rPr>
      </w:pPr>
    </w:p>
    <w:p w14:paraId="68BE5ACC" w14:textId="2EEDDD70" w:rsidR="00D33FC5" w:rsidRDefault="00C23315" w:rsidP="00C23315">
      <w:pPr>
        <w:spacing w:before="240" w:line="360" w:lineRule="auto"/>
        <w:jc w:val="both"/>
        <w:rPr>
          <w:rFonts w:ascii="Arial" w:hAnsi="Arial" w:cs="Arial"/>
          <w:sz w:val="24"/>
          <w:szCs w:val="24"/>
        </w:rPr>
      </w:pPr>
      <w:r w:rsidRPr="00EF72B4">
        <w:rPr>
          <w:rFonts w:ascii="Arial" w:hAnsi="Arial" w:cs="Arial"/>
          <w:sz w:val="24"/>
          <w:szCs w:val="24"/>
        </w:rPr>
        <w:t>O IDConselhos é composto por três dimensões: Estrutura Administrativa, Dinâmica de Funcionamento e Composição do Conselho. Cada dimensão é avaliada em cinco níveis, considerando o porte do município.</w:t>
      </w:r>
    </w:p>
    <w:p w14:paraId="3D0D8000" w14:textId="1F291103"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t>A dimensão Estrutura Administrativa avalia a existência de sala, de Secretaria Executiva, a previsão de recursos específica para Conselhos na Lei Orçamentária Anual, se o Conselho utiliza para as despesas de seu funcionamento o mínimo de 3% do IGD, e ainda, a existência na unidade de um determinado conjunto de equipamentos (computadores conectados à internet, veículo exclusivo ou compartilhado e telefone).</w:t>
      </w:r>
    </w:p>
    <w:p w14:paraId="49F456B1" w14:textId="77777777"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lastRenderedPageBreak/>
        <w:t>Em 2016, na dimensão Estrutura Administrativa, verificou-se que 6,3% dos 5.359 Conselhos Municipais de Assistência Social (CMAS) atingiram o nível 5, que representa a situação que mais se aproxima dos padrões de qualidade desejáveis, enquanto 13,0% estavam no Nível 1, que representa as situações mais distantes do padrão almejado.</w:t>
      </w:r>
    </w:p>
    <w:p w14:paraId="3DAEA436" w14:textId="2F070DB1"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t>Ao se observar a dimensão por região, verificou-se que a região Nordeste possuía o maior percentual de CMAS com nível 5 para a dimensão: 8,9% dos CMAS localizados na região. As regiões com menor proporção de CMAS com nível 1 eram a Nordeste e a Norte, com 8,1% d</w:t>
      </w:r>
      <w:r w:rsidR="00D33FC5">
        <w:rPr>
          <w:rFonts w:ascii="Arial" w:hAnsi="Arial" w:cs="Arial"/>
          <w:sz w:val="24"/>
          <w:szCs w:val="24"/>
        </w:rPr>
        <w:t>os CMAS com essa classificação.</w:t>
      </w:r>
    </w:p>
    <w:p w14:paraId="6FDE7246" w14:textId="04308C70"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t>47,0% dos CMAS da região Centro-Oeste atingiram nível 4 ou 5 na dimensão, o melhor resultado entre as regiões. Na região Sul, 19,0% dos CMAS tinham nível 4 ou 5</w:t>
      </w:r>
      <w:r>
        <w:rPr>
          <w:rFonts w:ascii="Arial" w:hAnsi="Arial" w:cs="Arial"/>
          <w:sz w:val="24"/>
          <w:szCs w:val="24"/>
        </w:rPr>
        <w:t xml:space="preserve"> (Gráfico 16</w:t>
      </w:r>
      <w:r w:rsidR="00D33FC5">
        <w:rPr>
          <w:rFonts w:ascii="Arial" w:hAnsi="Arial" w:cs="Arial"/>
          <w:sz w:val="24"/>
          <w:szCs w:val="24"/>
        </w:rPr>
        <w:t>7</w:t>
      </w:r>
      <w:r>
        <w:rPr>
          <w:rFonts w:ascii="Arial" w:hAnsi="Arial" w:cs="Arial"/>
          <w:sz w:val="24"/>
          <w:szCs w:val="24"/>
        </w:rPr>
        <w:t>)</w:t>
      </w:r>
      <w:r w:rsidRPr="00EF72B4">
        <w:rPr>
          <w:rFonts w:ascii="Arial" w:hAnsi="Arial" w:cs="Arial"/>
          <w:sz w:val="24"/>
          <w:szCs w:val="24"/>
        </w:rPr>
        <w:t>.</w:t>
      </w:r>
    </w:p>
    <w:p w14:paraId="43D2CC49" w14:textId="7B1C0467" w:rsidR="00C23315" w:rsidRPr="00D64F29" w:rsidRDefault="00C23315" w:rsidP="00D33FC5">
      <w:pPr>
        <w:spacing w:after="0" w:line="240" w:lineRule="auto"/>
        <w:jc w:val="both"/>
        <w:rPr>
          <w:rFonts w:ascii="Arial" w:hAnsi="Arial" w:cs="Arial"/>
          <w:b/>
          <w:sz w:val="24"/>
          <w:szCs w:val="24"/>
        </w:rPr>
      </w:pPr>
      <w:r w:rsidRPr="00EF72B4">
        <w:rPr>
          <w:rFonts w:ascii="Arial" w:hAnsi="Arial" w:cs="Arial"/>
          <w:b/>
          <w:sz w:val="24"/>
          <w:szCs w:val="24"/>
        </w:rPr>
        <w:t>Gráfico 1</w:t>
      </w:r>
      <w:r>
        <w:rPr>
          <w:rFonts w:ascii="Arial" w:hAnsi="Arial" w:cs="Arial"/>
          <w:b/>
          <w:sz w:val="24"/>
          <w:szCs w:val="24"/>
        </w:rPr>
        <w:t>6</w:t>
      </w:r>
      <w:r w:rsidR="00D33FC5">
        <w:rPr>
          <w:rFonts w:ascii="Arial" w:hAnsi="Arial" w:cs="Arial"/>
          <w:b/>
          <w:sz w:val="24"/>
          <w:szCs w:val="24"/>
        </w:rPr>
        <w:t>7</w:t>
      </w:r>
      <w:r w:rsidRPr="00EF72B4">
        <w:rPr>
          <w:rFonts w:ascii="Arial" w:hAnsi="Arial" w:cs="Arial"/>
          <w:b/>
          <w:sz w:val="24"/>
          <w:szCs w:val="24"/>
        </w:rPr>
        <w:t>: Distribuição dos Conselhos Municipais de Assistência Social (CMAS) segundo níveis do Indicador de Desenvolvimento na dimensão Estrutura Administrativa, por grandes regiões - Brasil, 2016</w:t>
      </w:r>
    </w:p>
    <w:p w14:paraId="08F3D2E2" w14:textId="77777777" w:rsidR="00C23315" w:rsidRDefault="00C23315" w:rsidP="00C23315">
      <w:pPr>
        <w:spacing w:before="240" w:line="360" w:lineRule="auto"/>
        <w:jc w:val="both"/>
        <w:rPr>
          <w:rFonts w:ascii="Arial" w:hAnsi="Arial" w:cs="Arial"/>
          <w:sz w:val="20"/>
          <w:szCs w:val="20"/>
        </w:rPr>
      </w:pPr>
      <w:r>
        <w:rPr>
          <w:noProof/>
          <w:lang w:eastAsia="pt-BR"/>
        </w:rPr>
        <w:lastRenderedPageBreak/>
        <w:drawing>
          <wp:inline distT="0" distB="0" distL="0" distR="0" wp14:anchorId="5F11BD79" wp14:editId="469EADF0">
            <wp:extent cx="5400040" cy="4621530"/>
            <wp:effectExtent l="0" t="0" r="10160" b="762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5B2AE3B6" w14:textId="77777777" w:rsidR="00C16391" w:rsidRDefault="00C16391" w:rsidP="00C23315">
      <w:pPr>
        <w:spacing w:before="240" w:line="360" w:lineRule="auto"/>
        <w:jc w:val="both"/>
        <w:rPr>
          <w:rFonts w:ascii="Arial" w:hAnsi="Arial" w:cs="Arial"/>
          <w:sz w:val="24"/>
          <w:szCs w:val="24"/>
        </w:rPr>
      </w:pPr>
    </w:p>
    <w:p w14:paraId="0CEDCAB9" w14:textId="545BA738"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t>A dimensão Dinâmica de Funcionamento do IDConselhos avalia a realização de reuniões de plenária no ano anterior (ordinárias e extraordinárias), a existência de regimento interno, deliberações sobre o orçamento do executivo e sobre o Plano de Assistência Social, a fiscalização de serviços, programas e projetos da rede pública e privada, se o CMAS é Instância de Controle Social do Bolsa Família, se acompanha cumprimento de deliberações da Conferência Municipal e se realiza reuniões/ações de mobilização ou descentralizadas ou ampliadas.</w:t>
      </w:r>
    </w:p>
    <w:p w14:paraId="1986CB8A" w14:textId="77777777"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t>Na dimensão Dinâmica de Funcionamento, verificou-se que 16,3% dos 5.359 Conselhos Municipais de Assistência Social (CMAS) atingiram o nível 5, que representa a situação que mais se aproxima dos padrões de qualidade desejáveis, enquanto 20,5% estavam no Nível 1, que representa as situações mais distantes do padrão almejado.</w:t>
      </w:r>
    </w:p>
    <w:p w14:paraId="633B26AD" w14:textId="00E8D1AE" w:rsidR="00C23315" w:rsidRPr="00EF72B4" w:rsidRDefault="00C23315" w:rsidP="00C23315">
      <w:pPr>
        <w:spacing w:before="240" w:line="360" w:lineRule="auto"/>
        <w:jc w:val="both"/>
        <w:rPr>
          <w:rFonts w:ascii="Arial" w:hAnsi="Arial" w:cs="Arial"/>
          <w:sz w:val="24"/>
          <w:szCs w:val="24"/>
        </w:rPr>
      </w:pPr>
      <w:r w:rsidRPr="00EF72B4">
        <w:rPr>
          <w:rFonts w:ascii="Arial" w:hAnsi="Arial" w:cs="Arial"/>
          <w:sz w:val="24"/>
          <w:szCs w:val="24"/>
        </w:rPr>
        <w:lastRenderedPageBreak/>
        <w:t>Ao se observar a dimensão por região, verificou-se que a região Sudeste possuía o maior percentual de CMAS com nível 5 para a dimensão: 18,2% dos CMAS localizados na região. A região com menor proporção de CMAS com nível 1 era a Sul, com 13,5% dos CMAS com essa classificação. A maior proporção de Conselhos Municipais com nível 4 e 5 na dimensão foi verificada na região Nordeste: 38,5% dos CMAS da região</w:t>
      </w:r>
      <w:r>
        <w:rPr>
          <w:rFonts w:ascii="Arial" w:hAnsi="Arial" w:cs="Arial"/>
          <w:sz w:val="24"/>
          <w:szCs w:val="24"/>
        </w:rPr>
        <w:t xml:space="preserve"> (Gráfico 16</w:t>
      </w:r>
      <w:r w:rsidR="00C16391">
        <w:rPr>
          <w:rFonts w:ascii="Arial" w:hAnsi="Arial" w:cs="Arial"/>
          <w:sz w:val="24"/>
          <w:szCs w:val="24"/>
        </w:rPr>
        <w:t>8</w:t>
      </w:r>
      <w:r>
        <w:rPr>
          <w:rFonts w:ascii="Arial" w:hAnsi="Arial" w:cs="Arial"/>
          <w:sz w:val="24"/>
          <w:szCs w:val="24"/>
        </w:rPr>
        <w:t>)</w:t>
      </w:r>
      <w:r w:rsidRPr="00EF72B4">
        <w:rPr>
          <w:rFonts w:ascii="Arial" w:hAnsi="Arial" w:cs="Arial"/>
          <w:sz w:val="24"/>
          <w:szCs w:val="24"/>
        </w:rPr>
        <w:t>.</w:t>
      </w:r>
    </w:p>
    <w:p w14:paraId="6F47A7DE" w14:textId="1531D0B2" w:rsidR="00C23315" w:rsidRPr="00EF72B4" w:rsidRDefault="00C23315" w:rsidP="00C16391">
      <w:pPr>
        <w:spacing w:after="0" w:line="240" w:lineRule="auto"/>
        <w:jc w:val="both"/>
        <w:rPr>
          <w:rFonts w:ascii="Arial" w:hAnsi="Arial" w:cs="Arial"/>
          <w:b/>
          <w:sz w:val="24"/>
          <w:szCs w:val="24"/>
        </w:rPr>
      </w:pPr>
      <w:r>
        <w:rPr>
          <w:rFonts w:ascii="Arial" w:hAnsi="Arial" w:cs="Arial"/>
          <w:b/>
          <w:sz w:val="24"/>
          <w:szCs w:val="24"/>
        </w:rPr>
        <w:t>Gráfico 16</w:t>
      </w:r>
      <w:r w:rsidR="00C16391">
        <w:rPr>
          <w:rFonts w:ascii="Arial" w:hAnsi="Arial" w:cs="Arial"/>
          <w:b/>
          <w:sz w:val="24"/>
          <w:szCs w:val="24"/>
        </w:rPr>
        <w:t>8</w:t>
      </w:r>
      <w:r w:rsidRPr="00EF72B4">
        <w:rPr>
          <w:rFonts w:ascii="Arial" w:hAnsi="Arial" w:cs="Arial"/>
          <w:b/>
          <w:sz w:val="24"/>
          <w:szCs w:val="24"/>
        </w:rPr>
        <w:t>: Distribuição dos Conselhos Municipais de Assistência Social (CMAS) segundo níveis do Indicador de Desenvolvimento na dimensão Dinâmica de Funcionamento, por grandes regiões - Brasil, 2016</w:t>
      </w:r>
    </w:p>
    <w:p w14:paraId="2AFFD481" w14:textId="77777777" w:rsidR="00C23315" w:rsidRDefault="00C23315" w:rsidP="00C23315">
      <w:pPr>
        <w:spacing w:before="240" w:line="360" w:lineRule="auto"/>
        <w:jc w:val="both"/>
        <w:rPr>
          <w:rFonts w:ascii="Arial" w:hAnsi="Arial" w:cs="Arial"/>
          <w:sz w:val="20"/>
          <w:szCs w:val="20"/>
        </w:rPr>
      </w:pPr>
      <w:r>
        <w:rPr>
          <w:noProof/>
          <w:lang w:eastAsia="pt-BR"/>
        </w:rPr>
        <w:drawing>
          <wp:inline distT="0" distB="0" distL="0" distR="0" wp14:anchorId="5083A801" wp14:editId="65D103B4">
            <wp:extent cx="5400040" cy="5272405"/>
            <wp:effectExtent l="0" t="0" r="10160" b="4445"/>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21F35CC8" w14:textId="77777777" w:rsidR="0089284B" w:rsidRDefault="0089284B" w:rsidP="00C23315">
      <w:pPr>
        <w:spacing w:before="240" w:line="360" w:lineRule="auto"/>
        <w:jc w:val="both"/>
        <w:rPr>
          <w:rFonts w:ascii="Arial" w:hAnsi="Arial" w:cs="Arial"/>
          <w:sz w:val="24"/>
          <w:szCs w:val="24"/>
        </w:rPr>
      </w:pPr>
    </w:p>
    <w:p w14:paraId="33881F39" w14:textId="489BF42E"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lastRenderedPageBreak/>
        <w:t>A dimensão Composição do Conselho do IDConselhos avalia a existência de um número mínimo de conselheiros conforme porte do município, a existência de representantes da sociedade civil eleitos por assembleias constituídas para esse fim, a presença de conselheiros representantes de usuários ou representantes de organização de usuários, a presença de conselheiros representantes de trabalhadores do setor, a alternância na presidência entre os representantes de governo e os representantes da sociedade civil, a eleição em plenária de Presidente e Vice, a recondução de Conselheiros e a observância da representação governamental da área de assistência, saúde e educação.</w:t>
      </w:r>
    </w:p>
    <w:p w14:paraId="082296B1" w14:textId="77777777"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t>Na dimensão Composição do Conselho, verificou-se que 16,4% dos 5.359 Conselhos Municipais de Assistência Social (CMAS) atingiram o nível 5, que representa a situação que mais se aproxima dos padrões de qualidade desejáveis, enquanto 42,7% estavam no Nível 1, que representa as situações mais distantes do padrão almejado.</w:t>
      </w:r>
    </w:p>
    <w:p w14:paraId="31FBB4A1" w14:textId="705BF884"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t>Ao se observar a dimensão por região, verificou-se que a região Sul possuía o maior percentual de CMAS com nível 5 para a dimensão: 19,7% dos CMAS localizados na região. As regiões com menor proporção de CMAS com nível 1 eram a Sul e a Centro-Oeste, com 39,0% dos CMAS com essa classificação. Na região Nordeste, pouco menos da metade dos CMAS (46,3% dos Conselhos Municipais da região) tinham nível 1 na dimensão de Composição dos Conselhos. Em todas as regiões mais de 60,0% dos CMAS tinham nível 1 ou 2 na dimensão</w:t>
      </w:r>
      <w:r>
        <w:rPr>
          <w:rFonts w:ascii="Arial" w:hAnsi="Arial" w:cs="Arial"/>
          <w:sz w:val="24"/>
          <w:szCs w:val="24"/>
        </w:rPr>
        <w:t xml:space="preserve"> (Gráfico 16</w:t>
      </w:r>
      <w:r w:rsidR="0089284B">
        <w:rPr>
          <w:rFonts w:ascii="Arial" w:hAnsi="Arial" w:cs="Arial"/>
          <w:sz w:val="24"/>
          <w:szCs w:val="24"/>
        </w:rPr>
        <w:t>9</w:t>
      </w:r>
      <w:r>
        <w:rPr>
          <w:rFonts w:ascii="Arial" w:hAnsi="Arial" w:cs="Arial"/>
          <w:sz w:val="24"/>
          <w:szCs w:val="24"/>
        </w:rPr>
        <w:t>)</w:t>
      </w:r>
      <w:r w:rsidRPr="000451D3">
        <w:rPr>
          <w:rFonts w:ascii="Arial" w:hAnsi="Arial" w:cs="Arial"/>
          <w:sz w:val="24"/>
          <w:szCs w:val="24"/>
        </w:rPr>
        <w:t>.</w:t>
      </w:r>
    </w:p>
    <w:p w14:paraId="204D6466" w14:textId="6B2494E4" w:rsidR="00C23315" w:rsidRPr="000451D3" w:rsidRDefault="00C23315" w:rsidP="0089284B">
      <w:pPr>
        <w:spacing w:after="0" w:line="240" w:lineRule="auto"/>
        <w:jc w:val="both"/>
        <w:rPr>
          <w:rFonts w:ascii="Arial" w:hAnsi="Arial" w:cs="Arial"/>
          <w:b/>
          <w:sz w:val="24"/>
          <w:szCs w:val="24"/>
        </w:rPr>
      </w:pPr>
      <w:r w:rsidRPr="000451D3">
        <w:rPr>
          <w:rFonts w:ascii="Arial" w:hAnsi="Arial" w:cs="Arial"/>
          <w:b/>
          <w:sz w:val="24"/>
          <w:szCs w:val="24"/>
        </w:rPr>
        <w:t>Gráfico 16</w:t>
      </w:r>
      <w:r w:rsidR="0089284B">
        <w:rPr>
          <w:rFonts w:ascii="Arial" w:hAnsi="Arial" w:cs="Arial"/>
          <w:b/>
          <w:sz w:val="24"/>
          <w:szCs w:val="24"/>
        </w:rPr>
        <w:t>9</w:t>
      </w:r>
      <w:r w:rsidRPr="000451D3">
        <w:rPr>
          <w:rFonts w:ascii="Arial" w:hAnsi="Arial" w:cs="Arial"/>
          <w:b/>
          <w:sz w:val="24"/>
          <w:szCs w:val="24"/>
        </w:rPr>
        <w:t>: Distribuição dos Conselhos Municipais de Assistência Social (CMAS) segundo níveis do Indicador de Desenvolvimento na dimensão Composição do Conselho, por grandes regiões - Brasil, 2016</w:t>
      </w:r>
    </w:p>
    <w:p w14:paraId="541163B6" w14:textId="77777777" w:rsidR="00C23315" w:rsidRDefault="00C23315" w:rsidP="00C23315">
      <w:pPr>
        <w:spacing w:before="240" w:line="360" w:lineRule="auto"/>
        <w:jc w:val="both"/>
        <w:rPr>
          <w:rFonts w:ascii="Arial" w:hAnsi="Arial" w:cs="Arial"/>
          <w:sz w:val="20"/>
          <w:szCs w:val="20"/>
        </w:rPr>
      </w:pPr>
      <w:r>
        <w:rPr>
          <w:noProof/>
          <w:lang w:eastAsia="pt-BR"/>
        </w:rPr>
        <w:lastRenderedPageBreak/>
        <w:drawing>
          <wp:inline distT="0" distB="0" distL="0" distR="0" wp14:anchorId="1E880C53" wp14:editId="644D9043">
            <wp:extent cx="5400040" cy="5060950"/>
            <wp:effectExtent l="0" t="0" r="10160" b="6350"/>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1BB17874" w14:textId="77777777" w:rsidR="003D2112" w:rsidRDefault="003D2112" w:rsidP="00C23315">
      <w:pPr>
        <w:spacing w:before="240" w:line="360" w:lineRule="auto"/>
        <w:jc w:val="both"/>
        <w:rPr>
          <w:rFonts w:ascii="Arial" w:hAnsi="Arial" w:cs="Arial"/>
          <w:sz w:val="24"/>
          <w:szCs w:val="24"/>
        </w:rPr>
      </w:pPr>
    </w:p>
    <w:p w14:paraId="46DCE846" w14:textId="77777777" w:rsidR="003D2112" w:rsidRDefault="00C23315" w:rsidP="00C23315">
      <w:pPr>
        <w:spacing w:before="240" w:line="360" w:lineRule="auto"/>
        <w:jc w:val="both"/>
        <w:rPr>
          <w:rFonts w:ascii="Arial" w:hAnsi="Arial" w:cs="Arial"/>
          <w:sz w:val="24"/>
          <w:szCs w:val="24"/>
        </w:rPr>
      </w:pPr>
      <w:r w:rsidRPr="000451D3">
        <w:rPr>
          <w:rFonts w:ascii="Arial" w:hAnsi="Arial" w:cs="Arial"/>
          <w:sz w:val="24"/>
          <w:szCs w:val="24"/>
        </w:rPr>
        <w:t>O indicador sintético final IDConselho é obtido por meio de média aritmética simples dos resultados de cada uma das três dimensões que o compõem.</w:t>
      </w:r>
    </w:p>
    <w:p w14:paraId="3A2B21F9" w14:textId="4DC60CC2"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t xml:space="preserve">Entre 2014 e 2016 houve redução na quantidade e na proporção de Conselhos Municipais com IDConselhos igual a 1,00: passaram de 159 (3,0% do total) para 134 (2,5% do total). Também foi observada redução na quantidade e na proporção de Conselhos Municipais com IDConselhos igual a 5,00: passaram de 46 (0,9% do </w:t>
      </w:r>
      <w:r w:rsidR="003D2112">
        <w:rPr>
          <w:rFonts w:ascii="Arial" w:hAnsi="Arial" w:cs="Arial"/>
          <w:sz w:val="24"/>
          <w:szCs w:val="24"/>
        </w:rPr>
        <w:t>total) para 36 (0,7% do total).</w:t>
      </w:r>
    </w:p>
    <w:p w14:paraId="23C313AB" w14:textId="12ADA03E"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t xml:space="preserve">Em todos os anos mais da metade das unidades tinham IDConselhos entre 1,00 e 2,67: eram 3.077 unidades em 2014 (57,3%), 3.081 em 2015 (57,3%) e 3.080 em 2016 (57,5%). No mesmo período, aproximadamente um terço das unidades </w:t>
      </w:r>
      <w:r w:rsidRPr="000451D3">
        <w:rPr>
          <w:rFonts w:ascii="Arial" w:hAnsi="Arial" w:cs="Arial"/>
          <w:sz w:val="24"/>
          <w:szCs w:val="24"/>
        </w:rPr>
        <w:lastRenderedPageBreak/>
        <w:t>tinha IDConselhos entre 3,00 e 3,67: eram 1.717 unidades em 2014 (32,0% do total), 1.660 em 2015 (</w:t>
      </w:r>
      <w:r w:rsidR="003D2112">
        <w:rPr>
          <w:rFonts w:ascii="Arial" w:hAnsi="Arial" w:cs="Arial"/>
          <w:sz w:val="24"/>
          <w:szCs w:val="24"/>
        </w:rPr>
        <w:t>30,9%) e 1.719 em 2016 (32,1%).</w:t>
      </w:r>
    </w:p>
    <w:p w14:paraId="0DD6422B" w14:textId="181F4046" w:rsidR="00C23315" w:rsidRPr="000451D3" w:rsidRDefault="00C23315" w:rsidP="00C23315">
      <w:pPr>
        <w:spacing w:before="240" w:line="360" w:lineRule="auto"/>
        <w:jc w:val="both"/>
        <w:rPr>
          <w:rFonts w:ascii="Arial" w:hAnsi="Arial" w:cs="Arial"/>
          <w:sz w:val="24"/>
          <w:szCs w:val="24"/>
        </w:rPr>
      </w:pPr>
      <w:r w:rsidRPr="000451D3">
        <w:rPr>
          <w:rFonts w:ascii="Arial" w:hAnsi="Arial" w:cs="Arial"/>
          <w:sz w:val="24"/>
          <w:szCs w:val="24"/>
        </w:rPr>
        <w:t>Em 2016, 560 CMAS (10,4% do total) tinham IDConselhos igual o</w:t>
      </w:r>
      <w:r w:rsidR="003D2112">
        <w:rPr>
          <w:rFonts w:ascii="Arial" w:hAnsi="Arial" w:cs="Arial"/>
          <w:sz w:val="24"/>
          <w:szCs w:val="24"/>
        </w:rPr>
        <w:t>u</w:t>
      </w:r>
      <w:r w:rsidRPr="000451D3">
        <w:rPr>
          <w:rFonts w:ascii="Arial" w:hAnsi="Arial" w:cs="Arial"/>
          <w:sz w:val="24"/>
          <w:szCs w:val="24"/>
        </w:rPr>
        <w:t xml:space="preserve"> superior a 4,00. Em 2014 eram 572 unidades com essa classificação, o que representava 10,7% do total de conselhos municipais</w:t>
      </w:r>
      <w:r>
        <w:rPr>
          <w:rFonts w:ascii="Arial" w:hAnsi="Arial" w:cs="Arial"/>
          <w:sz w:val="24"/>
          <w:szCs w:val="24"/>
        </w:rPr>
        <w:t xml:space="preserve"> (Gráfico 1</w:t>
      </w:r>
      <w:r w:rsidR="003D2112">
        <w:rPr>
          <w:rFonts w:ascii="Arial" w:hAnsi="Arial" w:cs="Arial"/>
          <w:sz w:val="24"/>
          <w:szCs w:val="24"/>
        </w:rPr>
        <w:t>70</w:t>
      </w:r>
      <w:r>
        <w:rPr>
          <w:rFonts w:ascii="Arial" w:hAnsi="Arial" w:cs="Arial"/>
          <w:sz w:val="24"/>
          <w:szCs w:val="24"/>
        </w:rPr>
        <w:t>)</w:t>
      </w:r>
      <w:r w:rsidRPr="000451D3">
        <w:rPr>
          <w:rFonts w:ascii="Arial" w:hAnsi="Arial" w:cs="Arial"/>
          <w:sz w:val="24"/>
          <w:szCs w:val="24"/>
        </w:rPr>
        <w:t>.</w:t>
      </w:r>
    </w:p>
    <w:p w14:paraId="6FB52430" w14:textId="62C1D8E9" w:rsidR="00C23315" w:rsidRPr="000451D3" w:rsidRDefault="00C23315" w:rsidP="003D2112">
      <w:pPr>
        <w:spacing w:after="0" w:line="240" w:lineRule="auto"/>
        <w:jc w:val="both"/>
        <w:rPr>
          <w:rFonts w:ascii="Arial" w:hAnsi="Arial" w:cs="Arial"/>
          <w:b/>
          <w:sz w:val="24"/>
          <w:szCs w:val="24"/>
        </w:rPr>
      </w:pPr>
      <w:r w:rsidRPr="000451D3">
        <w:rPr>
          <w:rFonts w:ascii="Arial" w:hAnsi="Arial" w:cs="Arial"/>
          <w:b/>
          <w:sz w:val="24"/>
          <w:szCs w:val="24"/>
        </w:rPr>
        <w:t>Gráfico 1</w:t>
      </w:r>
      <w:r w:rsidR="003D2112">
        <w:rPr>
          <w:rFonts w:ascii="Arial" w:hAnsi="Arial" w:cs="Arial"/>
          <w:b/>
          <w:sz w:val="24"/>
          <w:szCs w:val="24"/>
        </w:rPr>
        <w:t>70</w:t>
      </w:r>
      <w:r w:rsidRPr="000451D3">
        <w:rPr>
          <w:rFonts w:ascii="Arial" w:hAnsi="Arial" w:cs="Arial"/>
          <w:b/>
          <w:sz w:val="24"/>
          <w:szCs w:val="24"/>
        </w:rPr>
        <w:t>: Número de Conselhos Municipais de Assistência Social (CMAS) segundo valores do IDConselhos - Brasil, 2014 a 2016</w:t>
      </w:r>
    </w:p>
    <w:p w14:paraId="133A4AF6" w14:textId="77777777" w:rsidR="00C23315" w:rsidRDefault="00C23315" w:rsidP="00C23315">
      <w:pPr>
        <w:spacing w:before="240" w:line="360" w:lineRule="auto"/>
        <w:jc w:val="both"/>
        <w:rPr>
          <w:rFonts w:ascii="Arial" w:hAnsi="Arial" w:cs="Arial"/>
          <w:sz w:val="20"/>
          <w:szCs w:val="20"/>
        </w:rPr>
      </w:pPr>
      <w:r>
        <w:rPr>
          <w:noProof/>
          <w:lang w:eastAsia="pt-BR"/>
        </w:rPr>
        <w:drawing>
          <wp:inline distT="0" distB="0" distL="0" distR="0" wp14:anchorId="0EA43874" wp14:editId="4D167303">
            <wp:extent cx="5400040" cy="4408170"/>
            <wp:effectExtent l="0" t="0" r="10160" b="11430"/>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30A6EB8A" w14:textId="77777777" w:rsidR="003D2112" w:rsidRDefault="003D2112" w:rsidP="00C23315">
      <w:pPr>
        <w:spacing w:before="240" w:line="360" w:lineRule="auto"/>
        <w:jc w:val="both"/>
        <w:rPr>
          <w:rFonts w:ascii="Arial" w:hAnsi="Arial" w:cs="Arial"/>
          <w:sz w:val="24"/>
          <w:szCs w:val="24"/>
        </w:rPr>
      </w:pPr>
    </w:p>
    <w:p w14:paraId="3E5A8D38" w14:textId="40E51D6E" w:rsidR="00C23315" w:rsidRPr="008575F2" w:rsidRDefault="00C23315" w:rsidP="00C23315">
      <w:pPr>
        <w:spacing w:before="240" w:line="360" w:lineRule="auto"/>
        <w:jc w:val="both"/>
        <w:rPr>
          <w:rFonts w:ascii="Arial" w:hAnsi="Arial" w:cs="Arial"/>
          <w:sz w:val="24"/>
          <w:szCs w:val="24"/>
        </w:rPr>
      </w:pPr>
      <w:r w:rsidRPr="008575F2">
        <w:rPr>
          <w:rFonts w:ascii="Arial" w:hAnsi="Arial" w:cs="Arial"/>
          <w:sz w:val="24"/>
          <w:szCs w:val="24"/>
        </w:rPr>
        <w:t>Em 2016, 0,7% dos CMAS tinham IDConselho igual a 5,00, enquanto 17,8% das unidades tinham IDConselho entre 1,00 e 1,67. A maior parte das unidades tinha IDConselho entre 2,00 e 2,67 (39,7%). 10,4% das unidades (560) possuíam IDConselho 4,00 ou acima, o que indica bom grau de desenvolvimento. 89,6% das unidades tinham IDConselho de 1,00 a 3,67.</w:t>
      </w:r>
    </w:p>
    <w:p w14:paraId="32E86C9E" w14:textId="7C9F2844" w:rsidR="00C23315" w:rsidRPr="008575F2" w:rsidRDefault="00C23315" w:rsidP="00C23315">
      <w:pPr>
        <w:spacing w:before="240" w:line="360" w:lineRule="auto"/>
        <w:jc w:val="both"/>
        <w:rPr>
          <w:rFonts w:ascii="Arial" w:hAnsi="Arial" w:cs="Arial"/>
          <w:sz w:val="24"/>
          <w:szCs w:val="24"/>
        </w:rPr>
      </w:pPr>
      <w:r w:rsidRPr="008575F2">
        <w:rPr>
          <w:rFonts w:ascii="Arial" w:hAnsi="Arial" w:cs="Arial"/>
          <w:sz w:val="24"/>
          <w:szCs w:val="24"/>
        </w:rPr>
        <w:lastRenderedPageBreak/>
        <w:t>Ao se observar o IDConselho por região, verificou-se que as regiões Nordeste e Sudeste possuíam os maiores percentuais de unidades com IDConselho igual a 5,00: 0,9 e 0,6% dos CMAS localizados nas duas regiões, respectivamente. A região com menor proporção de unidades com IDConselho de 1 a 1,67 era a Norte, com 13,7% dos CMAS com essa classificação. A região Norte não tinha nenhum Conselho com IDConselho igual a 5,00. Em todas as regiões mais de 50% dos CMAS tinham IDConselhos igual ou inferior a 2,67</w:t>
      </w:r>
      <w:r>
        <w:rPr>
          <w:rFonts w:ascii="Arial" w:hAnsi="Arial" w:cs="Arial"/>
          <w:sz w:val="24"/>
          <w:szCs w:val="24"/>
        </w:rPr>
        <w:t xml:space="preserve"> (Gráfico 17</w:t>
      </w:r>
      <w:r w:rsidR="003D2112">
        <w:rPr>
          <w:rFonts w:ascii="Arial" w:hAnsi="Arial" w:cs="Arial"/>
          <w:sz w:val="24"/>
          <w:szCs w:val="24"/>
        </w:rPr>
        <w:t>1</w:t>
      </w:r>
      <w:r>
        <w:rPr>
          <w:rFonts w:ascii="Arial" w:hAnsi="Arial" w:cs="Arial"/>
          <w:sz w:val="24"/>
          <w:szCs w:val="24"/>
        </w:rPr>
        <w:t>)</w:t>
      </w:r>
      <w:r w:rsidRPr="008575F2">
        <w:rPr>
          <w:rFonts w:ascii="Arial" w:hAnsi="Arial" w:cs="Arial"/>
          <w:sz w:val="24"/>
          <w:szCs w:val="24"/>
        </w:rPr>
        <w:t>.</w:t>
      </w:r>
    </w:p>
    <w:p w14:paraId="199BC9FC" w14:textId="1A3EDCAD" w:rsidR="00C23315" w:rsidRPr="008575F2" w:rsidRDefault="00C23315" w:rsidP="003D2112">
      <w:pPr>
        <w:spacing w:after="0" w:line="240" w:lineRule="auto"/>
        <w:jc w:val="both"/>
        <w:rPr>
          <w:rFonts w:ascii="Arial" w:hAnsi="Arial" w:cs="Arial"/>
          <w:b/>
          <w:sz w:val="24"/>
          <w:szCs w:val="24"/>
        </w:rPr>
      </w:pPr>
      <w:r w:rsidRPr="008575F2">
        <w:rPr>
          <w:rFonts w:ascii="Arial" w:hAnsi="Arial" w:cs="Arial"/>
          <w:b/>
          <w:sz w:val="24"/>
          <w:szCs w:val="24"/>
        </w:rPr>
        <w:t>Gráfico 17</w:t>
      </w:r>
      <w:r w:rsidR="003D2112">
        <w:rPr>
          <w:rFonts w:ascii="Arial" w:hAnsi="Arial" w:cs="Arial"/>
          <w:b/>
          <w:sz w:val="24"/>
          <w:szCs w:val="24"/>
        </w:rPr>
        <w:t>1</w:t>
      </w:r>
      <w:r w:rsidRPr="008575F2">
        <w:rPr>
          <w:rFonts w:ascii="Arial" w:hAnsi="Arial" w:cs="Arial"/>
          <w:b/>
          <w:sz w:val="24"/>
          <w:szCs w:val="24"/>
        </w:rPr>
        <w:t>: Distribuição dos Conselhos Municipais de Assistência Social (CMAS) segundo valores do IDConselhos, por grandes regiões. Brasil - 2016</w:t>
      </w:r>
    </w:p>
    <w:p w14:paraId="08A08132" w14:textId="497BFD41" w:rsidR="00C23315" w:rsidRDefault="003D2112" w:rsidP="00C23315">
      <w:pPr>
        <w:spacing w:before="240" w:line="360" w:lineRule="auto"/>
        <w:jc w:val="both"/>
        <w:rPr>
          <w:rFonts w:ascii="Arial" w:hAnsi="Arial" w:cs="Arial"/>
          <w:b/>
          <w:sz w:val="28"/>
          <w:szCs w:val="28"/>
        </w:rPr>
      </w:pPr>
      <w:r>
        <w:rPr>
          <w:noProof/>
          <w:lang w:eastAsia="pt-BR"/>
        </w:rPr>
        <w:drawing>
          <wp:inline distT="0" distB="0" distL="0" distR="0" wp14:anchorId="34AF74D7" wp14:editId="550DFB2F">
            <wp:extent cx="5400040" cy="5760000"/>
            <wp:effectExtent l="0" t="0" r="10160" b="1270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inline>
        </w:drawing>
      </w:r>
      <w:r w:rsidR="00C23315" w:rsidRPr="00802B24">
        <w:rPr>
          <w:rFonts w:ascii="Arial" w:hAnsi="Arial" w:cs="Arial"/>
          <w:sz w:val="20"/>
          <w:szCs w:val="20"/>
        </w:rPr>
        <w:t>Fonte: MDS, Censo SUAS</w:t>
      </w:r>
      <w:r w:rsidR="00C23315">
        <w:rPr>
          <w:rFonts w:ascii="Arial" w:hAnsi="Arial" w:cs="Arial"/>
          <w:sz w:val="20"/>
          <w:szCs w:val="20"/>
        </w:rPr>
        <w:t xml:space="preserve"> e RMA</w:t>
      </w:r>
      <w:r w:rsidR="00C23315" w:rsidRPr="00802B24">
        <w:rPr>
          <w:rFonts w:ascii="Arial" w:hAnsi="Arial" w:cs="Arial"/>
          <w:sz w:val="20"/>
          <w:szCs w:val="20"/>
        </w:rPr>
        <w:t>.</w:t>
      </w:r>
    </w:p>
    <w:p w14:paraId="10891AEE" w14:textId="77777777" w:rsidR="00C23315" w:rsidRDefault="00C23315" w:rsidP="00C23315">
      <w:pPr>
        <w:spacing w:before="240" w:line="360" w:lineRule="auto"/>
        <w:jc w:val="both"/>
        <w:rPr>
          <w:rFonts w:ascii="Arial" w:hAnsi="Arial" w:cs="Arial"/>
          <w:b/>
          <w:sz w:val="24"/>
          <w:szCs w:val="24"/>
        </w:rPr>
      </w:pPr>
    </w:p>
    <w:p w14:paraId="76DAE60A" w14:textId="1827BE09" w:rsidR="00C23315" w:rsidRPr="008575F2" w:rsidRDefault="00C23315" w:rsidP="00C23315">
      <w:pPr>
        <w:spacing w:before="240" w:line="360" w:lineRule="auto"/>
        <w:jc w:val="both"/>
        <w:rPr>
          <w:rFonts w:ascii="Arial" w:hAnsi="Arial" w:cs="Arial"/>
          <w:sz w:val="24"/>
          <w:szCs w:val="24"/>
        </w:rPr>
      </w:pPr>
      <w:r w:rsidRPr="008575F2">
        <w:rPr>
          <w:rFonts w:ascii="Arial" w:hAnsi="Arial" w:cs="Arial"/>
          <w:sz w:val="24"/>
          <w:szCs w:val="24"/>
        </w:rPr>
        <w:t>Em 2016, 62,5% dos Conselhos Municipais de Assistência Social localizados em Metrópoles tinham IDConselhos igual ou superior a 4,00. (10 CMAS do total de 16). Dos 3.744 CMAS localizados em municípios de Pequeno Porte I, 8,1% tinham IDConselhos igual ou superior a 4,00. 27,7% dos CMAS localizados em municípios de Grande Porte, 18,1% dos CMAS localizados em municípios de Médio Porte e 11,4% dos CMAS localizados em municípios de Pequeno Porte II tinham IDConselhos igual ou superior a 4,00, valores que indicam bom grau de desenvolvimento.</w:t>
      </w:r>
    </w:p>
    <w:p w14:paraId="46B7F5B5" w14:textId="1A9E1DFC" w:rsidR="00C23315" w:rsidRPr="008575F2" w:rsidRDefault="00C23315" w:rsidP="00C23315">
      <w:pPr>
        <w:spacing w:before="240" w:line="360" w:lineRule="auto"/>
        <w:jc w:val="both"/>
        <w:rPr>
          <w:rFonts w:ascii="Arial" w:hAnsi="Arial" w:cs="Arial"/>
          <w:sz w:val="24"/>
          <w:szCs w:val="24"/>
        </w:rPr>
      </w:pPr>
      <w:r w:rsidRPr="008575F2">
        <w:rPr>
          <w:rFonts w:ascii="Arial" w:hAnsi="Arial" w:cs="Arial"/>
          <w:sz w:val="24"/>
          <w:szCs w:val="24"/>
        </w:rPr>
        <w:t>Ao se observar as unidades que tiveram IDConselhos igual ou menor que 2,67 em 2016, verificou-se que 62,4% dos CMAS localizados em municípios de Pequeno Porte I tiveram essa classificação, assim como 53,8% dos CMAS de municípios de Pequeno Porte II e 40,2% dos CMAS de municípios de Médio Porte.</w:t>
      </w:r>
    </w:p>
    <w:p w14:paraId="1A5A0622" w14:textId="65FD0CB0" w:rsidR="00C23315" w:rsidRPr="008575F2" w:rsidRDefault="00C23315" w:rsidP="00C23315">
      <w:pPr>
        <w:spacing w:before="240" w:line="360" w:lineRule="auto"/>
        <w:jc w:val="both"/>
        <w:rPr>
          <w:rFonts w:ascii="Arial" w:hAnsi="Arial" w:cs="Arial"/>
          <w:sz w:val="24"/>
          <w:szCs w:val="24"/>
        </w:rPr>
      </w:pPr>
      <w:r w:rsidRPr="008575F2">
        <w:rPr>
          <w:rFonts w:ascii="Arial" w:hAnsi="Arial" w:cs="Arial"/>
          <w:sz w:val="24"/>
          <w:szCs w:val="24"/>
        </w:rPr>
        <w:t>Nenhum CMAS de Metrópole teve IDConselho Igual ou inferior a 2,33, e apenas um teve IDConselho inferior a 3,33</w:t>
      </w:r>
      <w:r w:rsidR="00512A0D">
        <w:rPr>
          <w:rFonts w:ascii="Arial" w:hAnsi="Arial" w:cs="Arial"/>
          <w:sz w:val="24"/>
          <w:szCs w:val="24"/>
        </w:rPr>
        <w:t xml:space="preserve"> (Gráfico 172)</w:t>
      </w:r>
      <w:r w:rsidRPr="008575F2">
        <w:rPr>
          <w:rFonts w:ascii="Arial" w:hAnsi="Arial" w:cs="Arial"/>
          <w:sz w:val="24"/>
          <w:szCs w:val="24"/>
        </w:rPr>
        <w:t>.</w:t>
      </w:r>
    </w:p>
    <w:p w14:paraId="0AAA16FA" w14:textId="7A0BBDE1" w:rsidR="00C23315" w:rsidRPr="00512A0D" w:rsidRDefault="00C23315" w:rsidP="00512A0D">
      <w:pPr>
        <w:spacing w:after="0" w:line="240" w:lineRule="auto"/>
        <w:jc w:val="both"/>
        <w:rPr>
          <w:rFonts w:ascii="Arial" w:hAnsi="Arial" w:cs="Arial"/>
          <w:b/>
          <w:sz w:val="24"/>
          <w:szCs w:val="24"/>
        </w:rPr>
      </w:pPr>
      <w:r w:rsidRPr="00512A0D">
        <w:rPr>
          <w:rFonts w:ascii="Arial" w:hAnsi="Arial" w:cs="Arial"/>
          <w:b/>
          <w:sz w:val="24"/>
          <w:szCs w:val="24"/>
        </w:rPr>
        <w:t>Gráfico 17</w:t>
      </w:r>
      <w:r w:rsidR="00512A0D" w:rsidRPr="00512A0D">
        <w:rPr>
          <w:rFonts w:ascii="Arial" w:hAnsi="Arial" w:cs="Arial"/>
          <w:b/>
          <w:sz w:val="24"/>
          <w:szCs w:val="24"/>
        </w:rPr>
        <w:t>2</w:t>
      </w:r>
      <w:r w:rsidRPr="00512A0D">
        <w:rPr>
          <w:rFonts w:ascii="Arial" w:hAnsi="Arial" w:cs="Arial"/>
          <w:b/>
          <w:sz w:val="24"/>
          <w:szCs w:val="24"/>
        </w:rPr>
        <w:t>: Distribuição dos Conselhos Municipais de Assistência Social (CMAS) segundo valores do IDConselhos, por porte do município - Brasil, 2016</w:t>
      </w:r>
    </w:p>
    <w:p w14:paraId="4CE61FCB" w14:textId="77777777" w:rsidR="00C23315" w:rsidRDefault="00C23315" w:rsidP="00C23315">
      <w:pPr>
        <w:spacing w:before="240" w:line="360" w:lineRule="auto"/>
        <w:jc w:val="both"/>
        <w:rPr>
          <w:rFonts w:ascii="Arial" w:hAnsi="Arial" w:cs="Arial"/>
          <w:b/>
          <w:sz w:val="28"/>
          <w:szCs w:val="28"/>
        </w:rPr>
      </w:pPr>
      <w:r>
        <w:rPr>
          <w:noProof/>
          <w:lang w:eastAsia="pt-BR"/>
        </w:rPr>
        <w:lastRenderedPageBreak/>
        <w:drawing>
          <wp:inline distT="0" distB="0" distL="0" distR="0" wp14:anchorId="0BF15E5D" wp14:editId="0233B84D">
            <wp:extent cx="5400040" cy="8356821"/>
            <wp:effectExtent l="0" t="0" r="10160" b="635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r w:rsidRPr="00802B24">
        <w:rPr>
          <w:rFonts w:ascii="Arial" w:hAnsi="Arial" w:cs="Arial"/>
          <w:sz w:val="20"/>
          <w:szCs w:val="20"/>
        </w:rPr>
        <w:t>Fonte: MDS, Censo SUAS</w:t>
      </w:r>
      <w:r>
        <w:rPr>
          <w:rFonts w:ascii="Arial" w:hAnsi="Arial" w:cs="Arial"/>
          <w:sz w:val="20"/>
          <w:szCs w:val="20"/>
        </w:rPr>
        <w:t xml:space="preserve"> e RMA</w:t>
      </w:r>
      <w:r w:rsidRPr="00802B24">
        <w:rPr>
          <w:rFonts w:ascii="Arial" w:hAnsi="Arial" w:cs="Arial"/>
          <w:sz w:val="20"/>
          <w:szCs w:val="20"/>
        </w:rPr>
        <w:t>.</w:t>
      </w:r>
    </w:p>
    <w:p w14:paraId="44BC39F1" w14:textId="2D1E617B" w:rsidR="00F52B21" w:rsidRPr="00802B24" w:rsidRDefault="00F52B21" w:rsidP="00F52B21">
      <w:pPr>
        <w:jc w:val="both"/>
        <w:rPr>
          <w:rFonts w:ascii="Arial" w:hAnsi="Arial" w:cs="Arial"/>
          <w:b/>
          <w:sz w:val="24"/>
          <w:szCs w:val="24"/>
        </w:rPr>
      </w:pPr>
      <w:r w:rsidRPr="00802B24">
        <w:rPr>
          <w:rFonts w:ascii="Arial" w:hAnsi="Arial" w:cs="Arial"/>
          <w:b/>
          <w:sz w:val="24"/>
          <w:szCs w:val="24"/>
        </w:rPr>
        <w:lastRenderedPageBreak/>
        <w:t>Referências Bibliográficas:</w:t>
      </w:r>
    </w:p>
    <w:p w14:paraId="0407B576"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(2012) Norma Operacional Básica, NOB-SUAS. Brasília, DF: MDS.</w:t>
      </w:r>
    </w:p>
    <w:p w14:paraId="36C91A5A" w14:textId="477692D4" w:rsidR="00F52B21" w:rsidRPr="00802B24" w:rsidRDefault="00F52B21" w:rsidP="00F52B21">
      <w:pPr>
        <w:autoSpaceDE w:val="0"/>
        <w:autoSpaceDN w:val="0"/>
        <w:adjustRightInd w:val="0"/>
        <w:spacing w:after="0" w:line="240" w:lineRule="auto"/>
        <w:jc w:val="both"/>
        <w:rPr>
          <w:rFonts w:ascii="Arial" w:hAnsi="Arial" w:cs="Arial"/>
          <w:sz w:val="24"/>
          <w:szCs w:val="24"/>
        </w:rPr>
      </w:pPr>
      <w:r w:rsidRPr="00802B24">
        <w:rPr>
          <w:rFonts w:ascii="Arial" w:hAnsi="Arial" w:cs="Arial"/>
          <w:sz w:val="24"/>
          <w:szCs w:val="24"/>
        </w:rPr>
        <w:t>______________ (2012) NOB-RH Anotada e Comentada – Brasília, DF: MDS; Secretaria Nacional de Assistência Social, 2011. 144 p.; 23.</w:t>
      </w:r>
    </w:p>
    <w:p w14:paraId="5C04C829" w14:textId="77777777" w:rsidR="00F52B21" w:rsidRPr="00802B24" w:rsidRDefault="00F52B21" w:rsidP="00F52B21">
      <w:pPr>
        <w:autoSpaceDE w:val="0"/>
        <w:autoSpaceDN w:val="0"/>
        <w:adjustRightInd w:val="0"/>
        <w:spacing w:after="0" w:line="240" w:lineRule="auto"/>
        <w:jc w:val="both"/>
        <w:rPr>
          <w:rFonts w:ascii="Arial" w:hAnsi="Arial" w:cs="Arial"/>
          <w:sz w:val="24"/>
          <w:szCs w:val="24"/>
        </w:rPr>
      </w:pPr>
    </w:p>
    <w:p w14:paraId="3E7FA217" w14:textId="50C77C01"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(2011) Lei Orgânica d</w:t>
      </w:r>
      <w:r w:rsidR="00240468">
        <w:rPr>
          <w:rFonts w:ascii="Arial" w:hAnsi="Arial" w:cs="Arial"/>
          <w:sz w:val="24"/>
          <w:szCs w:val="24"/>
        </w:rPr>
        <w:t>a</w:t>
      </w:r>
      <w:r w:rsidRPr="00802B24">
        <w:rPr>
          <w:rFonts w:ascii="Arial" w:hAnsi="Arial" w:cs="Arial"/>
          <w:sz w:val="24"/>
          <w:szCs w:val="24"/>
        </w:rPr>
        <w:t xml:space="preserve"> Assistência Social - LOAS. Brasília, DF: MDS.</w:t>
      </w:r>
    </w:p>
    <w:p w14:paraId="417A13FD"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 xml:space="preserve">______________ (2010) Orientação acerca dos Conselhos e do controle social da política pública de assistência social. Brasília, DF: MDS, Secretaria de Avaliação e Gestão da Informação; Secretaria Nacional de Assistência Social, 2013. </w:t>
      </w:r>
    </w:p>
    <w:p w14:paraId="035D9D44"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(prelo) Orientação técnicas da vigilância socioassistencial: versão preliminar. Brasília, DF: MDS, Secretaria Nacional de Assistência Social, 2013.</w:t>
      </w:r>
    </w:p>
    <w:p w14:paraId="3966F0B4"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Caderno de Orientações sobre o Índice de Gestão Descentralizada do Sistema Único de Assistência Social – IGDSUAS; Efetividade das Instituições Participativas no Brasil: Estratégias de Avaliação, 2012.</w:t>
      </w:r>
    </w:p>
    <w:p w14:paraId="3D2CE94E"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______________Caderno de orientação do CNAS do processo eleitoral dos representantes da sociedade civil nos Conselhos, 2014.</w:t>
      </w:r>
    </w:p>
    <w:p w14:paraId="7EFF2CD9" w14:textId="77777777" w:rsidR="00F52B21" w:rsidRPr="00802B24" w:rsidRDefault="00F52B21" w:rsidP="00F52B21">
      <w:pPr>
        <w:autoSpaceDE w:val="0"/>
        <w:autoSpaceDN w:val="0"/>
        <w:adjustRightInd w:val="0"/>
        <w:spacing w:after="0" w:line="240" w:lineRule="auto"/>
        <w:jc w:val="both"/>
        <w:rPr>
          <w:rFonts w:ascii="Arial" w:hAnsi="Arial" w:cs="Arial"/>
          <w:sz w:val="24"/>
          <w:szCs w:val="24"/>
        </w:rPr>
      </w:pPr>
      <w:r w:rsidRPr="00802B24">
        <w:rPr>
          <w:rFonts w:ascii="Arial" w:hAnsi="Arial" w:cs="Arial"/>
          <w:sz w:val="24"/>
          <w:szCs w:val="24"/>
        </w:rPr>
        <w:t>______________ Ministério do Desenvolvimento Social e Combate à Fome, UNESCO Concepção e gestão da proteção social não contributiva no Brasil. 2009.</w:t>
      </w:r>
    </w:p>
    <w:p w14:paraId="1E688708" w14:textId="77777777" w:rsidR="00F52B21" w:rsidRPr="00802B24" w:rsidRDefault="00F52B21" w:rsidP="00F52B21">
      <w:pPr>
        <w:autoSpaceDE w:val="0"/>
        <w:autoSpaceDN w:val="0"/>
        <w:adjustRightInd w:val="0"/>
        <w:spacing w:after="0" w:line="240" w:lineRule="auto"/>
        <w:jc w:val="both"/>
        <w:rPr>
          <w:rFonts w:ascii="Arial" w:hAnsi="Arial" w:cs="Arial"/>
          <w:sz w:val="24"/>
          <w:szCs w:val="24"/>
        </w:rPr>
      </w:pPr>
    </w:p>
    <w:p w14:paraId="2B10FDAC" w14:textId="64544C61" w:rsidR="00F52B21" w:rsidRPr="00802B24" w:rsidRDefault="00F52B21" w:rsidP="00F52B21">
      <w:pPr>
        <w:autoSpaceDE w:val="0"/>
        <w:autoSpaceDN w:val="0"/>
        <w:adjustRightInd w:val="0"/>
        <w:spacing w:after="0" w:line="240" w:lineRule="auto"/>
        <w:jc w:val="both"/>
        <w:rPr>
          <w:rFonts w:ascii="Arial" w:hAnsi="Arial" w:cs="Arial"/>
          <w:sz w:val="24"/>
          <w:szCs w:val="24"/>
        </w:rPr>
      </w:pPr>
      <w:r w:rsidRPr="00802B24">
        <w:rPr>
          <w:rFonts w:ascii="Arial" w:hAnsi="Arial" w:cs="Arial"/>
          <w:sz w:val="24"/>
          <w:szCs w:val="24"/>
        </w:rPr>
        <w:t xml:space="preserve">______________ Ministério do Desenvolvimento Social e Combate à Fome. GESTÃO DO TRABALHO NO ÂMBITO DO SUAS: Uma contribuição Necessária. -- Brasília, DF: </w:t>
      </w:r>
      <w:proofErr w:type="gramStart"/>
      <w:r w:rsidRPr="00802B24">
        <w:rPr>
          <w:rFonts w:ascii="Arial" w:hAnsi="Arial" w:cs="Arial"/>
          <w:sz w:val="24"/>
          <w:szCs w:val="24"/>
        </w:rPr>
        <w:t>MDS ;</w:t>
      </w:r>
      <w:proofErr w:type="gramEnd"/>
      <w:r w:rsidRPr="00802B24">
        <w:rPr>
          <w:rFonts w:ascii="Arial" w:hAnsi="Arial" w:cs="Arial"/>
          <w:sz w:val="24"/>
          <w:szCs w:val="24"/>
        </w:rPr>
        <w:t xml:space="preserve"> Secretaria Nacional de Assistência Social, 2011. 176 p.; 23.</w:t>
      </w:r>
    </w:p>
    <w:p w14:paraId="45E07910" w14:textId="77777777" w:rsidR="00F52B21" w:rsidRPr="00802B24" w:rsidRDefault="00F52B21" w:rsidP="00F52B21">
      <w:pPr>
        <w:autoSpaceDE w:val="0"/>
        <w:autoSpaceDN w:val="0"/>
        <w:adjustRightInd w:val="0"/>
        <w:spacing w:after="0" w:line="240" w:lineRule="auto"/>
        <w:jc w:val="both"/>
        <w:rPr>
          <w:rFonts w:ascii="Arial" w:hAnsi="Arial" w:cs="Arial"/>
          <w:sz w:val="24"/>
          <w:szCs w:val="24"/>
        </w:rPr>
      </w:pPr>
    </w:p>
    <w:p w14:paraId="4F9142E3"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Orientações conjuntas sobre os índices de gestão descentralizada do programa bolsa família (IGD-PBF) e do SUAS (IGDSUAS) e Orientações aos Conselhos Estaduais de Assistência Social para criação e implantação da comissão de acompanhamento aos Conselhos Municipais; CNAS; 2013.</w:t>
      </w:r>
    </w:p>
    <w:p w14:paraId="12BFE3C5"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Orientações gerais do Conselho Nacional de Assistência Social para a adequação da Lei de criação dos Conselhos às normativas vigentes e ao exercício do controle social no SUAS.</w:t>
      </w:r>
    </w:p>
    <w:p w14:paraId="6691C638"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______________Pacto de Aprimoramento da Gestão Municipal do SUAS (Resoluções CIT n°18 de 15 de julho de 2013).</w:t>
      </w:r>
    </w:p>
    <w:p w14:paraId="016E4164"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lastRenderedPageBreak/>
        <w:t>______________Pacto de Aprimoramento da Gestão Estadual do (Resoluções CIT n°19 de 5 de dezembro de 2013)</w:t>
      </w:r>
    </w:p>
    <w:p w14:paraId="7DCF5425"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Pacto de Aprimoramento SUAS, Resolução CIT nº 32 de 31 de outubro de 2013 (revisão das prioridades e metas específicas para a gestão estadual e do Distrito Federal e os compromissos do governo federal).</w:t>
      </w:r>
    </w:p>
    <w:p w14:paraId="33F28571" w14:textId="428EA024" w:rsidR="00F52B21" w:rsidRPr="00802B24" w:rsidRDefault="00F52B21" w:rsidP="00F14E07">
      <w:pPr>
        <w:autoSpaceDE w:val="0"/>
        <w:autoSpaceDN w:val="0"/>
        <w:adjustRightInd w:val="0"/>
        <w:jc w:val="both"/>
        <w:rPr>
          <w:rFonts w:ascii="Arial" w:hAnsi="Arial" w:cs="Arial"/>
          <w:sz w:val="24"/>
          <w:szCs w:val="24"/>
        </w:rPr>
      </w:pPr>
      <w:r w:rsidRPr="00802B24">
        <w:rPr>
          <w:rFonts w:ascii="Arial" w:hAnsi="Arial" w:cs="Arial"/>
          <w:sz w:val="24"/>
          <w:szCs w:val="24"/>
        </w:rPr>
        <w:t>______________ Política Nacional de Educação Permanente do SUAS/ Ministério do</w:t>
      </w:r>
      <w:r w:rsidR="00F14E07">
        <w:rPr>
          <w:rFonts w:ascii="Arial" w:hAnsi="Arial" w:cs="Arial"/>
          <w:sz w:val="24"/>
          <w:szCs w:val="24"/>
        </w:rPr>
        <w:t xml:space="preserve"> </w:t>
      </w:r>
      <w:r w:rsidRPr="00802B24">
        <w:rPr>
          <w:rFonts w:ascii="Arial" w:hAnsi="Arial" w:cs="Arial"/>
          <w:sz w:val="24"/>
          <w:szCs w:val="24"/>
        </w:rPr>
        <w:t>Desenvolvimento Social e Combate à Fome – 1ª ed. – Brasília: MDS, 2013, 57p.</w:t>
      </w:r>
    </w:p>
    <w:p w14:paraId="79F60B93"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______________Resolução nº 237, de 14 de dezembro de 2006 (Diretrizes para a estruturação, reformulação e funcionamento dos Conselhos de Assistência Social).</w:t>
      </w:r>
    </w:p>
    <w:p w14:paraId="6F270A33" w14:textId="7A8222DC"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Tribunal de Contas da União. Controle exercido por conselhos da assistência social: módulo 1: assistência social no Brasil: políticas, recursos e controle / Tribunal de Contas da União. – Brasília: TCU, Secretaria de Controle Externo da Previdência, do Trabalho e da Assistência Social, 2013.</w:t>
      </w:r>
    </w:p>
    <w:p w14:paraId="47BF33D9" w14:textId="02898AEB"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______________ Tribunal de Contas da União Orientações para Conselheiros da Área de Assistência Social / Tribunal de Contas da União. – Brasília: TCU, 4ª Secret</w:t>
      </w:r>
      <w:r w:rsidR="00F14E07">
        <w:rPr>
          <w:rFonts w:ascii="Arial" w:hAnsi="Arial" w:cs="Arial"/>
          <w:sz w:val="24"/>
          <w:szCs w:val="24"/>
        </w:rPr>
        <w:t>aria de Controle Externo, 2007.</w:t>
      </w:r>
    </w:p>
    <w:p w14:paraId="0D34E646" w14:textId="77777777" w:rsidR="00F52B21" w:rsidRPr="00802B24" w:rsidRDefault="00F52B21" w:rsidP="00F14E07">
      <w:pPr>
        <w:autoSpaceDE w:val="0"/>
        <w:autoSpaceDN w:val="0"/>
        <w:adjustRightInd w:val="0"/>
        <w:jc w:val="both"/>
        <w:rPr>
          <w:rFonts w:ascii="Arial" w:hAnsi="Arial" w:cs="Arial"/>
          <w:sz w:val="24"/>
          <w:szCs w:val="24"/>
        </w:rPr>
      </w:pPr>
      <w:r w:rsidRPr="00802B24">
        <w:rPr>
          <w:rFonts w:ascii="Arial" w:hAnsi="Arial" w:cs="Arial"/>
          <w:sz w:val="24"/>
          <w:szCs w:val="24"/>
        </w:rPr>
        <w:t xml:space="preserve">MERIGO, J. A implantação dos serviços socioassistenciais na região da associação de municípios da grande Florianópolis/SC: desafios e </w:t>
      </w:r>
      <w:proofErr w:type="gramStart"/>
      <w:r w:rsidRPr="00802B24">
        <w:rPr>
          <w:rFonts w:ascii="Arial" w:hAnsi="Arial" w:cs="Arial"/>
          <w:sz w:val="24"/>
          <w:szCs w:val="24"/>
        </w:rPr>
        <w:t>perspectivas!.</w:t>
      </w:r>
      <w:proofErr w:type="gramEnd"/>
      <w:r w:rsidRPr="00802B24">
        <w:rPr>
          <w:rFonts w:ascii="Arial" w:hAnsi="Arial" w:cs="Arial"/>
          <w:sz w:val="24"/>
          <w:szCs w:val="24"/>
        </w:rPr>
        <w:t xml:space="preserve"> Brasília, 2010. Disponível em: &lt;http:// http://www.egem.org.br/arquivosbd/basico/0.535273001296661379_a_tipificacao_dos_servicos_socioassistenciais_na_regiao_da_granfpolis.pdf &gt;. Acesso em: 20 mar. 2015.</w:t>
      </w:r>
    </w:p>
    <w:p w14:paraId="6B742C0B" w14:textId="77777777" w:rsidR="00F52B21" w:rsidRPr="00802B24"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MORETTO, S. e D. SILVEIRA (2010) A contribuição dos Conselhos de assistência social na materialização do Sistema Único de Assistência Social (SUAS). UNISUL.</w:t>
      </w:r>
    </w:p>
    <w:p w14:paraId="62CA9994" w14:textId="48BFE872" w:rsidR="00F52B21" w:rsidRDefault="00F52B21" w:rsidP="00F52B21">
      <w:pPr>
        <w:autoSpaceDE w:val="0"/>
        <w:autoSpaceDN w:val="0"/>
        <w:adjustRightInd w:val="0"/>
        <w:jc w:val="both"/>
        <w:rPr>
          <w:rFonts w:ascii="Arial" w:hAnsi="Arial" w:cs="Arial"/>
          <w:sz w:val="24"/>
          <w:szCs w:val="24"/>
        </w:rPr>
      </w:pPr>
      <w:r w:rsidRPr="00802B24">
        <w:rPr>
          <w:rFonts w:ascii="Arial" w:hAnsi="Arial" w:cs="Arial"/>
          <w:sz w:val="24"/>
          <w:szCs w:val="24"/>
        </w:rPr>
        <w:t xml:space="preserve">PIRES, Roberto Rocha </w:t>
      </w:r>
      <w:proofErr w:type="gramStart"/>
      <w:r w:rsidRPr="00802B24">
        <w:rPr>
          <w:rFonts w:ascii="Arial" w:hAnsi="Arial" w:cs="Arial"/>
          <w:sz w:val="24"/>
          <w:szCs w:val="24"/>
        </w:rPr>
        <w:t>C.(</w:t>
      </w:r>
      <w:proofErr w:type="gramEnd"/>
      <w:r w:rsidRPr="00802B24">
        <w:rPr>
          <w:rFonts w:ascii="Arial" w:hAnsi="Arial" w:cs="Arial"/>
          <w:sz w:val="24"/>
          <w:szCs w:val="24"/>
        </w:rPr>
        <w:t>Org.)</w:t>
      </w:r>
      <w:r w:rsidR="00A46C3C">
        <w:rPr>
          <w:rFonts w:ascii="Arial" w:hAnsi="Arial" w:cs="Arial"/>
          <w:sz w:val="24"/>
          <w:szCs w:val="24"/>
        </w:rPr>
        <w:t xml:space="preserve"> </w:t>
      </w:r>
      <w:r w:rsidRPr="00802B24">
        <w:rPr>
          <w:rFonts w:ascii="Arial" w:hAnsi="Arial" w:cs="Arial"/>
          <w:sz w:val="24"/>
          <w:szCs w:val="24"/>
        </w:rPr>
        <w:t>Efetividade das Instituições Participativas no Brasil:</w:t>
      </w:r>
      <w:r w:rsidR="00A46C3C">
        <w:rPr>
          <w:rFonts w:ascii="Arial" w:hAnsi="Arial" w:cs="Arial"/>
          <w:sz w:val="24"/>
          <w:szCs w:val="24"/>
        </w:rPr>
        <w:t xml:space="preserve"> </w:t>
      </w:r>
      <w:r w:rsidRPr="00802B24">
        <w:rPr>
          <w:rFonts w:ascii="Arial" w:hAnsi="Arial" w:cs="Arial"/>
          <w:sz w:val="24"/>
          <w:szCs w:val="24"/>
        </w:rPr>
        <w:t>estratégias de avaliação.</w:t>
      </w:r>
      <w:r w:rsidR="00A46C3C">
        <w:rPr>
          <w:rFonts w:ascii="Arial" w:hAnsi="Arial" w:cs="Arial"/>
          <w:sz w:val="24"/>
          <w:szCs w:val="24"/>
        </w:rPr>
        <w:t xml:space="preserve"> </w:t>
      </w:r>
      <w:r w:rsidRPr="00802B24">
        <w:rPr>
          <w:rFonts w:ascii="Arial" w:hAnsi="Arial" w:cs="Arial"/>
          <w:sz w:val="24"/>
          <w:szCs w:val="24"/>
        </w:rPr>
        <w:t>Diálogos para o desenvolvimento, Vol.7.</w:t>
      </w:r>
    </w:p>
    <w:p w14:paraId="2B9B3748" w14:textId="17537B23" w:rsidR="00F72F9F" w:rsidRPr="00802B24" w:rsidRDefault="00F72F9F" w:rsidP="00D83E54">
      <w:pPr>
        <w:autoSpaceDE w:val="0"/>
        <w:autoSpaceDN w:val="0"/>
        <w:adjustRightInd w:val="0"/>
        <w:jc w:val="both"/>
        <w:rPr>
          <w:rFonts w:ascii="Arial" w:hAnsi="Arial" w:cs="Arial"/>
          <w:sz w:val="24"/>
          <w:szCs w:val="24"/>
        </w:rPr>
      </w:pPr>
      <w:r w:rsidRPr="00A46C3C">
        <w:rPr>
          <w:rFonts w:ascii="Arial" w:hAnsi="Arial" w:cs="Arial"/>
          <w:sz w:val="24"/>
          <w:szCs w:val="24"/>
        </w:rPr>
        <w:t xml:space="preserve">ORIENTAÇÕES PARA ELABORAÇÃO DO PLANO INDIVIDUAL DE ATENDIMENTO DE CRIANÇAS E ADOLESCENTES EM SERVIÇOS DE ACOLHIMENTO, </w:t>
      </w:r>
      <w:r w:rsidR="00D83E54" w:rsidRPr="00A46C3C">
        <w:rPr>
          <w:rFonts w:ascii="Arial" w:hAnsi="Arial" w:cs="Arial"/>
          <w:sz w:val="24"/>
          <w:szCs w:val="24"/>
        </w:rPr>
        <w:t xml:space="preserve">Brasília, abril de 2017. Ministério do Desenvolvimento Social e Agrário </w:t>
      </w:r>
      <w:r w:rsidR="00A46C3C">
        <w:rPr>
          <w:rFonts w:ascii="Arial" w:hAnsi="Arial" w:cs="Arial"/>
          <w:sz w:val="24"/>
          <w:szCs w:val="24"/>
        </w:rPr>
        <w:t xml:space="preserve">- </w:t>
      </w:r>
      <w:r w:rsidR="00D83E54" w:rsidRPr="00A46C3C">
        <w:rPr>
          <w:rFonts w:ascii="Arial" w:hAnsi="Arial" w:cs="Arial"/>
          <w:sz w:val="24"/>
          <w:szCs w:val="24"/>
        </w:rPr>
        <w:t xml:space="preserve">Secretaria Nacional de Assistência Social </w:t>
      </w:r>
      <w:r w:rsidR="00A46C3C">
        <w:rPr>
          <w:rFonts w:ascii="Arial" w:hAnsi="Arial" w:cs="Arial"/>
          <w:sz w:val="24"/>
          <w:szCs w:val="24"/>
        </w:rPr>
        <w:t xml:space="preserve">- </w:t>
      </w:r>
      <w:r w:rsidR="00D83E54" w:rsidRPr="00A46C3C">
        <w:rPr>
          <w:rFonts w:ascii="Arial" w:hAnsi="Arial" w:cs="Arial"/>
          <w:sz w:val="24"/>
          <w:szCs w:val="24"/>
        </w:rPr>
        <w:t xml:space="preserve">Departamento de Proteção Social Especial </w:t>
      </w:r>
      <w:r w:rsidR="00A46C3C">
        <w:rPr>
          <w:rFonts w:ascii="Arial" w:hAnsi="Arial" w:cs="Arial"/>
          <w:sz w:val="24"/>
          <w:szCs w:val="24"/>
        </w:rPr>
        <w:t xml:space="preserve">- </w:t>
      </w:r>
      <w:r w:rsidR="00D83E54" w:rsidRPr="00A46C3C">
        <w:rPr>
          <w:rFonts w:ascii="Arial" w:hAnsi="Arial" w:cs="Arial"/>
          <w:sz w:val="24"/>
          <w:szCs w:val="24"/>
        </w:rPr>
        <w:t>Coordenação Geral de Serviços de Acolhimento</w:t>
      </w:r>
    </w:p>
    <w:sectPr w:rsidR="00F72F9F" w:rsidRPr="00802B24" w:rsidSect="00802B24">
      <w:type w:val="continuous"/>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Valdson Silva Cleto" w:date="2018-08-15T15:10:00Z" w:initials="VSC">
    <w:p w14:paraId="475BDE47" w14:textId="77777777" w:rsidR="00C23315" w:rsidRDefault="00C23315">
      <w:pPr>
        <w:pStyle w:val="Textodecomentrio"/>
      </w:pPr>
      <w:r>
        <w:rPr>
          <w:rStyle w:val="Refdecomentrio"/>
        </w:rPr>
        <w:annotationRef/>
      </w:r>
      <w:r>
        <w:t>Resolver sobreposição dos rótulos. (</w:t>
      </w:r>
      <w:proofErr w:type="gramStart"/>
      <w:r>
        <w:t>ampliar</w:t>
      </w:r>
      <w:proofErr w:type="gramEnd"/>
      <w:r>
        <w:t xml:space="preserve"> o gráfico, ou tirar os rótulos que estão sobrepostos...)</w:t>
      </w:r>
    </w:p>
  </w:comment>
  <w:comment w:id="5" w:author="Otavio Luiz de Araujo" w:date="2018-09-04T16:51:00Z" w:initials="OLdA">
    <w:p w14:paraId="2A6B376A" w14:textId="77777777" w:rsidR="00C23315" w:rsidRDefault="00C23315">
      <w:pPr>
        <w:pStyle w:val="Textodecomentrio"/>
      </w:pPr>
      <w:r>
        <w:t xml:space="preserve">Equipe de </w:t>
      </w:r>
      <w:r>
        <w:rPr>
          <w:rStyle w:val="Refdecomentrio"/>
        </w:rPr>
        <w:annotationRef/>
      </w:r>
      <w:r>
        <w:t>diagramação no DFD.</w:t>
      </w:r>
    </w:p>
  </w:comment>
  <w:comment w:id="6" w:author="Valdson Silva Cleto" w:date="2018-08-15T15:13:00Z" w:initials="VSC">
    <w:p w14:paraId="6E39AD61" w14:textId="77777777" w:rsidR="00C23315" w:rsidRDefault="00C23315" w:rsidP="00006C76">
      <w:pPr>
        <w:pStyle w:val="Textodecomentrio"/>
      </w:pPr>
      <w:r>
        <w:rPr>
          <w:rStyle w:val="Refdecomentrio"/>
        </w:rPr>
        <w:annotationRef/>
      </w:r>
      <w:r>
        <w:t>Resolver sobreposição dos rótulos. (</w:t>
      </w:r>
      <w:proofErr w:type="gramStart"/>
      <w:r>
        <w:t>ampliar</w:t>
      </w:r>
      <w:proofErr w:type="gramEnd"/>
      <w:r>
        <w:t xml:space="preserve"> o gráfico, ou tirar os rótulos que estão sobrepostos...)</w:t>
      </w:r>
    </w:p>
    <w:p w14:paraId="35BD5435" w14:textId="77777777" w:rsidR="00C23315" w:rsidRDefault="00C23315">
      <w:pPr>
        <w:pStyle w:val="Textodecomentrio"/>
      </w:pPr>
    </w:p>
  </w:comment>
  <w:comment w:id="7" w:author="Otavio Luiz de Araujo" w:date="2018-09-04T16:52:00Z" w:initials="OLdA">
    <w:p w14:paraId="3B54335F" w14:textId="77777777" w:rsidR="00C23315" w:rsidRDefault="00C23315">
      <w:pPr>
        <w:pStyle w:val="Textodecomentrio"/>
      </w:pPr>
      <w:r>
        <w:rPr>
          <w:rStyle w:val="Refdecomentrio"/>
        </w:rPr>
        <w:annotationRef/>
      </w:r>
      <w:r>
        <w:t xml:space="preserve">Equipe de </w:t>
      </w:r>
      <w:r>
        <w:rPr>
          <w:rStyle w:val="Refdecomentrio"/>
        </w:rPr>
        <w:annotationRef/>
      </w:r>
      <w:r>
        <w:t>diagramação no DFD.</w:t>
      </w:r>
    </w:p>
  </w:comment>
  <w:comment w:id="9" w:author="Dionara Borges Andreani Barbosa" w:date="2018-09-06T16:13:00Z" w:initials="DBAB">
    <w:p w14:paraId="428E532C" w14:textId="77777777" w:rsidR="00C23315" w:rsidRDefault="00C23315">
      <w:pPr>
        <w:pStyle w:val="Textodecomentrio"/>
      </w:pPr>
      <w:r>
        <w:rPr>
          <w:rStyle w:val="Refdecomentrio"/>
        </w:rPr>
        <w:annotationRef/>
      </w:r>
      <w:r>
        <w:t xml:space="preserve">Versão eletrônica com ano de 2015. </w:t>
      </w:r>
    </w:p>
  </w:comment>
  <w:comment w:id="10" w:author="Valdson Silva Cleto" w:date="2018-08-22T20:54:00Z" w:initials="VSC">
    <w:p w14:paraId="69199C0B" w14:textId="77777777" w:rsidR="00C23315" w:rsidRDefault="00C23315">
      <w:pPr>
        <w:pStyle w:val="Textodecomentrio"/>
      </w:pPr>
      <w:r>
        <w:rPr>
          <w:rStyle w:val="Refdecomentrio"/>
        </w:rPr>
        <w:annotationRef/>
      </w:r>
      <w:r>
        <w:t>Verificar se na versão online não está 2015, incorretamente.</w:t>
      </w:r>
    </w:p>
  </w:comment>
  <w:comment w:id="11" w:author="Valdson Silva Cleto" w:date="2018-08-22T21:38:00Z" w:initials="VSC">
    <w:p w14:paraId="168442C4" w14:textId="77777777" w:rsidR="00C23315" w:rsidRDefault="00C23315">
      <w:pPr>
        <w:pStyle w:val="Textodecomentrio"/>
      </w:pPr>
      <w:r>
        <w:rPr>
          <w:rStyle w:val="Refdecomentrio"/>
        </w:rPr>
        <w:annotationRef/>
      </w:r>
      <w:r>
        <w:t>Resolver problema de sobreposição dos rótulos.</w:t>
      </w:r>
    </w:p>
  </w:comment>
  <w:comment w:id="12" w:author="Valdson Silva Cleto" w:date="2018-08-22T21:52:00Z" w:initials="VSC">
    <w:p w14:paraId="6B021AD7" w14:textId="77777777" w:rsidR="00C23315" w:rsidRDefault="00C23315">
      <w:pPr>
        <w:pStyle w:val="Textodecomentrio"/>
      </w:pPr>
      <w:r>
        <w:rPr>
          <w:rStyle w:val="Refdecomentrio"/>
        </w:rPr>
        <w:annotationRef/>
      </w:r>
      <w:r>
        <w:t>Verificar se na versão online não está, incorretamente, 124 e 5.</w:t>
      </w:r>
    </w:p>
  </w:comment>
  <w:comment w:id="13" w:author="Dionara Borges Andreani Barbosa" w:date="2018-09-06T16:14:00Z" w:initials="DBAB">
    <w:p w14:paraId="4ACC8871" w14:textId="77777777" w:rsidR="00C23315" w:rsidRDefault="00C23315">
      <w:pPr>
        <w:pStyle w:val="Textodecomentrio"/>
      </w:pPr>
      <w:r>
        <w:rPr>
          <w:rStyle w:val="Refdecomentrio"/>
        </w:rPr>
        <w:annotationRef/>
      </w:r>
      <w:r>
        <w:t>As análises das Unidades de Acolhimento foram refeitas e compartilhadas com a SAGI em 26/08.</w:t>
      </w:r>
    </w:p>
    <w:p w14:paraId="239B24E7" w14:textId="77777777" w:rsidR="00C23315" w:rsidRDefault="00C23315">
      <w:pPr>
        <w:pStyle w:val="Textodecomentrio"/>
      </w:pPr>
      <w:r>
        <w:t>SAGI confirmar se o arquivo utilizado para a versão eletrônica é o último.</w:t>
      </w:r>
    </w:p>
  </w:comment>
  <w:comment w:id="14" w:author="Valdson Silva Cleto" w:date="2018-08-22T22:04:00Z" w:initials="VSC">
    <w:p w14:paraId="11E38132" w14:textId="77777777" w:rsidR="00C23315" w:rsidRDefault="00C23315">
      <w:pPr>
        <w:pStyle w:val="Textodecomentrio"/>
      </w:pPr>
      <w:r>
        <w:rPr>
          <w:rStyle w:val="Refdecomentrio"/>
        </w:rPr>
        <w:annotationRef/>
      </w:r>
      <w:r>
        <w:t>Verificar se na versão online não está, incorretamente, 1.374.</w:t>
      </w:r>
    </w:p>
  </w:comment>
  <w:comment w:id="15" w:author="Dionara Borges Andreani Barbosa" w:date="2018-09-06T16:17:00Z" w:initials="DBAB">
    <w:p w14:paraId="5FE01562" w14:textId="77777777" w:rsidR="00C23315" w:rsidRDefault="00C23315">
      <w:pPr>
        <w:pStyle w:val="Textodecomentrio"/>
      </w:pPr>
      <w:r>
        <w:rPr>
          <w:rStyle w:val="Refdecomentrio"/>
        </w:rPr>
        <w:annotationRef/>
      </w:r>
      <w:r>
        <w:t xml:space="preserve">Analise da Unidade de Acolhimento. </w:t>
      </w:r>
    </w:p>
    <w:p w14:paraId="32A12F9D" w14:textId="77777777" w:rsidR="00C23315" w:rsidRDefault="00C23315">
      <w:pPr>
        <w:pStyle w:val="Textodecomentrio"/>
      </w:pPr>
      <w:r>
        <w:t>SAGI precisa informar qual arquivo para a versão eletrônica esta utilizando</w:t>
      </w:r>
    </w:p>
  </w:comment>
  <w:comment w:id="16" w:author="Valdson Silva Cleto" w:date="2018-08-22T22:05:00Z" w:initials="VSC">
    <w:p w14:paraId="6CAC59CC" w14:textId="77777777" w:rsidR="00C23315" w:rsidRDefault="00C23315">
      <w:pPr>
        <w:pStyle w:val="Textodecomentrio"/>
      </w:pPr>
      <w:r>
        <w:rPr>
          <w:rStyle w:val="Refdecomentrio"/>
        </w:rPr>
        <w:annotationRef/>
      </w:r>
      <w:r>
        <w:t>Verificar se na versão online não está, incorretamente, 81.</w:t>
      </w:r>
    </w:p>
  </w:comment>
  <w:comment w:id="17" w:author="Dionara Borges Andreani Barbosa" w:date="2018-09-06T16:18:00Z" w:initials="DBAB">
    <w:p w14:paraId="2AFDD70E" w14:textId="77777777" w:rsidR="00C23315" w:rsidRDefault="00C23315">
      <w:pPr>
        <w:pStyle w:val="Textodecomentrio"/>
      </w:pPr>
      <w:r>
        <w:rPr>
          <w:rStyle w:val="Refdecomentrio"/>
        </w:rPr>
        <w:annotationRef/>
      </w:r>
      <w:r>
        <w:t xml:space="preserve">Unidade de Acolhimento.  </w:t>
      </w:r>
      <w:proofErr w:type="gramStart"/>
      <w:r>
        <w:t>checar</w:t>
      </w:r>
      <w:proofErr w:type="gramEnd"/>
      <w:r>
        <w:t xml:space="preserve"> </w:t>
      </w:r>
    </w:p>
  </w:comment>
  <w:comment w:id="19" w:author="Dionara Borges Andreani Barbosa" w:date="2018-09-06T16:19:00Z" w:initials="DBAB">
    <w:p w14:paraId="672FF5F2" w14:textId="77777777" w:rsidR="00C23315" w:rsidRDefault="00C23315">
      <w:pPr>
        <w:pStyle w:val="Textodecomentrio"/>
      </w:pPr>
      <w:r>
        <w:rPr>
          <w:rStyle w:val="Refdecomentrio"/>
        </w:rPr>
        <w:annotationRef/>
      </w:r>
      <w:r>
        <w:t>Precisa alterar na versão eletrônica.</w:t>
      </w:r>
    </w:p>
  </w:comment>
  <w:comment w:id="18" w:author="Valdson Silva Cleto" w:date="2018-08-23T17:12:00Z" w:initials="VSC">
    <w:p w14:paraId="35FB3828" w14:textId="77777777" w:rsidR="00C23315" w:rsidRDefault="00C23315">
      <w:pPr>
        <w:pStyle w:val="Textodecomentrio"/>
      </w:pPr>
      <w:r>
        <w:rPr>
          <w:rStyle w:val="Refdecomentrio"/>
        </w:rPr>
        <w:annotationRef/>
      </w:r>
      <w:r>
        <w:t>Estava 10,0%, diferente do gráfico. Verificar versão online.</w:t>
      </w:r>
    </w:p>
  </w:comment>
  <w:comment w:id="20" w:author="Valdson Silva Cleto" w:date="2018-08-23T18:08:00Z" w:initials="VSC">
    <w:p w14:paraId="01A617F3" w14:textId="77777777" w:rsidR="00C23315" w:rsidRDefault="00C23315">
      <w:pPr>
        <w:pStyle w:val="Textodecomentrio"/>
      </w:pPr>
      <w:r>
        <w:rPr>
          <w:rStyle w:val="Refdecomentrio"/>
        </w:rPr>
        <w:annotationRef/>
      </w:r>
      <w:r>
        <w:t>Estava 2149 em vez de 219. Verificar a versão online.</w:t>
      </w:r>
    </w:p>
  </w:comment>
  <w:comment w:id="21" w:author="Dionara Borges Andreani Barbosa" w:date="2018-09-06T16:20:00Z" w:initials="DBAB">
    <w:p w14:paraId="5BF16858" w14:textId="77777777" w:rsidR="00C23315" w:rsidRDefault="00C23315">
      <w:pPr>
        <w:pStyle w:val="Textodecomentrio"/>
      </w:pPr>
      <w:r>
        <w:rPr>
          <w:rStyle w:val="Refdecomentrio"/>
        </w:rPr>
        <w:annotationRef/>
      </w:r>
      <w:r>
        <w:t>Erro de digitação. O valor é de 219. Precisa corrigir na versão eletrônica.</w:t>
      </w:r>
    </w:p>
    <w:p w14:paraId="573CD21C" w14:textId="77777777" w:rsidR="00C23315" w:rsidRDefault="00C23315">
      <w:pPr>
        <w:pStyle w:val="Textodecomentrio"/>
      </w:pPr>
    </w:p>
  </w:comment>
  <w:comment w:id="22" w:author="Otavio Luiz de Araujo" w:date="2018-09-04T16:18:00Z" w:initials="OLdA">
    <w:p w14:paraId="53554ED1" w14:textId="77777777" w:rsidR="00C23315" w:rsidRDefault="00C23315">
      <w:pPr>
        <w:pStyle w:val="Textodecomentrio"/>
      </w:pPr>
      <w:r>
        <w:rPr>
          <w:rStyle w:val="Refdecomentrio"/>
        </w:rPr>
        <w:annotationRef/>
      </w:r>
      <w:r>
        <w:t>Verificar número correto com SNAS</w:t>
      </w:r>
    </w:p>
  </w:comment>
  <w:comment w:id="24" w:author="Dionara Borges Andreani Barbosa" w:date="2018-09-19T11:53:00Z" w:initials="DBAB">
    <w:p w14:paraId="0ABD8F2E" w14:textId="77777777" w:rsidR="00C23315" w:rsidRDefault="00C23315">
      <w:pPr>
        <w:pStyle w:val="Textodecomentrio"/>
      </w:pPr>
      <w:r>
        <w:rPr>
          <w:rStyle w:val="Refdecomentrio"/>
        </w:rPr>
        <w:annotationRef/>
      </w:r>
      <w:r>
        <w:t xml:space="preserve">A ordem de </w:t>
      </w:r>
      <w:proofErr w:type="gramStart"/>
      <w:r>
        <w:t>analise  não</w:t>
      </w:r>
      <w:proofErr w:type="gramEnd"/>
      <w:r>
        <w:t xml:space="preserve"> segue as perguntas do Censo. Algumas fiz alteração para ficarem na sequencia. Precisa checar a numeração dos gráficos pois posso ter mantido a numeração anterior.</w:t>
      </w:r>
    </w:p>
    <w:p w14:paraId="252A96BA" w14:textId="77777777" w:rsidR="00C23315" w:rsidRDefault="00C23315">
      <w:pPr>
        <w:pStyle w:val="Textodecomentrio"/>
      </w:pPr>
      <w:r>
        <w:t>De qualquer forma em grande parte perde-se a sequência de análise, mas resolvi não mexer mais por desconhecer o motivo de tal proposta.</w:t>
      </w:r>
    </w:p>
    <w:p w14:paraId="6DE52E31" w14:textId="77777777" w:rsidR="00C23315" w:rsidRDefault="00C23315">
      <w:pPr>
        <w:pStyle w:val="Textodecomentrio"/>
      </w:pPr>
    </w:p>
    <w:p w14:paraId="0C29F8BA" w14:textId="77777777" w:rsidR="00C23315" w:rsidRDefault="00C23315">
      <w:pPr>
        <w:pStyle w:val="Textodecomentrio"/>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5BDE47" w15:done="0"/>
  <w15:commentEx w15:paraId="2A6B376A" w15:done="0"/>
  <w15:commentEx w15:paraId="35BD5435" w15:done="0"/>
  <w15:commentEx w15:paraId="3B54335F" w15:done="0"/>
  <w15:commentEx w15:paraId="428E532C" w15:done="0"/>
  <w15:commentEx w15:paraId="69199C0B" w15:done="0"/>
  <w15:commentEx w15:paraId="168442C4" w15:done="0"/>
  <w15:commentEx w15:paraId="6B021AD7" w15:done="0"/>
  <w15:commentEx w15:paraId="239B24E7" w15:done="0"/>
  <w15:commentEx w15:paraId="11E38132" w15:done="0"/>
  <w15:commentEx w15:paraId="32A12F9D" w15:done="0"/>
  <w15:commentEx w15:paraId="6CAC59CC" w15:done="0"/>
  <w15:commentEx w15:paraId="2AFDD70E" w15:done="0"/>
  <w15:commentEx w15:paraId="672FF5F2" w15:done="0"/>
  <w15:commentEx w15:paraId="35FB3828" w15:done="0"/>
  <w15:commentEx w15:paraId="01A617F3" w15:done="0"/>
  <w15:commentEx w15:paraId="573CD21C" w15:done="0"/>
  <w15:commentEx w15:paraId="53554ED1" w15:done="0"/>
  <w15:commentEx w15:paraId="0C29F8B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4E72BB" w14:textId="77777777" w:rsidR="0052707A" w:rsidRDefault="0052707A" w:rsidP="00D1634F">
      <w:pPr>
        <w:spacing w:after="0" w:line="240" w:lineRule="auto"/>
      </w:pPr>
      <w:r>
        <w:separator/>
      </w:r>
    </w:p>
  </w:endnote>
  <w:endnote w:type="continuationSeparator" w:id="0">
    <w:p w14:paraId="15E544E0" w14:textId="77777777" w:rsidR="0052707A" w:rsidRDefault="0052707A" w:rsidP="00D16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dine401BT-RomanA">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975896"/>
      <w:docPartObj>
        <w:docPartGallery w:val="Page Numbers (Bottom of Page)"/>
        <w:docPartUnique/>
      </w:docPartObj>
    </w:sdtPr>
    <w:sdtEndPr/>
    <w:sdtContent>
      <w:p w14:paraId="778070F3" w14:textId="01DD7845" w:rsidR="00C23315" w:rsidRDefault="00C23315">
        <w:pPr>
          <w:pStyle w:val="Rodap"/>
          <w:jc w:val="right"/>
        </w:pPr>
        <w:r>
          <w:fldChar w:fldCharType="begin"/>
        </w:r>
        <w:r>
          <w:instrText>PAGE   \* MERGEFORMAT</w:instrText>
        </w:r>
        <w:r>
          <w:fldChar w:fldCharType="separate"/>
        </w:r>
        <w:r w:rsidR="00967765">
          <w:rPr>
            <w:noProof/>
          </w:rPr>
          <w:t>141</w:t>
        </w:r>
        <w:r>
          <w:fldChar w:fldCharType="end"/>
        </w:r>
      </w:p>
    </w:sdtContent>
  </w:sdt>
  <w:p w14:paraId="157A0248" w14:textId="77777777" w:rsidR="00C23315" w:rsidRDefault="00C2331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57957" w14:textId="77777777" w:rsidR="0052707A" w:rsidRDefault="0052707A" w:rsidP="00D1634F">
      <w:pPr>
        <w:spacing w:after="0" w:line="240" w:lineRule="auto"/>
      </w:pPr>
      <w:r>
        <w:separator/>
      </w:r>
    </w:p>
  </w:footnote>
  <w:footnote w:type="continuationSeparator" w:id="0">
    <w:p w14:paraId="6BAED11E" w14:textId="77777777" w:rsidR="0052707A" w:rsidRDefault="0052707A" w:rsidP="00D1634F">
      <w:pPr>
        <w:spacing w:after="0" w:line="240" w:lineRule="auto"/>
      </w:pPr>
      <w:r>
        <w:continuationSeparator/>
      </w:r>
    </w:p>
  </w:footnote>
  <w:footnote w:id="1">
    <w:p w14:paraId="1457A683" w14:textId="77777777" w:rsidR="00C23315" w:rsidRDefault="00C23315" w:rsidP="003A063D">
      <w:pPr>
        <w:pStyle w:val="Textodenotaderodap"/>
      </w:pPr>
      <w:r>
        <w:rPr>
          <w:rStyle w:val="Refdenotaderodap"/>
        </w:rPr>
        <w:footnoteRef/>
      </w:r>
      <w:r>
        <w:t xml:space="preserve"> BRASIL. Constituição da República Federativa do Brasil de 1988. Disponível em: </w:t>
      </w:r>
      <w:hyperlink r:id="rId1" w:history="1">
        <w:r w:rsidRPr="001146E1">
          <w:rPr>
            <w:rStyle w:val="Hyperlink"/>
          </w:rPr>
          <w:t>http://www.planalto.gov.br/ccivil_03/constituicao/constituicao.htm</w:t>
        </w:r>
      </w:hyperlink>
      <w:r>
        <w:t>. Acesso em 09/08/2018.</w:t>
      </w:r>
    </w:p>
  </w:footnote>
  <w:footnote w:id="2">
    <w:p w14:paraId="019BADEF" w14:textId="77777777" w:rsidR="00C23315" w:rsidRDefault="00C23315" w:rsidP="00C47BA2">
      <w:pPr>
        <w:pStyle w:val="Textodenotaderodap"/>
      </w:pPr>
      <w:r>
        <w:rPr>
          <w:rStyle w:val="Refdenotaderodap"/>
        </w:rPr>
        <w:footnoteRef/>
      </w:r>
      <w:r>
        <w:t xml:space="preserve"> Boscheti (2001)</w:t>
      </w:r>
    </w:p>
  </w:footnote>
  <w:footnote w:id="3">
    <w:p w14:paraId="4C6C6218" w14:textId="77777777" w:rsidR="00C23315" w:rsidRDefault="00C23315" w:rsidP="00C47BA2">
      <w:pPr>
        <w:pStyle w:val="Textodenotaderodap"/>
        <w:spacing w:line="276" w:lineRule="auto"/>
      </w:pPr>
      <w:r>
        <w:rPr>
          <w:rStyle w:val="Refdenotaderodap"/>
        </w:rPr>
        <w:footnoteRef/>
      </w:r>
      <w:r>
        <w:t xml:space="preserve"> As Conferências de Assistência Social deliberam as diretrizes para o aperfeiçoamento da Política de Assistência Social em cada uma das esferas governamentais (BRASIL, 2012).</w:t>
      </w:r>
    </w:p>
  </w:footnote>
  <w:footnote w:id="4">
    <w:p w14:paraId="74FC1C5E" w14:textId="77777777" w:rsidR="00C23315" w:rsidRDefault="00C23315">
      <w:pPr>
        <w:pStyle w:val="Textodenotaderodap"/>
      </w:pPr>
      <w:r>
        <w:rPr>
          <w:rStyle w:val="Refdenotaderodap"/>
        </w:rPr>
        <w:footnoteRef/>
      </w:r>
      <w:r>
        <w:t xml:space="preserve"> Norma Operacional Básica NOB/SUAS. Construindo as bases para a implantação do Sistema Único de Assistência Social. Disponível em:  </w:t>
      </w:r>
      <w:r w:rsidRPr="0006144C">
        <w:t>http://www.assistenciasocial.al.gov.br/sala-de-imprensa/arquivos/NOB-SUAS.pdf</w:t>
      </w:r>
      <w:r>
        <w:t>. Acesso em 26/10/2017</w:t>
      </w:r>
    </w:p>
  </w:footnote>
  <w:footnote w:id="5">
    <w:p w14:paraId="06D92BCD" w14:textId="77777777" w:rsidR="00C23315" w:rsidRDefault="00C23315" w:rsidP="0071753D">
      <w:pPr>
        <w:pStyle w:val="Textodenotaderodap"/>
      </w:pPr>
      <w:r>
        <w:rPr>
          <w:rStyle w:val="Refdenotaderodap"/>
        </w:rPr>
        <w:footnoteRef/>
      </w:r>
      <w:r>
        <w:t xml:space="preserve"> Em ENAP (2011), na publicação de registro das dez ações premiadas do 16º Concurso Inovação na Gestão Pública Federal, há um breve relato histórico do Censo SUAS e sua contribuição para institucionalização da PNAS.</w:t>
      </w:r>
    </w:p>
  </w:footnote>
  <w:footnote w:id="6">
    <w:p w14:paraId="54720F71" w14:textId="77777777" w:rsidR="00C23315" w:rsidRDefault="00C23315" w:rsidP="0071753D">
      <w:pPr>
        <w:pStyle w:val="Textodenotaderodap"/>
      </w:pPr>
      <w:r>
        <w:rPr>
          <w:rStyle w:val="Refdenotaderodap"/>
        </w:rPr>
        <w:footnoteRef/>
      </w:r>
      <w:r>
        <w:t xml:space="preserve"> O CadSUAS é o Sistema de Cadastro do SUAS, instituído pela Portaria nº 430, de 3 de dezembro de 2008 onde são inseridas informações cadastrais da Rede Socioassistencial (CRAS, CREAS e Unidade Pública), Órgãos Governamentais (Conselho, Fundo, Governo Estadual, Prefeitura, Órgão Gestor, Outras) e trabalhadores do SUAS.</w:t>
      </w:r>
    </w:p>
  </w:footnote>
  <w:footnote w:id="7">
    <w:p w14:paraId="36C75631" w14:textId="77777777" w:rsidR="00C23315" w:rsidRDefault="00C23315" w:rsidP="0071753D">
      <w:pPr>
        <w:pStyle w:val="Textodenotaderodap"/>
        <w:jc w:val="both"/>
      </w:pPr>
      <w:r>
        <w:rPr>
          <w:rStyle w:val="Refdenotaderodap"/>
        </w:rPr>
        <w:footnoteRef/>
      </w:r>
      <w:r>
        <w:t xml:space="preserve"> </w:t>
      </w:r>
      <w:r w:rsidRPr="00E62F46">
        <w:t>Por exemplo: Profissionais que assinalaram possuir ensino superior completo, mas foram identificados como profissional de nível médio ou sem formação profissional, prevaleceu a escolaridade e o campo profissão permaneceu em branco. Da mesma maneira, um trabalhador que assinalou possuir escolaridade mais baixa à formação, prevaleceu a escolaridade, de tal forma que a profissão permaneceu em branco.</w:t>
      </w:r>
    </w:p>
  </w:footnote>
  <w:footnote w:id="8">
    <w:p w14:paraId="18425E1C" w14:textId="77777777" w:rsidR="00C23315" w:rsidRDefault="00C23315" w:rsidP="0071753D">
      <w:pPr>
        <w:pStyle w:val="Textodenotaderodap"/>
        <w:jc w:val="both"/>
      </w:pPr>
      <w:r>
        <w:rPr>
          <w:rStyle w:val="Refdenotaderodap"/>
        </w:rPr>
        <w:footnoteRef/>
      </w:r>
      <w:r>
        <w:t xml:space="preserve"> Ver Jannuzzi (2014) para uma discussão sobre a estruturação de planos de avaliação de políticas e programas sociais a partir dos componentes sistêmicos das políticas públicas.</w:t>
      </w:r>
    </w:p>
  </w:footnote>
  <w:footnote w:id="9">
    <w:p w14:paraId="45211683" w14:textId="77777777" w:rsidR="00C23315" w:rsidRPr="00E96B11" w:rsidRDefault="00C23315" w:rsidP="00E96B11">
      <w:pPr>
        <w:pStyle w:val="Textodenotaderodap"/>
      </w:pPr>
      <w:r>
        <w:rPr>
          <w:rStyle w:val="Refdenotaderodap"/>
        </w:rPr>
        <w:footnoteRef/>
      </w:r>
      <w:r>
        <w:t xml:space="preserve"> </w:t>
      </w:r>
      <w:r w:rsidRPr="00E96B11">
        <w:t>Lei nº 8.742, de 7 de dezembro de 1993: Dispõe sobre a organização da Assistência Social e dá outras providências. (</w:t>
      </w:r>
      <w:proofErr w:type="gramStart"/>
      <w:r w:rsidRPr="00E96B11">
        <w:t>http://www.planalto.gov.br/ccivil_03/Leis/L8742compilado.htm</w:t>
      </w:r>
      <w:proofErr w:type="gramEnd"/>
      <w:r w:rsidRPr="00E96B11">
        <w:t>)</w:t>
      </w:r>
    </w:p>
  </w:footnote>
  <w:footnote w:id="10">
    <w:p w14:paraId="21697E3A" w14:textId="77777777" w:rsidR="00C23315" w:rsidRPr="00E96B11" w:rsidRDefault="00C23315" w:rsidP="00E1779F">
      <w:pPr>
        <w:pStyle w:val="Textodenotaderodap"/>
      </w:pPr>
      <w:r>
        <w:rPr>
          <w:rStyle w:val="Refdenotaderodap"/>
        </w:rPr>
        <w:footnoteRef/>
      </w:r>
      <w:r>
        <w:t xml:space="preserve"> </w:t>
      </w:r>
      <w:r w:rsidRPr="00E1779F">
        <w:t>Norma Operacional Básica NOB - SUAS 2012 (http://www.mds.gov.br/webarquivos/arquivo/assistencia_social/nob_suas.pdf)</w:t>
      </w:r>
    </w:p>
  </w:footnote>
  <w:footnote w:id="11">
    <w:p w14:paraId="671C3A5B" w14:textId="77777777" w:rsidR="00C23315" w:rsidRPr="002E5BB4" w:rsidRDefault="00C23315" w:rsidP="002E5BB4">
      <w:pPr>
        <w:pStyle w:val="Textodenotaderodap"/>
      </w:pPr>
      <w:r>
        <w:rPr>
          <w:rStyle w:val="Refdenotaderodap"/>
        </w:rPr>
        <w:footnoteRef/>
      </w:r>
      <w:r>
        <w:t xml:space="preserve"> </w:t>
      </w:r>
      <w:r w:rsidRPr="002E5BB4">
        <w:t>Lei nº 8.</w:t>
      </w:r>
      <w:r>
        <w:t>742, de 7 de dezembro de 1993 (</w:t>
      </w:r>
      <w:r w:rsidRPr="002E5BB4">
        <w:t>Lei Orgânica da Assistência Social): Dispõe sobre a organização da Assistência Social e dá outras providências. (</w:t>
      </w:r>
      <w:proofErr w:type="gramStart"/>
      <w:r w:rsidRPr="002E5BB4">
        <w:t>http://www.planalto.gov.br/ccivil_03/Leis/L8742compilado.htm</w:t>
      </w:r>
      <w:proofErr w:type="gramEnd"/>
      <w:r w:rsidRPr="002E5BB4">
        <w:t>)</w:t>
      </w:r>
    </w:p>
  </w:footnote>
  <w:footnote w:id="12">
    <w:p w14:paraId="40F7933E" w14:textId="77777777" w:rsidR="00C23315" w:rsidRPr="002E5BB4" w:rsidRDefault="00C23315" w:rsidP="002E5BB4">
      <w:pPr>
        <w:pStyle w:val="Textodenotaderodap"/>
      </w:pPr>
      <w:r>
        <w:rPr>
          <w:rStyle w:val="Refdenotaderodap"/>
        </w:rPr>
        <w:footnoteRef/>
      </w:r>
      <w:r>
        <w:t xml:space="preserve"> </w:t>
      </w:r>
      <w:r w:rsidRPr="002E5BB4">
        <w:t>Tipificação Nacional de Serviços Socioassistenciais (http://www.mds.gov.br/webarquivos/publicacao/assistencia_social/Normativas/tipificacao.pdf)</w:t>
      </w:r>
    </w:p>
  </w:footnote>
  <w:footnote w:id="13">
    <w:p w14:paraId="74D897B9" w14:textId="77777777" w:rsidR="00C23315" w:rsidRPr="002E5BB4" w:rsidRDefault="00C23315" w:rsidP="00AF38A0">
      <w:pPr>
        <w:pStyle w:val="Textodenotaderodap"/>
      </w:pPr>
      <w:r>
        <w:rPr>
          <w:rStyle w:val="Refdenotaderodap"/>
        </w:rPr>
        <w:footnoteRef/>
      </w:r>
      <w:r>
        <w:t xml:space="preserve"> </w:t>
      </w:r>
      <w:r w:rsidRPr="00AF38A0">
        <w:t>NOB-RH/SUAS: Anotada e Comentada (http://www.mds.gov.br/webarquivos/publicacao/assistencia_social/Normativas/NOB-RH_SUAS_Anotada_Comentada.pdf)</w:t>
      </w:r>
    </w:p>
  </w:footnote>
  <w:footnote w:id="14">
    <w:p w14:paraId="34418B1F" w14:textId="77777777" w:rsidR="00C23315" w:rsidRDefault="00C23315" w:rsidP="00386EBA">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15">
    <w:p w14:paraId="5182E1ED" w14:textId="77777777" w:rsidR="00C23315" w:rsidRDefault="00C23315" w:rsidP="00386EBA">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16">
    <w:p w14:paraId="25222DBF" w14:textId="77777777" w:rsidR="00C23315" w:rsidRDefault="00C23315" w:rsidP="00386EBA">
      <w:pPr>
        <w:pStyle w:val="Textodenotaderodap"/>
      </w:pPr>
      <w:r>
        <w:rPr>
          <w:rStyle w:val="Refdenotaderodap"/>
        </w:rPr>
        <w:footnoteRef/>
      </w:r>
      <w:r>
        <w:t xml:space="preserve"> Os percentuais dos anos de 2008 a 2010 foram recalculados e corrigidos em relação aos valores publicados nas edições do Censo SUAS dos anos anteriores</w:t>
      </w:r>
    </w:p>
  </w:footnote>
  <w:footnote w:id="17">
    <w:p w14:paraId="2B41BA66" w14:textId="77777777" w:rsidR="00C23315" w:rsidRDefault="00C23315" w:rsidP="00386EBA">
      <w:pPr>
        <w:pStyle w:val="Textodenotaderodap"/>
      </w:pPr>
      <w:r>
        <w:rPr>
          <w:rStyle w:val="Refdenotaderodap"/>
        </w:rPr>
        <w:footnoteRef/>
      </w:r>
      <w:r>
        <w:t xml:space="preserve"> Os percentuais dos anos de 2008 a 2010 foram recalculados e corrigidos em relação aos valores publicados nas edições do Censo SUAS dos anos anteriores</w:t>
      </w:r>
    </w:p>
  </w:footnote>
  <w:footnote w:id="18">
    <w:p w14:paraId="1398B5DF" w14:textId="77777777" w:rsidR="00C23315" w:rsidRDefault="00C23315" w:rsidP="00386EBA">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19">
    <w:p w14:paraId="6485E52E" w14:textId="77777777" w:rsidR="00C23315" w:rsidRDefault="00C23315" w:rsidP="00386EBA">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20">
    <w:p w14:paraId="7FB60640" w14:textId="77777777" w:rsidR="00C23315" w:rsidRDefault="00C23315" w:rsidP="00386EBA">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21">
    <w:p w14:paraId="051ABEB6" w14:textId="77777777" w:rsidR="00C23315" w:rsidRDefault="00C23315" w:rsidP="00386EBA">
      <w:pPr>
        <w:pStyle w:val="Textodenotaderodap"/>
      </w:pPr>
      <w:r>
        <w:rPr>
          <w:rStyle w:val="Refdenotaderodap"/>
        </w:rPr>
        <w:footnoteRef/>
      </w:r>
      <w:r>
        <w:t xml:space="preserve"> Orientações Técnicas para Elaboração do Plano Individual de Atendimento (PIA) de Crianças e Adolescentes em Serviços de Acolhimento (https://www.mds.gov.br/webarquivos/arquivo/assistencia_social/OrientacoestecnicasparaelaboracaodoPIA.pdf)</w:t>
      </w:r>
    </w:p>
  </w:footnote>
  <w:footnote w:id="22">
    <w:p w14:paraId="63511B48" w14:textId="77777777" w:rsidR="006620FE" w:rsidRDefault="006620FE" w:rsidP="006620FE">
      <w:pPr>
        <w:pStyle w:val="Textodenotaderodap"/>
      </w:pPr>
      <w:r>
        <w:rPr>
          <w:rStyle w:val="Refdenotaderodap"/>
        </w:rPr>
        <w:footnoteRef/>
      </w:r>
      <w:r>
        <w:t xml:space="preserve"> Tipificação Nacional de Serviços Socioassistenciais (http://www.mds.gov.br/webarquivos/publicacao/assistencia_social/Normativas/tipificacao.pdf)</w:t>
      </w:r>
    </w:p>
  </w:footnote>
  <w:footnote w:id="23">
    <w:p w14:paraId="04FE718A" w14:textId="431730BC" w:rsidR="00C23315" w:rsidRPr="001C7FC3" w:rsidRDefault="00C23315" w:rsidP="001C7FC3">
      <w:pPr>
        <w:pStyle w:val="Textodenotaderodap"/>
      </w:pPr>
      <w:r>
        <w:rPr>
          <w:rStyle w:val="Refdenotaderodap"/>
        </w:rPr>
        <w:footnoteRef/>
      </w:r>
      <w:r w:rsidRPr="001C7FC3">
        <w:t>Lei nº 8.742, de 7 de dezembro de 1993: Dispõe sobre a organização da Assistência Social e dá outras providências. (</w:t>
      </w:r>
      <w:proofErr w:type="gramStart"/>
      <w:r w:rsidRPr="001C7FC3">
        <w:t>http://www.planalto.gov.br/ccivil_03/Leis/L8742compilado.htm</w:t>
      </w:r>
      <w:proofErr w:type="gramEnd"/>
      <w:r w:rsidRPr="001C7FC3">
        <w:t>)</w:t>
      </w:r>
    </w:p>
  </w:footnote>
  <w:footnote w:id="24">
    <w:p w14:paraId="6AEC8A9E" w14:textId="51FB779C" w:rsidR="00C23315" w:rsidRPr="001C7FC3" w:rsidRDefault="00C23315" w:rsidP="001C7FC3">
      <w:pPr>
        <w:pStyle w:val="Textodenotaderodap"/>
      </w:pPr>
      <w:r>
        <w:rPr>
          <w:rStyle w:val="Refdenotaderodap"/>
        </w:rPr>
        <w:footnoteRef/>
      </w:r>
      <w:r w:rsidRPr="001C7FC3">
        <w:t>Resolução CNAS Nº 237, de 14 de dezembro de 2006. Diretrizes para a estruturação, reformulação e funcionamento dos Conselhos de Assistência Social (http://www.mds.gov.br/cnas/legislacao/resolucoes/arquivos-2006/CNAS%202006%20-%20237%20-%2014.12.2006.doc/download).</w:t>
      </w:r>
    </w:p>
  </w:footnote>
  <w:footnote w:id="25">
    <w:p w14:paraId="40657314" w14:textId="20E86943" w:rsidR="00C23315" w:rsidRPr="001C7FC3" w:rsidRDefault="00C23315" w:rsidP="008F440D">
      <w:pPr>
        <w:pStyle w:val="Textodenotaderodap"/>
      </w:pPr>
      <w:r>
        <w:rPr>
          <w:rStyle w:val="Refdenotaderodap"/>
        </w:rPr>
        <w:footnoteRef/>
      </w:r>
      <w:r w:rsidRPr="008F440D">
        <w:t>Resolução CNAS n°237/2006 e Orientações Gerais do CNAS para a Adequação da Lei de Criação dos Conselhos às normativas vigentes e ao exercício do controle social no SUAS (de junho/2010 e atualizada em janeiro/2013)</w:t>
      </w:r>
    </w:p>
  </w:footnote>
  <w:footnote w:id="26">
    <w:p w14:paraId="1404B904" w14:textId="0C1D7F12" w:rsidR="00C23315" w:rsidRPr="001C7FC3" w:rsidRDefault="00C23315" w:rsidP="00DF02DA">
      <w:pPr>
        <w:pStyle w:val="Textodenotaderodap"/>
      </w:pPr>
      <w:r>
        <w:rPr>
          <w:rStyle w:val="Refdenotaderodap"/>
        </w:rPr>
        <w:footnoteRef/>
      </w:r>
      <w:r w:rsidRPr="00DF02DA">
        <w:t>http://www.mds.gov.br/cnas/legislacao/resolucoes/arquivos-2006/CNAS%202006%20-%20237%20-%2014.12.2006.doc/view</w:t>
      </w:r>
    </w:p>
  </w:footnote>
  <w:footnote w:id="27">
    <w:p w14:paraId="0851E2F0" w14:textId="1D90A5F9" w:rsidR="009E2C89" w:rsidRPr="001C7FC3" w:rsidRDefault="009E2C89" w:rsidP="009E2C89">
      <w:pPr>
        <w:pStyle w:val="Textodenotaderodap"/>
      </w:pPr>
      <w:r>
        <w:rPr>
          <w:rStyle w:val="Refdenotaderodap"/>
        </w:rPr>
        <w:footnoteRef/>
      </w:r>
      <w:r>
        <w:t>Lei nº 8.742, de 7 de dezembro de 1993: Dispõe sobre a organização da Assistência Social e dá outras providências. (</w:t>
      </w:r>
      <w:proofErr w:type="gramStart"/>
      <w:r>
        <w:t>http://www.planalto.gov.br/ccivil_03/Leis/L8742compilado.htm</w:t>
      </w:r>
      <w:proofErr w:type="gramEnd"/>
      <w:r>
        <w:t>)</w:t>
      </w:r>
    </w:p>
  </w:footnote>
  <w:footnote w:id="28">
    <w:p w14:paraId="75530665" w14:textId="407CDBD5" w:rsidR="003564CB" w:rsidRPr="001C7FC3" w:rsidRDefault="003564CB" w:rsidP="003564CB">
      <w:pPr>
        <w:pStyle w:val="Textodenotaderodap"/>
      </w:pPr>
      <w:r>
        <w:rPr>
          <w:rStyle w:val="Refdenotaderodap"/>
        </w:rPr>
        <w:footnoteRef/>
      </w:r>
      <w:r w:rsidRPr="003564CB">
        <w:t>RESOLUÇÃO CNAS Nº 33, DE 12 DE DEZEMBRO DE 2012. Aprova a Norma Operacional Básica do Sistema Único de Assistência Social -NOB/SUAS (http://www.mds.gov.br/cnas/legislacao/resolucoes/arquivos-2012/cnas-2012-033-12-12-2012.pdf/download)</w:t>
      </w:r>
    </w:p>
  </w:footnote>
  <w:footnote w:id="29">
    <w:p w14:paraId="3BDE728C" w14:textId="4E39D901" w:rsidR="003564CB" w:rsidRPr="001C7FC3" w:rsidRDefault="003564CB" w:rsidP="003564CB">
      <w:pPr>
        <w:pStyle w:val="Textodenotaderodap"/>
      </w:pPr>
      <w:r>
        <w:rPr>
          <w:rStyle w:val="Refdenotaderodap"/>
        </w:rPr>
        <w:footnoteRef/>
      </w:r>
      <w:r w:rsidRPr="003564CB">
        <w:t>http://aplicacoes.mds.gov.br/sagi/dicivip_datain/ckfinder/userfiles/files/Vigil%C3%A2ncia%20Socioassistencial/NT%2</w:t>
      </w:r>
      <w:r w:rsidR="00873DBB">
        <w:t>0IDCRAS%20e%20IDCREAS_final.pdf</w:t>
      </w:r>
    </w:p>
  </w:footnote>
  <w:footnote w:id="30">
    <w:p w14:paraId="3720EEF9" w14:textId="7A4D31F0" w:rsidR="00873DBB" w:rsidRPr="001C7FC3" w:rsidRDefault="00873DBB" w:rsidP="00873DBB">
      <w:pPr>
        <w:pStyle w:val="Textodenotaderodap"/>
      </w:pPr>
      <w:r>
        <w:rPr>
          <w:rStyle w:val="Refdenotaderodap"/>
        </w:rPr>
        <w:footnoteRef/>
      </w:r>
      <w:r w:rsidRPr="00873DBB">
        <w:t>https://aplicacoes.mds.gov.br/sagi/dicivip_datain/ckfinder/userfiles/files/Vigil%C3%A2ncia%20Socioassistencial/</w:t>
      </w:r>
      <w:r>
        <w:t>NT%20ID%20Conselho_jul_2017.pdf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E91"/>
    <w:multiLevelType w:val="hybridMultilevel"/>
    <w:tmpl w:val="B87AAB18"/>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57EB098F"/>
    <w:multiLevelType w:val="hybridMultilevel"/>
    <w:tmpl w:val="A9F6BA78"/>
    <w:lvl w:ilvl="0" w:tplc="DE7CD562">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6EC463B"/>
    <w:multiLevelType w:val="hybridMultilevel"/>
    <w:tmpl w:val="C0307C46"/>
    <w:lvl w:ilvl="0" w:tplc="04160003">
      <w:start w:val="1"/>
      <w:numFmt w:val="bullet"/>
      <w:lvlText w:val="o"/>
      <w:lvlJc w:val="left"/>
      <w:pPr>
        <w:ind w:left="360" w:hanging="360"/>
      </w:pPr>
      <w:rPr>
        <w:rFonts w:ascii="Courier New" w:hAnsi="Courier New" w:cs="Courier New"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0"/>
  </w:num>
  <w:num w:numId="4">
    <w:abstractNumId w:val="2"/>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ldson Silva Cleto">
    <w15:presenceInfo w15:providerId="AD" w15:userId="S-1-5-21-410578342-3907960124-168881747-45347"/>
  </w15:person>
  <w15:person w15:author="Otavio Luiz de Araujo">
    <w15:presenceInfo w15:providerId="AD" w15:userId="S-1-5-21-410578342-3907960124-168881747-65231"/>
  </w15:person>
  <w15:person w15:author="Dionara Borges Andreani Barbosa">
    <w15:presenceInfo w15:providerId="AD" w15:userId="S-1-5-21-410578342-3907960124-168881747-81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34F"/>
    <w:rsid w:val="00000DBC"/>
    <w:rsid w:val="000010AE"/>
    <w:rsid w:val="00001AF8"/>
    <w:rsid w:val="0000260D"/>
    <w:rsid w:val="00003493"/>
    <w:rsid w:val="000048DF"/>
    <w:rsid w:val="00006613"/>
    <w:rsid w:val="00006C76"/>
    <w:rsid w:val="00006CAD"/>
    <w:rsid w:val="00007EDB"/>
    <w:rsid w:val="00011E60"/>
    <w:rsid w:val="00012990"/>
    <w:rsid w:val="00012ABB"/>
    <w:rsid w:val="00015436"/>
    <w:rsid w:val="000158F0"/>
    <w:rsid w:val="00017320"/>
    <w:rsid w:val="0001776E"/>
    <w:rsid w:val="00017FC5"/>
    <w:rsid w:val="00020BD6"/>
    <w:rsid w:val="0002366A"/>
    <w:rsid w:val="00024D85"/>
    <w:rsid w:val="000261B0"/>
    <w:rsid w:val="000277F5"/>
    <w:rsid w:val="00027F47"/>
    <w:rsid w:val="000300AE"/>
    <w:rsid w:val="00030A46"/>
    <w:rsid w:val="00030B55"/>
    <w:rsid w:val="000320B9"/>
    <w:rsid w:val="00032EB6"/>
    <w:rsid w:val="00032ED6"/>
    <w:rsid w:val="00035397"/>
    <w:rsid w:val="00037BD7"/>
    <w:rsid w:val="00042897"/>
    <w:rsid w:val="00042CF8"/>
    <w:rsid w:val="00043CA9"/>
    <w:rsid w:val="00044B6F"/>
    <w:rsid w:val="000463A6"/>
    <w:rsid w:val="0004756E"/>
    <w:rsid w:val="00047AB5"/>
    <w:rsid w:val="00050E95"/>
    <w:rsid w:val="00052B49"/>
    <w:rsid w:val="00052C3F"/>
    <w:rsid w:val="00053199"/>
    <w:rsid w:val="00053DDE"/>
    <w:rsid w:val="00054ECB"/>
    <w:rsid w:val="00055014"/>
    <w:rsid w:val="00055C62"/>
    <w:rsid w:val="00057547"/>
    <w:rsid w:val="0006144C"/>
    <w:rsid w:val="000624DE"/>
    <w:rsid w:val="00063731"/>
    <w:rsid w:val="000671F0"/>
    <w:rsid w:val="000675C6"/>
    <w:rsid w:val="00071645"/>
    <w:rsid w:val="00071DEC"/>
    <w:rsid w:val="00072C6A"/>
    <w:rsid w:val="000732BC"/>
    <w:rsid w:val="000737A8"/>
    <w:rsid w:val="00073E24"/>
    <w:rsid w:val="00074A9F"/>
    <w:rsid w:val="00076CEB"/>
    <w:rsid w:val="00080869"/>
    <w:rsid w:val="000827BF"/>
    <w:rsid w:val="00083A37"/>
    <w:rsid w:val="00083F31"/>
    <w:rsid w:val="000868FA"/>
    <w:rsid w:val="00090E67"/>
    <w:rsid w:val="00093F1B"/>
    <w:rsid w:val="00094400"/>
    <w:rsid w:val="00096682"/>
    <w:rsid w:val="000A23C7"/>
    <w:rsid w:val="000A471B"/>
    <w:rsid w:val="000A4723"/>
    <w:rsid w:val="000A50A9"/>
    <w:rsid w:val="000A75DE"/>
    <w:rsid w:val="000A7F7B"/>
    <w:rsid w:val="000B05FA"/>
    <w:rsid w:val="000B1165"/>
    <w:rsid w:val="000B2464"/>
    <w:rsid w:val="000B2C06"/>
    <w:rsid w:val="000B548A"/>
    <w:rsid w:val="000B5602"/>
    <w:rsid w:val="000B5C4C"/>
    <w:rsid w:val="000B62B4"/>
    <w:rsid w:val="000C023C"/>
    <w:rsid w:val="000C0FF6"/>
    <w:rsid w:val="000C1C6F"/>
    <w:rsid w:val="000C392C"/>
    <w:rsid w:val="000C4DAC"/>
    <w:rsid w:val="000C5C68"/>
    <w:rsid w:val="000C6B6C"/>
    <w:rsid w:val="000C6E96"/>
    <w:rsid w:val="000C7638"/>
    <w:rsid w:val="000C7EA5"/>
    <w:rsid w:val="000D1879"/>
    <w:rsid w:val="000D3227"/>
    <w:rsid w:val="000D5BD1"/>
    <w:rsid w:val="000D6393"/>
    <w:rsid w:val="000D6D68"/>
    <w:rsid w:val="000E0F22"/>
    <w:rsid w:val="000E1081"/>
    <w:rsid w:val="000E1342"/>
    <w:rsid w:val="000E170C"/>
    <w:rsid w:val="000E27D3"/>
    <w:rsid w:val="000E3BDE"/>
    <w:rsid w:val="000E3F0A"/>
    <w:rsid w:val="000E40CA"/>
    <w:rsid w:val="000E458C"/>
    <w:rsid w:val="000E5DA0"/>
    <w:rsid w:val="000E6F9B"/>
    <w:rsid w:val="000E7302"/>
    <w:rsid w:val="000F0A00"/>
    <w:rsid w:val="000F19EA"/>
    <w:rsid w:val="000F22D4"/>
    <w:rsid w:val="000F2629"/>
    <w:rsid w:val="000F37AC"/>
    <w:rsid w:val="000F37E0"/>
    <w:rsid w:val="000F4DF8"/>
    <w:rsid w:val="000F5A43"/>
    <w:rsid w:val="000F6171"/>
    <w:rsid w:val="000F64C6"/>
    <w:rsid w:val="000F74FB"/>
    <w:rsid w:val="000F7A7D"/>
    <w:rsid w:val="0010150E"/>
    <w:rsid w:val="001016CD"/>
    <w:rsid w:val="001022DE"/>
    <w:rsid w:val="00102C03"/>
    <w:rsid w:val="001038DE"/>
    <w:rsid w:val="00105D94"/>
    <w:rsid w:val="0010675A"/>
    <w:rsid w:val="001104E7"/>
    <w:rsid w:val="00111596"/>
    <w:rsid w:val="00111A8D"/>
    <w:rsid w:val="00111E82"/>
    <w:rsid w:val="00113501"/>
    <w:rsid w:val="001145F8"/>
    <w:rsid w:val="00115E13"/>
    <w:rsid w:val="001203C1"/>
    <w:rsid w:val="00123F71"/>
    <w:rsid w:val="0012449B"/>
    <w:rsid w:val="00124EB0"/>
    <w:rsid w:val="0012689C"/>
    <w:rsid w:val="0012776F"/>
    <w:rsid w:val="00130CBA"/>
    <w:rsid w:val="00131C8A"/>
    <w:rsid w:val="00131D7C"/>
    <w:rsid w:val="0013491D"/>
    <w:rsid w:val="00134B37"/>
    <w:rsid w:val="00135852"/>
    <w:rsid w:val="0013611D"/>
    <w:rsid w:val="001374E5"/>
    <w:rsid w:val="00143AEA"/>
    <w:rsid w:val="00143F33"/>
    <w:rsid w:val="00145ADF"/>
    <w:rsid w:val="00145F45"/>
    <w:rsid w:val="00146DDE"/>
    <w:rsid w:val="00147A48"/>
    <w:rsid w:val="00150625"/>
    <w:rsid w:val="001532A4"/>
    <w:rsid w:val="001559F1"/>
    <w:rsid w:val="0015697F"/>
    <w:rsid w:val="00160101"/>
    <w:rsid w:val="00163364"/>
    <w:rsid w:val="001646E5"/>
    <w:rsid w:val="00166F2E"/>
    <w:rsid w:val="00170951"/>
    <w:rsid w:val="001712D5"/>
    <w:rsid w:val="00171853"/>
    <w:rsid w:val="00174296"/>
    <w:rsid w:val="0017457A"/>
    <w:rsid w:val="00175D04"/>
    <w:rsid w:val="00176285"/>
    <w:rsid w:val="001807F4"/>
    <w:rsid w:val="00180F7D"/>
    <w:rsid w:val="0018117B"/>
    <w:rsid w:val="00183890"/>
    <w:rsid w:val="00190914"/>
    <w:rsid w:val="00191F77"/>
    <w:rsid w:val="0019496C"/>
    <w:rsid w:val="00194E25"/>
    <w:rsid w:val="00196B2A"/>
    <w:rsid w:val="00197059"/>
    <w:rsid w:val="00197787"/>
    <w:rsid w:val="001A10EE"/>
    <w:rsid w:val="001A1486"/>
    <w:rsid w:val="001A2907"/>
    <w:rsid w:val="001A3C72"/>
    <w:rsid w:val="001A49B2"/>
    <w:rsid w:val="001A4EC3"/>
    <w:rsid w:val="001A72CF"/>
    <w:rsid w:val="001A77AB"/>
    <w:rsid w:val="001B1AE0"/>
    <w:rsid w:val="001B3A15"/>
    <w:rsid w:val="001B3B81"/>
    <w:rsid w:val="001B5C19"/>
    <w:rsid w:val="001B7E11"/>
    <w:rsid w:val="001C1660"/>
    <w:rsid w:val="001C1F97"/>
    <w:rsid w:val="001C321B"/>
    <w:rsid w:val="001C3474"/>
    <w:rsid w:val="001C3716"/>
    <w:rsid w:val="001C4373"/>
    <w:rsid w:val="001C4D6C"/>
    <w:rsid w:val="001C5012"/>
    <w:rsid w:val="001C6225"/>
    <w:rsid w:val="001C6575"/>
    <w:rsid w:val="001C6B80"/>
    <w:rsid w:val="001C7FC3"/>
    <w:rsid w:val="001D0850"/>
    <w:rsid w:val="001D11F2"/>
    <w:rsid w:val="001D2970"/>
    <w:rsid w:val="001D2D00"/>
    <w:rsid w:val="001D326E"/>
    <w:rsid w:val="001D3D73"/>
    <w:rsid w:val="001D4F2B"/>
    <w:rsid w:val="001D5DD5"/>
    <w:rsid w:val="001D6E6B"/>
    <w:rsid w:val="001E05A5"/>
    <w:rsid w:val="001E1275"/>
    <w:rsid w:val="001E6F2F"/>
    <w:rsid w:val="001E7613"/>
    <w:rsid w:val="001E7679"/>
    <w:rsid w:val="001E7C33"/>
    <w:rsid w:val="001F09B2"/>
    <w:rsid w:val="001F2357"/>
    <w:rsid w:val="001F40AA"/>
    <w:rsid w:val="001F4D17"/>
    <w:rsid w:val="001F5056"/>
    <w:rsid w:val="001F6C2B"/>
    <w:rsid w:val="0020118C"/>
    <w:rsid w:val="002016E2"/>
    <w:rsid w:val="002020DD"/>
    <w:rsid w:val="002031C2"/>
    <w:rsid w:val="0020399A"/>
    <w:rsid w:val="00204CA2"/>
    <w:rsid w:val="0020607F"/>
    <w:rsid w:val="0020646B"/>
    <w:rsid w:val="00206791"/>
    <w:rsid w:val="002069B4"/>
    <w:rsid w:val="0020765B"/>
    <w:rsid w:val="0021025E"/>
    <w:rsid w:val="002169F5"/>
    <w:rsid w:val="00216BEA"/>
    <w:rsid w:val="00220160"/>
    <w:rsid w:val="002208A4"/>
    <w:rsid w:val="00221A9E"/>
    <w:rsid w:val="00223B11"/>
    <w:rsid w:val="00224876"/>
    <w:rsid w:val="002253C7"/>
    <w:rsid w:val="002254EE"/>
    <w:rsid w:val="00225B67"/>
    <w:rsid w:val="00227716"/>
    <w:rsid w:val="002309EB"/>
    <w:rsid w:val="002317E9"/>
    <w:rsid w:val="00232615"/>
    <w:rsid w:val="0023458C"/>
    <w:rsid w:val="00235850"/>
    <w:rsid w:val="00235EA3"/>
    <w:rsid w:val="002362A6"/>
    <w:rsid w:val="002364C9"/>
    <w:rsid w:val="0024008C"/>
    <w:rsid w:val="00240468"/>
    <w:rsid w:val="00241518"/>
    <w:rsid w:val="00242E8D"/>
    <w:rsid w:val="00244B14"/>
    <w:rsid w:val="00244E42"/>
    <w:rsid w:val="00244E73"/>
    <w:rsid w:val="00245FAC"/>
    <w:rsid w:val="002476C3"/>
    <w:rsid w:val="002505AB"/>
    <w:rsid w:val="00251E85"/>
    <w:rsid w:val="00251F65"/>
    <w:rsid w:val="002520F8"/>
    <w:rsid w:val="00252A89"/>
    <w:rsid w:val="00253C6E"/>
    <w:rsid w:val="002603A9"/>
    <w:rsid w:val="00260671"/>
    <w:rsid w:val="0026092F"/>
    <w:rsid w:val="00262514"/>
    <w:rsid w:val="00263A2B"/>
    <w:rsid w:val="00264158"/>
    <w:rsid w:val="00264942"/>
    <w:rsid w:val="00264A8A"/>
    <w:rsid w:val="002671F7"/>
    <w:rsid w:val="00270660"/>
    <w:rsid w:val="00270FB5"/>
    <w:rsid w:val="0027182B"/>
    <w:rsid w:val="002732B9"/>
    <w:rsid w:val="002733A2"/>
    <w:rsid w:val="00273606"/>
    <w:rsid w:val="002736A1"/>
    <w:rsid w:val="0027476C"/>
    <w:rsid w:val="00275F87"/>
    <w:rsid w:val="00276400"/>
    <w:rsid w:val="0027677F"/>
    <w:rsid w:val="002768EE"/>
    <w:rsid w:val="0027759A"/>
    <w:rsid w:val="002777AE"/>
    <w:rsid w:val="00277936"/>
    <w:rsid w:val="0028012D"/>
    <w:rsid w:val="0028229D"/>
    <w:rsid w:val="0028343C"/>
    <w:rsid w:val="002845B5"/>
    <w:rsid w:val="00287D85"/>
    <w:rsid w:val="00287E7E"/>
    <w:rsid w:val="00290736"/>
    <w:rsid w:val="00290C1A"/>
    <w:rsid w:val="0029206B"/>
    <w:rsid w:val="00292BCE"/>
    <w:rsid w:val="0029371A"/>
    <w:rsid w:val="00293EAF"/>
    <w:rsid w:val="0029485C"/>
    <w:rsid w:val="002958D3"/>
    <w:rsid w:val="00295B44"/>
    <w:rsid w:val="00296B75"/>
    <w:rsid w:val="00296B90"/>
    <w:rsid w:val="002A0015"/>
    <w:rsid w:val="002A2344"/>
    <w:rsid w:val="002A3641"/>
    <w:rsid w:val="002A44A1"/>
    <w:rsid w:val="002A7BF5"/>
    <w:rsid w:val="002B0228"/>
    <w:rsid w:val="002B0985"/>
    <w:rsid w:val="002B1867"/>
    <w:rsid w:val="002B2B88"/>
    <w:rsid w:val="002B2E3D"/>
    <w:rsid w:val="002B3387"/>
    <w:rsid w:val="002B3EE7"/>
    <w:rsid w:val="002B58EA"/>
    <w:rsid w:val="002B6A8F"/>
    <w:rsid w:val="002B6B80"/>
    <w:rsid w:val="002B6EF8"/>
    <w:rsid w:val="002B7A1D"/>
    <w:rsid w:val="002C3C3E"/>
    <w:rsid w:val="002C461A"/>
    <w:rsid w:val="002C53FF"/>
    <w:rsid w:val="002C5794"/>
    <w:rsid w:val="002C7667"/>
    <w:rsid w:val="002D0583"/>
    <w:rsid w:val="002D0F8D"/>
    <w:rsid w:val="002D17BB"/>
    <w:rsid w:val="002D1E75"/>
    <w:rsid w:val="002D21E9"/>
    <w:rsid w:val="002D350E"/>
    <w:rsid w:val="002D3723"/>
    <w:rsid w:val="002D4DAF"/>
    <w:rsid w:val="002D6894"/>
    <w:rsid w:val="002D69F3"/>
    <w:rsid w:val="002D6DB0"/>
    <w:rsid w:val="002E00E5"/>
    <w:rsid w:val="002E09D0"/>
    <w:rsid w:val="002E0EB6"/>
    <w:rsid w:val="002E4DBD"/>
    <w:rsid w:val="002E58DC"/>
    <w:rsid w:val="002E5BB4"/>
    <w:rsid w:val="002E737D"/>
    <w:rsid w:val="002E7A5E"/>
    <w:rsid w:val="002E7BF8"/>
    <w:rsid w:val="002E7E3A"/>
    <w:rsid w:val="002F04B3"/>
    <w:rsid w:val="002F0689"/>
    <w:rsid w:val="002F0EB2"/>
    <w:rsid w:val="002F109E"/>
    <w:rsid w:val="002F1344"/>
    <w:rsid w:val="002F1CD4"/>
    <w:rsid w:val="002F2691"/>
    <w:rsid w:val="002F3174"/>
    <w:rsid w:val="002F4B79"/>
    <w:rsid w:val="002F51E6"/>
    <w:rsid w:val="00300A2D"/>
    <w:rsid w:val="00305884"/>
    <w:rsid w:val="00305BD9"/>
    <w:rsid w:val="00311600"/>
    <w:rsid w:val="003121CE"/>
    <w:rsid w:val="00312D35"/>
    <w:rsid w:val="00314091"/>
    <w:rsid w:val="00315D51"/>
    <w:rsid w:val="003167A3"/>
    <w:rsid w:val="00316D7E"/>
    <w:rsid w:val="0031754D"/>
    <w:rsid w:val="0031762F"/>
    <w:rsid w:val="00317993"/>
    <w:rsid w:val="00317BBE"/>
    <w:rsid w:val="00320378"/>
    <w:rsid w:val="00320550"/>
    <w:rsid w:val="0032109F"/>
    <w:rsid w:val="00321AB3"/>
    <w:rsid w:val="00322E44"/>
    <w:rsid w:val="003234E6"/>
    <w:rsid w:val="00323569"/>
    <w:rsid w:val="0032357A"/>
    <w:rsid w:val="003242F7"/>
    <w:rsid w:val="00325A21"/>
    <w:rsid w:val="00326938"/>
    <w:rsid w:val="00327828"/>
    <w:rsid w:val="003328FA"/>
    <w:rsid w:val="003329F0"/>
    <w:rsid w:val="00333322"/>
    <w:rsid w:val="0033375A"/>
    <w:rsid w:val="003340BD"/>
    <w:rsid w:val="00335297"/>
    <w:rsid w:val="003356B5"/>
    <w:rsid w:val="0033685C"/>
    <w:rsid w:val="00336E18"/>
    <w:rsid w:val="00337A71"/>
    <w:rsid w:val="00337CBA"/>
    <w:rsid w:val="00340F69"/>
    <w:rsid w:val="0034162B"/>
    <w:rsid w:val="00341C5C"/>
    <w:rsid w:val="003435DA"/>
    <w:rsid w:val="00345209"/>
    <w:rsid w:val="003453CA"/>
    <w:rsid w:val="0035055C"/>
    <w:rsid w:val="00350EA0"/>
    <w:rsid w:val="003512EE"/>
    <w:rsid w:val="003564CB"/>
    <w:rsid w:val="00360774"/>
    <w:rsid w:val="00363479"/>
    <w:rsid w:val="00363E4E"/>
    <w:rsid w:val="003641C8"/>
    <w:rsid w:val="00365ADF"/>
    <w:rsid w:val="00366CC5"/>
    <w:rsid w:val="00367A40"/>
    <w:rsid w:val="00370265"/>
    <w:rsid w:val="0037066A"/>
    <w:rsid w:val="0037369D"/>
    <w:rsid w:val="00376BF9"/>
    <w:rsid w:val="00377090"/>
    <w:rsid w:val="00380D18"/>
    <w:rsid w:val="00381364"/>
    <w:rsid w:val="0038237B"/>
    <w:rsid w:val="00382DDD"/>
    <w:rsid w:val="00385F41"/>
    <w:rsid w:val="003863BB"/>
    <w:rsid w:val="00386B3D"/>
    <w:rsid w:val="00386DBA"/>
    <w:rsid w:val="00386EBA"/>
    <w:rsid w:val="00386F19"/>
    <w:rsid w:val="003879F4"/>
    <w:rsid w:val="003904AA"/>
    <w:rsid w:val="00390CE8"/>
    <w:rsid w:val="00390D1A"/>
    <w:rsid w:val="00390F8E"/>
    <w:rsid w:val="00391561"/>
    <w:rsid w:val="0039184E"/>
    <w:rsid w:val="00392E7A"/>
    <w:rsid w:val="00393398"/>
    <w:rsid w:val="00394178"/>
    <w:rsid w:val="00394CE4"/>
    <w:rsid w:val="003A01C0"/>
    <w:rsid w:val="003A063D"/>
    <w:rsid w:val="003A07D0"/>
    <w:rsid w:val="003A2792"/>
    <w:rsid w:val="003A5441"/>
    <w:rsid w:val="003B1E93"/>
    <w:rsid w:val="003B2EC7"/>
    <w:rsid w:val="003B567C"/>
    <w:rsid w:val="003B6007"/>
    <w:rsid w:val="003C1EDA"/>
    <w:rsid w:val="003C1FAA"/>
    <w:rsid w:val="003C2B9A"/>
    <w:rsid w:val="003C3434"/>
    <w:rsid w:val="003C4AF9"/>
    <w:rsid w:val="003C5220"/>
    <w:rsid w:val="003C5313"/>
    <w:rsid w:val="003C53E0"/>
    <w:rsid w:val="003C61E2"/>
    <w:rsid w:val="003C6A4A"/>
    <w:rsid w:val="003C7475"/>
    <w:rsid w:val="003C74E1"/>
    <w:rsid w:val="003C7CB1"/>
    <w:rsid w:val="003D0750"/>
    <w:rsid w:val="003D1A55"/>
    <w:rsid w:val="003D1A80"/>
    <w:rsid w:val="003D2112"/>
    <w:rsid w:val="003D48D3"/>
    <w:rsid w:val="003D59D1"/>
    <w:rsid w:val="003D6113"/>
    <w:rsid w:val="003D648A"/>
    <w:rsid w:val="003D7206"/>
    <w:rsid w:val="003D7B61"/>
    <w:rsid w:val="003E1334"/>
    <w:rsid w:val="003E2DC6"/>
    <w:rsid w:val="003E2FC4"/>
    <w:rsid w:val="003E3BDE"/>
    <w:rsid w:val="003E523D"/>
    <w:rsid w:val="003E5D3B"/>
    <w:rsid w:val="003F0E1B"/>
    <w:rsid w:val="003F2E20"/>
    <w:rsid w:val="003F5248"/>
    <w:rsid w:val="003F7C7B"/>
    <w:rsid w:val="003F7DEC"/>
    <w:rsid w:val="0040120C"/>
    <w:rsid w:val="0040183C"/>
    <w:rsid w:val="00403294"/>
    <w:rsid w:val="00403B89"/>
    <w:rsid w:val="0041019A"/>
    <w:rsid w:val="00410640"/>
    <w:rsid w:val="00411B4F"/>
    <w:rsid w:val="004133B6"/>
    <w:rsid w:val="00413521"/>
    <w:rsid w:val="004139D7"/>
    <w:rsid w:val="00414D1A"/>
    <w:rsid w:val="00414F86"/>
    <w:rsid w:val="00415132"/>
    <w:rsid w:val="004161AB"/>
    <w:rsid w:val="004163D5"/>
    <w:rsid w:val="00420953"/>
    <w:rsid w:val="00422224"/>
    <w:rsid w:val="00432B94"/>
    <w:rsid w:val="00433F15"/>
    <w:rsid w:val="00436110"/>
    <w:rsid w:val="00436272"/>
    <w:rsid w:val="00440299"/>
    <w:rsid w:val="00442D34"/>
    <w:rsid w:val="004436DE"/>
    <w:rsid w:val="004528E5"/>
    <w:rsid w:val="00454374"/>
    <w:rsid w:val="00454826"/>
    <w:rsid w:val="00454ADE"/>
    <w:rsid w:val="00454DCB"/>
    <w:rsid w:val="004558CD"/>
    <w:rsid w:val="00455E1F"/>
    <w:rsid w:val="00455F50"/>
    <w:rsid w:val="00460FCE"/>
    <w:rsid w:val="00461341"/>
    <w:rsid w:val="0046171C"/>
    <w:rsid w:val="00461DF2"/>
    <w:rsid w:val="004630D8"/>
    <w:rsid w:val="00464BE9"/>
    <w:rsid w:val="0046500C"/>
    <w:rsid w:val="004655B1"/>
    <w:rsid w:val="00465E0F"/>
    <w:rsid w:val="00466A62"/>
    <w:rsid w:val="004673A7"/>
    <w:rsid w:val="0046759D"/>
    <w:rsid w:val="0047069F"/>
    <w:rsid w:val="00472E30"/>
    <w:rsid w:val="00472F69"/>
    <w:rsid w:val="00473687"/>
    <w:rsid w:val="00474299"/>
    <w:rsid w:val="0047505B"/>
    <w:rsid w:val="004754F1"/>
    <w:rsid w:val="00475650"/>
    <w:rsid w:val="00475AC4"/>
    <w:rsid w:val="00475B3E"/>
    <w:rsid w:val="00480314"/>
    <w:rsid w:val="00481B03"/>
    <w:rsid w:val="004823B0"/>
    <w:rsid w:val="00482C2B"/>
    <w:rsid w:val="0048347E"/>
    <w:rsid w:val="0048348D"/>
    <w:rsid w:val="00483534"/>
    <w:rsid w:val="00483746"/>
    <w:rsid w:val="0048471B"/>
    <w:rsid w:val="00491EAF"/>
    <w:rsid w:val="0049353A"/>
    <w:rsid w:val="00495892"/>
    <w:rsid w:val="004A1056"/>
    <w:rsid w:val="004A1DFD"/>
    <w:rsid w:val="004A321B"/>
    <w:rsid w:val="004A3606"/>
    <w:rsid w:val="004A4E00"/>
    <w:rsid w:val="004A5503"/>
    <w:rsid w:val="004A5692"/>
    <w:rsid w:val="004A7A06"/>
    <w:rsid w:val="004B0369"/>
    <w:rsid w:val="004B1B72"/>
    <w:rsid w:val="004B254C"/>
    <w:rsid w:val="004B2CFB"/>
    <w:rsid w:val="004B2EEA"/>
    <w:rsid w:val="004B46F6"/>
    <w:rsid w:val="004B611E"/>
    <w:rsid w:val="004B7CAF"/>
    <w:rsid w:val="004C0100"/>
    <w:rsid w:val="004C0202"/>
    <w:rsid w:val="004C2473"/>
    <w:rsid w:val="004C2C63"/>
    <w:rsid w:val="004C2CE8"/>
    <w:rsid w:val="004C5DD6"/>
    <w:rsid w:val="004C6524"/>
    <w:rsid w:val="004C7A73"/>
    <w:rsid w:val="004D0CFC"/>
    <w:rsid w:val="004D2487"/>
    <w:rsid w:val="004D2E7F"/>
    <w:rsid w:val="004D3393"/>
    <w:rsid w:val="004D352F"/>
    <w:rsid w:val="004D440D"/>
    <w:rsid w:val="004D559B"/>
    <w:rsid w:val="004D6994"/>
    <w:rsid w:val="004D6C28"/>
    <w:rsid w:val="004E01A1"/>
    <w:rsid w:val="004E1338"/>
    <w:rsid w:val="004E48F5"/>
    <w:rsid w:val="004E4C89"/>
    <w:rsid w:val="004E521D"/>
    <w:rsid w:val="004E546A"/>
    <w:rsid w:val="004E5670"/>
    <w:rsid w:val="004E5B78"/>
    <w:rsid w:val="004E5C9C"/>
    <w:rsid w:val="004E6A58"/>
    <w:rsid w:val="004E6BEE"/>
    <w:rsid w:val="004E7AFE"/>
    <w:rsid w:val="004F0145"/>
    <w:rsid w:val="004F0A2A"/>
    <w:rsid w:val="004F1D20"/>
    <w:rsid w:val="004F2AFF"/>
    <w:rsid w:val="004F76FA"/>
    <w:rsid w:val="00501327"/>
    <w:rsid w:val="00504115"/>
    <w:rsid w:val="00504D49"/>
    <w:rsid w:val="0050732D"/>
    <w:rsid w:val="00510B6D"/>
    <w:rsid w:val="00510DAA"/>
    <w:rsid w:val="005114A6"/>
    <w:rsid w:val="0051175F"/>
    <w:rsid w:val="00511CEE"/>
    <w:rsid w:val="00511D56"/>
    <w:rsid w:val="00512794"/>
    <w:rsid w:val="00512A0D"/>
    <w:rsid w:val="00513832"/>
    <w:rsid w:val="00513B41"/>
    <w:rsid w:val="00516411"/>
    <w:rsid w:val="0051690D"/>
    <w:rsid w:val="00517289"/>
    <w:rsid w:val="00517F26"/>
    <w:rsid w:val="00520B18"/>
    <w:rsid w:val="005213B0"/>
    <w:rsid w:val="00521F5D"/>
    <w:rsid w:val="00522A5F"/>
    <w:rsid w:val="00523DCF"/>
    <w:rsid w:val="00524C86"/>
    <w:rsid w:val="00524F27"/>
    <w:rsid w:val="005254CC"/>
    <w:rsid w:val="0052707A"/>
    <w:rsid w:val="00527758"/>
    <w:rsid w:val="0053027E"/>
    <w:rsid w:val="00532784"/>
    <w:rsid w:val="00532860"/>
    <w:rsid w:val="00532A24"/>
    <w:rsid w:val="005350F2"/>
    <w:rsid w:val="005352A0"/>
    <w:rsid w:val="00537E28"/>
    <w:rsid w:val="005401BE"/>
    <w:rsid w:val="00543876"/>
    <w:rsid w:val="0054463C"/>
    <w:rsid w:val="005469E5"/>
    <w:rsid w:val="0055041D"/>
    <w:rsid w:val="00550BEA"/>
    <w:rsid w:val="00550DE4"/>
    <w:rsid w:val="00551D51"/>
    <w:rsid w:val="005520FA"/>
    <w:rsid w:val="00553598"/>
    <w:rsid w:val="005545CD"/>
    <w:rsid w:val="0055681A"/>
    <w:rsid w:val="00557B8D"/>
    <w:rsid w:val="00557C1F"/>
    <w:rsid w:val="005630D3"/>
    <w:rsid w:val="005659D6"/>
    <w:rsid w:val="005663FE"/>
    <w:rsid w:val="0056777E"/>
    <w:rsid w:val="005703A9"/>
    <w:rsid w:val="00572838"/>
    <w:rsid w:val="00572AA3"/>
    <w:rsid w:val="00573B73"/>
    <w:rsid w:val="00575DB7"/>
    <w:rsid w:val="005765AA"/>
    <w:rsid w:val="00576CB2"/>
    <w:rsid w:val="00576F2E"/>
    <w:rsid w:val="005778F7"/>
    <w:rsid w:val="005807A1"/>
    <w:rsid w:val="00581CCA"/>
    <w:rsid w:val="005824CB"/>
    <w:rsid w:val="00582525"/>
    <w:rsid w:val="00583151"/>
    <w:rsid w:val="00583BCC"/>
    <w:rsid w:val="00587854"/>
    <w:rsid w:val="00591ACC"/>
    <w:rsid w:val="00592E15"/>
    <w:rsid w:val="005943C8"/>
    <w:rsid w:val="00594453"/>
    <w:rsid w:val="0059491E"/>
    <w:rsid w:val="00597176"/>
    <w:rsid w:val="005A027C"/>
    <w:rsid w:val="005A055E"/>
    <w:rsid w:val="005A1931"/>
    <w:rsid w:val="005A2A60"/>
    <w:rsid w:val="005A48F6"/>
    <w:rsid w:val="005A4965"/>
    <w:rsid w:val="005A589E"/>
    <w:rsid w:val="005A707E"/>
    <w:rsid w:val="005A773A"/>
    <w:rsid w:val="005B0764"/>
    <w:rsid w:val="005B0802"/>
    <w:rsid w:val="005B1092"/>
    <w:rsid w:val="005B484D"/>
    <w:rsid w:val="005B55B2"/>
    <w:rsid w:val="005B7469"/>
    <w:rsid w:val="005C09DC"/>
    <w:rsid w:val="005C15CC"/>
    <w:rsid w:val="005C28CC"/>
    <w:rsid w:val="005C364D"/>
    <w:rsid w:val="005C3D37"/>
    <w:rsid w:val="005C5813"/>
    <w:rsid w:val="005C5828"/>
    <w:rsid w:val="005C6232"/>
    <w:rsid w:val="005D0070"/>
    <w:rsid w:val="005D06B1"/>
    <w:rsid w:val="005D11E6"/>
    <w:rsid w:val="005D1259"/>
    <w:rsid w:val="005D3EA4"/>
    <w:rsid w:val="005D40AA"/>
    <w:rsid w:val="005D56EF"/>
    <w:rsid w:val="005D68C5"/>
    <w:rsid w:val="005D6F51"/>
    <w:rsid w:val="005D72CD"/>
    <w:rsid w:val="005E229C"/>
    <w:rsid w:val="005E28C6"/>
    <w:rsid w:val="005E3A93"/>
    <w:rsid w:val="005E3CE0"/>
    <w:rsid w:val="005E5305"/>
    <w:rsid w:val="005E5B42"/>
    <w:rsid w:val="005F209A"/>
    <w:rsid w:val="005F2D78"/>
    <w:rsid w:val="005F3AE0"/>
    <w:rsid w:val="005F49B2"/>
    <w:rsid w:val="005F4C7B"/>
    <w:rsid w:val="005F50CA"/>
    <w:rsid w:val="005F6383"/>
    <w:rsid w:val="005F7171"/>
    <w:rsid w:val="005F726A"/>
    <w:rsid w:val="006002DF"/>
    <w:rsid w:val="00602369"/>
    <w:rsid w:val="006060A1"/>
    <w:rsid w:val="00607229"/>
    <w:rsid w:val="00611AE3"/>
    <w:rsid w:val="00612688"/>
    <w:rsid w:val="0061441E"/>
    <w:rsid w:val="006148DC"/>
    <w:rsid w:val="006164F0"/>
    <w:rsid w:val="0061656D"/>
    <w:rsid w:val="00616CD3"/>
    <w:rsid w:val="0061704D"/>
    <w:rsid w:val="00620B55"/>
    <w:rsid w:val="006213D3"/>
    <w:rsid w:val="00623260"/>
    <w:rsid w:val="006232EF"/>
    <w:rsid w:val="0062423A"/>
    <w:rsid w:val="0062626B"/>
    <w:rsid w:val="00630D31"/>
    <w:rsid w:val="00631358"/>
    <w:rsid w:val="0063247A"/>
    <w:rsid w:val="00633A9D"/>
    <w:rsid w:val="00635C3C"/>
    <w:rsid w:val="0063685A"/>
    <w:rsid w:val="00636CF0"/>
    <w:rsid w:val="00636D2B"/>
    <w:rsid w:val="00636E21"/>
    <w:rsid w:val="00641024"/>
    <w:rsid w:val="00641CA6"/>
    <w:rsid w:val="0064362C"/>
    <w:rsid w:val="00643B59"/>
    <w:rsid w:val="00643CC9"/>
    <w:rsid w:val="00643EB3"/>
    <w:rsid w:val="006444CC"/>
    <w:rsid w:val="006456A3"/>
    <w:rsid w:val="00647074"/>
    <w:rsid w:val="006476DA"/>
    <w:rsid w:val="00650F4B"/>
    <w:rsid w:val="006510B6"/>
    <w:rsid w:val="00654356"/>
    <w:rsid w:val="006547E0"/>
    <w:rsid w:val="006554B7"/>
    <w:rsid w:val="00656728"/>
    <w:rsid w:val="0066031D"/>
    <w:rsid w:val="006619E4"/>
    <w:rsid w:val="006620FE"/>
    <w:rsid w:val="00662AE1"/>
    <w:rsid w:val="00665643"/>
    <w:rsid w:val="00666BFB"/>
    <w:rsid w:val="006675D2"/>
    <w:rsid w:val="006706A5"/>
    <w:rsid w:val="00670DB0"/>
    <w:rsid w:val="0067480B"/>
    <w:rsid w:val="0067537D"/>
    <w:rsid w:val="00676343"/>
    <w:rsid w:val="006773D6"/>
    <w:rsid w:val="006777FC"/>
    <w:rsid w:val="006801F6"/>
    <w:rsid w:val="006802E1"/>
    <w:rsid w:val="00681147"/>
    <w:rsid w:val="006840C9"/>
    <w:rsid w:val="00687640"/>
    <w:rsid w:val="006906CD"/>
    <w:rsid w:val="006920B4"/>
    <w:rsid w:val="00693E25"/>
    <w:rsid w:val="00694DBC"/>
    <w:rsid w:val="00696977"/>
    <w:rsid w:val="00696E86"/>
    <w:rsid w:val="0069707E"/>
    <w:rsid w:val="006A096A"/>
    <w:rsid w:val="006A0A02"/>
    <w:rsid w:val="006A18DB"/>
    <w:rsid w:val="006A49E6"/>
    <w:rsid w:val="006A51AA"/>
    <w:rsid w:val="006A7053"/>
    <w:rsid w:val="006B00DF"/>
    <w:rsid w:val="006B0342"/>
    <w:rsid w:val="006B0408"/>
    <w:rsid w:val="006B08CC"/>
    <w:rsid w:val="006B0FCF"/>
    <w:rsid w:val="006B2D14"/>
    <w:rsid w:val="006B4087"/>
    <w:rsid w:val="006B46B6"/>
    <w:rsid w:val="006B4C94"/>
    <w:rsid w:val="006B59DF"/>
    <w:rsid w:val="006B729A"/>
    <w:rsid w:val="006C10D9"/>
    <w:rsid w:val="006C206B"/>
    <w:rsid w:val="006C56D0"/>
    <w:rsid w:val="006D0A63"/>
    <w:rsid w:val="006D1CFB"/>
    <w:rsid w:val="006D1F54"/>
    <w:rsid w:val="006D2958"/>
    <w:rsid w:val="006D2F35"/>
    <w:rsid w:val="006D371C"/>
    <w:rsid w:val="006D3B4C"/>
    <w:rsid w:val="006D66D0"/>
    <w:rsid w:val="006D71DA"/>
    <w:rsid w:val="006D7B74"/>
    <w:rsid w:val="006E0444"/>
    <w:rsid w:val="006E05CC"/>
    <w:rsid w:val="006E1B70"/>
    <w:rsid w:val="006E346A"/>
    <w:rsid w:val="006E4B04"/>
    <w:rsid w:val="006F142E"/>
    <w:rsid w:val="006F20B8"/>
    <w:rsid w:val="006F30FD"/>
    <w:rsid w:val="006F3374"/>
    <w:rsid w:val="006F3D7A"/>
    <w:rsid w:val="006F4E7D"/>
    <w:rsid w:val="006F5C4F"/>
    <w:rsid w:val="006F7164"/>
    <w:rsid w:val="00702E0C"/>
    <w:rsid w:val="00704CE0"/>
    <w:rsid w:val="00704DD4"/>
    <w:rsid w:val="00705EDA"/>
    <w:rsid w:val="00706B6A"/>
    <w:rsid w:val="0071015A"/>
    <w:rsid w:val="00710345"/>
    <w:rsid w:val="00715E84"/>
    <w:rsid w:val="007165A3"/>
    <w:rsid w:val="00716ADE"/>
    <w:rsid w:val="00717379"/>
    <w:rsid w:val="0071753D"/>
    <w:rsid w:val="007209C3"/>
    <w:rsid w:val="00720DE7"/>
    <w:rsid w:val="007219ED"/>
    <w:rsid w:val="00721DAB"/>
    <w:rsid w:val="00722BE3"/>
    <w:rsid w:val="00723B48"/>
    <w:rsid w:val="00723D08"/>
    <w:rsid w:val="00732BE0"/>
    <w:rsid w:val="00734722"/>
    <w:rsid w:val="00736E71"/>
    <w:rsid w:val="007413EB"/>
    <w:rsid w:val="007414DF"/>
    <w:rsid w:val="00741611"/>
    <w:rsid w:val="00742049"/>
    <w:rsid w:val="007438D3"/>
    <w:rsid w:val="00744E09"/>
    <w:rsid w:val="00746515"/>
    <w:rsid w:val="00747675"/>
    <w:rsid w:val="0074773C"/>
    <w:rsid w:val="00752227"/>
    <w:rsid w:val="0075340A"/>
    <w:rsid w:val="00754197"/>
    <w:rsid w:val="0075495E"/>
    <w:rsid w:val="00754CA9"/>
    <w:rsid w:val="00754D5C"/>
    <w:rsid w:val="007551DD"/>
    <w:rsid w:val="00756DD3"/>
    <w:rsid w:val="00760459"/>
    <w:rsid w:val="00763A03"/>
    <w:rsid w:val="00764C05"/>
    <w:rsid w:val="00767926"/>
    <w:rsid w:val="00771E64"/>
    <w:rsid w:val="00772116"/>
    <w:rsid w:val="0077211D"/>
    <w:rsid w:val="007729A1"/>
    <w:rsid w:val="007737BD"/>
    <w:rsid w:val="00773C18"/>
    <w:rsid w:val="00774064"/>
    <w:rsid w:val="00774595"/>
    <w:rsid w:val="007746D7"/>
    <w:rsid w:val="0077544B"/>
    <w:rsid w:val="007764A6"/>
    <w:rsid w:val="00777B76"/>
    <w:rsid w:val="0078158C"/>
    <w:rsid w:val="00781951"/>
    <w:rsid w:val="007827A3"/>
    <w:rsid w:val="007843A7"/>
    <w:rsid w:val="00785085"/>
    <w:rsid w:val="0078583E"/>
    <w:rsid w:val="00785FB0"/>
    <w:rsid w:val="00786419"/>
    <w:rsid w:val="007910A8"/>
    <w:rsid w:val="00792520"/>
    <w:rsid w:val="007925F3"/>
    <w:rsid w:val="00793019"/>
    <w:rsid w:val="00794BAF"/>
    <w:rsid w:val="007950A5"/>
    <w:rsid w:val="007953A4"/>
    <w:rsid w:val="00796F6C"/>
    <w:rsid w:val="007972E7"/>
    <w:rsid w:val="007A172E"/>
    <w:rsid w:val="007A189F"/>
    <w:rsid w:val="007A1925"/>
    <w:rsid w:val="007A3421"/>
    <w:rsid w:val="007A3E05"/>
    <w:rsid w:val="007A4265"/>
    <w:rsid w:val="007A44A1"/>
    <w:rsid w:val="007A611E"/>
    <w:rsid w:val="007A76BF"/>
    <w:rsid w:val="007A7AA4"/>
    <w:rsid w:val="007B052E"/>
    <w:rsid w:val="007B1934"/>
    <w:rsid w:val="007B631C"/>
    <w:rsid w:val="007B6A7F"/>
    <w:rsid w:val="007B7D53"/>
    <w:rsid w:val="007C3FF3"/>
    <w:rsid w:val="007C4343"/>
    <w:rsid w:val="007C4760"/>
    <w:rsid w:val="007C6694"/>
    <w:rsid w:val="007C7751"/>
    <w:rsid w:val="007D07A9"/>
    <w:rsid w:val="007D26D3"/>
    <w:rsid w:val="007D2A63"/>
    <w:rsid w:val="007D33C4"/>
    <w:rsid w:val="007D4213"/>
    <w:rsid w:val="007D4484"/>
    <w:rsid w:val="007D45FE"/>
    <w:rsid w:val="007D61C9"/>
    <w:rsid w:val="007D76D6"/>
    <w:rsid w:val="007D7AC6"/>
    <w:rsid w:val="007E15B2"/>
    <w:rsid w:val="007E2502"/>
    <w:rsid w:val="007E2FC8"/>
    <w:rsid w:val="007E643D"/>
    <w:rsid w:val="007E7D00"/>
    <w:rsid w:val="007F0245"/>
    <w:rsid w:val="007F2449"/>
    <w:rsid w:val="007F4748"/>
    <w:rsid w:val="007F55AC"/>
    <w:rsid w:val="007F5BF9"/>
    <w:rsid w:val="007F7419"/>
    <w:rsid w:val="00802B24"/>
    <w:rsid w:val="00802BC6"/>
    <w:rsid w:val="00803D46"/>
    <w:rsid w:val="008072EB"/>
    <w:rsid w:val="008079FB"/>
    <w:rsid w:val="008101B7"/>
    <w:rsid w:val="008104BE"/>
    <w:rsid w:val="00812720"/>
    <w:rsid w:val="00812910"/>
    <w:rsid w:val="008137E8"/>
    <w:rsid w:val="00815841"/>
    <w:rsid w:val="0081586F"/>
    <w:rsid w:val="00815AE9"/>
    <w:rsid w:val="008160A3"/>
    <w:rsid w:val="0081648D"/>
    <w:rsid w:val="008168B5"/>
    <w:rsid w:val="008174C9"/>
    <w:rsid w:val="008179D1"/>
    <w:rsid w:val="00817FDC"/>
    <w:rsid w:val="00822ABF"/>
    <w:rsid w:val="008233D2"/>
    <w:rsid w:val="00823E0F"/>
    <w:rsid w:val="008259E7"/>
    <w:rsid w:val="00825C59"/>
    <w:rsid w:val="008261E8"/>
    <w:rsid w:val="008323E9"/>
    <w:rsid w:val="008329F3"/>
    <w:rsid w:val="00832C5B"/>
    <w:rsid w:val="00832E70"/>
    <w:rsid w:val="00834F72"/>
    <w:rsid w:val="00836C06"/>
    <w:rsid w:val="00836F06"/>
    <w:rsid w:val="00837129"/>
    <w:rsid w:val="00840B0F"/>
    <w:rsid w:val="008431E0"/>
    <w:rsid w:val="00843406"/>
    <w:rsid w:val="0084364D"/>
    <w:rsid w:val="00843CD0"/>
    <w:rsid w:val="0084445C"/>
    <w:rsid w:val="00844FCD"/>
    <w:rsid w:val="00845AEF"/>
    <w:rsid w:val="00846D1E"/>
    <w:rsid w:val="00846D83"/>
    <w:rsid w:val="00853938"/>
    <w:rsid w:val="00857259"/>
    <w:rsid w:val="00857402"/>
    <w:rsid w:val="008574B1"/>
    <w:rsid w:val="0086083F"/>
    <w:rsid w:val="008624E5"/>
    <w:rsid w:val="00863C8F"/>
    <w:rsid w:val="00871D73"/>
    <w:rsid w:val="008732AA"/>
    <w:rsid w:val="0087381C"/>
    <w:rsid w:val="00873DBB"/>
    <w:rsid w:val="00873EB1"/>
    <w:rsid w:val="00874870"/>
    <w:rsid w:val="00874FC7"/>
    <w:rsid w:val="00877829"/>
    <w:rsid w:val="00877B99"/>
    <w:rsid w:val="00877DA5"/>
    <w:rsid w:val="008822C3"/>
    <w:rsid w:val="00885971"/>
    <w:rsid w:val="00886684"/>
    <w:rsid w:val="00886B37"/>
    <w:rsid w:val="00887565"/>
    <w:rsid w:val="0089099C"/>
    <w:rsid w:val="008926D2"/>
    <w:rsid w:val="0089284B"/>
    <w:rsid w:val="008937DB"/>
    <w:rsid w:val="008940BF"/>
    <w:rsid w:val="00897890"/>
    <w:rsid w:val="008A17FA"/>
    <w:rsid w:val="008A1B91"/>
    <w:rsid w:val="008A3226"/>
    <w:rsid w:val="008A37B8"/>
    <w:rsid w:val="008A40E6"/>
    <w:rsid w:val="008A6040"/>
    <w:rsid w:val="008A7A73"/>
    <w:rsid w:val="008B0571"/>
    <w:rsid w:val="008B3BB6"/>
    <w:rsid w:val="008B6EB5"/>
    <w:rsid w:val="008B7002"/>
    <w:rsid w:val="008C0B9D"/>
    <w:rsid w:val="008C0C66"/>
    <w:rsid w:val="008C1321"/>
    <w:rsid w:val="008C2D82"/>
    <w:rsid w:val="008C54EB"/>
    <w:rsid w:val="008C6220"/>
    <w:rsid w:val="008C6986"/>
    <w:rsid w:val="008C7178"/>
    <w:rsid w:val="008D1004"/>
    <w:rsid w:val="008D1395"/>
    <w:rsid w:val="008D16D0"/>
    <w:rsid w:val="008D30F3"/>
    <w:rsid w:val="008D4582"/>
    <w:rsid w:val="008D4D38"/>
    <w:rsid w:val="008E2250"/>
    <w:rsid w:val="008E2EC0"/>
    <w:rsid w:val="008E3797"/>
    <w:rsid w:val="008E40BB"/>
    <w:rsid w:val="008E41E4"/>
    <w:rsid w:val="008E570E"/>
    <w:rsid w:val="008E6E87"/>
    <w:rsid w:val="008F117A"/>
    <w:rsid w:val="008F1AB5"/>
    <w:rsid w:val="008F1EF8"/>
    <w:rsid w:val="008F1F55"/>
    <w:rsid w:val="008F22F3"/>
    <w:rsid w:val="008F2699"/>
    <w:rsid w:val="008F2A8E"/>
    <w:rsid w:val="008F2E75"/>
    <w:rsid w:val="008F306E"/>
    <w:rsid w:val="008F336B"/>
    <w:rsid w:val="008F440D"/>
    <w:rsid w:val="008F4430"/>
    <w:rsid w:val="008F48E7"/>
    <w:rsid w:val="008F4C72"/>
    <w:rsid w:val="008F6613"/>
    <w:rsid w:val="008F6EFA"/>
    <w:rsid w:val="008F743B"/>
    <w:rsid w:val="0090191C"/>
    <w:rsid w:val="009026AC"/>
    <w:rsid w:val="00903143"/>
    <w:rsid w:val="00903BCB"/>
    <w:rsid w:val="0090502D"/>
    <w:rsid w:val="00905772"/>
    <w:rsid w:val="00906D70"/>
    <w:rsid w:val="00910FA9"/>
    <w:rsid w:val="00911324"/>
    <w:rsid w:val="0091223A"/>
    <w:rsid w:val="00912DAC"/>
    <w:rsid w:val="00913DE5"/>
    <w:rsid w:val="00914A90"/>
    <w:rsid w:val="009162B2"/>
    <w:rsid w:val="00917ECB"/>
    <w:rsid w:val="00917F6F"/>
    <w:rsid w:val="00920756"/>
    <w:rsid w:val="0092277D"/>
    <w:rsid w:val="009235A3"/>
    <w:rsid w:val="00926A6B"/>
    <w:rsid w:val="0093034C"/>
    <w:rsid w:val="00930618"/>
    <w:rsid w:val="00931FA1"/>
    <w:rsid w:val="00932235"/>
    <w:rsid w:val="009333EF"/>
    <w:rsid w:val="00933F21"/>
    <w:rsid w:val="00934914"/>
    <w:rsid w:val="00936FD5"/>
    <w:rsid w:val="00944A08"/>
    <w:rsid w:val="00945C15"/>
    <w:rsid w:val="009475C1"/>
    <w:rsid w:val="0095273B"/>
    <w:rsid w:val="00953F6E"/>
    <w:rsid w:val="00953F84"/>
    <w:rsid w:val="00954CFB"/>
    <w:rsid w:val="0095552D"/>
    <w:rsid w:val="00955F22"/>
    <w:rsid w:val="00956D27"/>
    <w:rsid w:val="00957BA9"/>
    <w:rsid w:val="009603CB"/>
    <w:rsid w:val="00962BA7"/>
    <w:rsid w:val="00962FB7"/>
    <w:rsid w:val="00963377"/>
    <w:rsid w:val="00963E4F"/>
    <w:rsid w:val="0096439D"/>
    <w:rsid w:val="009655EE"/>
    <w:rsid w:val="00966975"/>
    <w:rsid w:val="009672DE"/>
    <w:rsid w:val="00967765"/>
    <w:rsid w:val="00967BC9"/>
    <w:rsid w:val="00970DCC"/>
    <w:rsid w:val="00970E1B"/>
    <w:rsid w:val="009736F1"/>
    <w:rsid w:val="00976766"/>
    <w:rsid w:val="009772D6"/>
    <w:rsid w:val="00977A75"/>
    <w:rsid w:val="00977BBD"/>
    <w:rsid w:val="00980A59"/>
    <w:rsid w:val="00980EF7"/>
    <w:rsid w:val="009818BF"/>
    <w:rsid w:val="0098225F"/>
    <w:rsid w:val="009833C5"/>
    <w:rsid w:val="00983BF5"/>
    <w:rsid w:val="00983D64"/>
    <w:rsid w:val="00984329"/>
    <w:rsid w:val="00984A05"/>
    <w:rsid w:val="00984A2A"/>
    <w:rsid w:val="009859DF"/>
    <w:rsid w:val="00985C9F"/>
    <w:rsid w:val="009864D0"/>
    <w:rsid w:val="009868CA"/>
    <w:rsid w:val="0098693D"/>
    <w:rsid w:val="0098759D"/>
    <w:rsid w:val="00990CD2"/>
    <w:rsid w:val="00992D6E"/>
    <w:rsid w:val="00994E38"/>
    <w:rsid w:val="00994EED"/>
    <w:rsid w:val="0099515F"/>
    <w:rsid w:val="009955F5"/>
    <w:rsid w:val="00996CAB"/>
    <w:rsid w:val="009A095B"/>
    <w:rsid w:val="009A0F7C"/>
    <w:rsid w:val="009A1065"/>
    <w:rsid w:val="009A1389"/>
    <w:rsid w:val="009A26A8"/>
    <w:rsid w:val="009A50C5"/>
    <w:rsid w:val="009A6DA5"/>
    <w:rsid w:val="009B00E4"/>
    <w:rsid w:val="009B08B2"/>
    <w:rsid w:val="009B0BD5"/>
    <w:rsid w:val="009B0D6E"/>
    <w:rsid w:val="009B1134"/>
    <w:rsid w:val="009B1401"/>
    <w:rsid w:val="009B1B7E"/>
    <w:rsid w:val="009B3418"/>
    <w:rsid w:val="009B58E7"/>
    <w:rsid w:val="009B5FE5"/>
    <w:rsid w:val="009B6A2B"/>
    <w:rsid w:val="009B6C98"/>
    <w:rsid w:val="009B76C8"/>
    <w:rsid w:val="009C0316"/>
    <w:rsid w:val="009C0366"/>
    <w:rsid w:val="009C0785"/>
    <w:rsid w:val="009C2EF5"/>
    <w:rsid w:val="009C43E0"/>
    <w:rsid w:val="009C5970"/>
    <w:rsid w:val="009D090E"/>
    <w:rsid w:val="009D2004"/>
    <w:rsid w:val="009D2859"/>
    <w:rsid w:val="009D2938"/>
    <w:rsid w:val="009D4FD6"/>
    <w:rsid w:val="009D5710"/>
    <w:rsid w:val="009D5FB3"/>
    <w:rsid w:val="009D6C78"/>
    <w:rsid w:val="009E1A5B"/>
    <w:rsid w:val="009E1AC1"/>
    <w:rsid w:val="009E2ACC"/>
    <w:rsid w:val="009E2C89"/>
    <w:rsid w:val="009E31E7"/>
    <w:rsid w:val="009E34ED"/>
    <w:rsid w:val="009E66C2"/>
    <w:rsid w:val="009E697E"/>
    <w:rsid w:val="009E7C59"/>
    <w:rsid w:val="009E7DF0"/>
    <w:rsid w:val="009F0084"/>
    <w:rsid w:val="009F2351"/>
    <w:rsid w:val="009F49E0"/>
    <w:rsid w:val="009F4B0E"/>
    <w:rsid w:val="009F5909"/>
    <w:rsid w:val="009F5DE7"/>
    <w:rsid w:val="009F5ECA"/>
    <w:rsid w:val="009F73F5"/>
    <w:rsid w:val="009F7B3C"/>
    <w:rsid w:val="00A00705"/>
    <w:rsid w:val="00A00C3C"/>
    <w:rsid w:val="00A00D03"/>
    <w:rsid w:val="00A01582"/>
    <w:rsid w:val="00A03725"/>
    <w:rsid w:val="00A0447D"/>
    <w:rsid w:val="00A04859"/>
    <w:rsid w:val="00A06636"/>
    <w:rsid w:val="00A06661"/>
    <w:rsid w:val="00A0689C"/>
    <w:rsid w:val="00A10789"/>
    <w:rsid w:val="00A14222"/>
    <w:rsid w:val="00A145C9"/>
    <w:rsid w:val="00A1596F"/>
    <w:rsid w:val="00A15B95"/>
    <w:rsid w:val="00A15F1A"/>
    <w:rsid w:val="00A173E1"/>
    <w:rsid w:val="00A20AEC"/>
    <w:rsid w:val="00A23844"/>
    <w:rsid w:val="00A24741"/>
    <w:rsid w:val="00A27B9E"/>
    <w:rsid w:val="00A3053A"/>
    <w:rsid w:val="00A30724"/>
    <w:rsid w:val="00A32CD6"/>
    <w:rsid w:val="00A341B1"/>
    <w:rsid w:val="00A34B47"/>
    <w:rsid w:val="00A34EFD"/>
    <w:rsid w:val="00A357FC"/>
    <w:rsid w:val="00A4111D"/>
    <w:rsid w:val="00A445AF"/>
    <w:rsid w:val="00A45ED0"/>
    <w:rsid w:val="00A46C3C"/>
    <w:rsid w:val="00A477ED"/>
    <w:rsid w:val="00A5163F"/>
    <w:rsid w:val="00A55C0C"/>
    <w:rsid w:val="00A55D9F"/>
    <w:rsid w:val="00A610BB"/>
    <w:rsid w:val="00A611BF"/>
    <w:rsid w:val="00A62BEF"/>
    <w:rsid w:val="00A63B73"/>
    <w:rsid w:val="00A651B6"/>
    <w:rsid w:val="00A65549"/>
    <w:rsid w:val="00A718EC"/>
    <w:rsid w:val="00A72032"/>
    <w:rsid w:val="00A726B8"/>
    <w:rsid w:val="00A72BE7"/>
    <w:rsid w:val="00A73B81"/>
    <w:rsid w:val="00A73E0E"/>
    <w:rsid w:val="00A7408A"/>
    <w:rsid w:val="00A74F61"/>
    <w:rsid w:val="00A76686"/>
    <w:rsid w:val="00A7717C"/>
    <w:rsid w:val="00A7747B"/>
    <w:rsid w:val="00A80680"/>
    <w:rsid w:val="00A80B52"/>
    <w:rsid w:val="00A83892"/>
    <w:rsid w:val="00A83DF8"/>
    <w:rsid w:val="00A843F8"/>
    <w:rsid w:val="00A86CDA"/>
    <w:rsid w:val="00A904E4"/>
    <w:rsid w:val="00A90AC7"/>
    <w:rsid w:val="00A91CC4"/>
    <w:rsid w:val="00A9279E"/>
    <w:rsid w:val="00A927EB"/>
    <w:rsid w:val="00A9320E"/>
    <w:rsid w:val="00A93343"/>
    <w:rsid w:val="00A968BF"/>
    <w:rsid w:val="00A96F50"/>
    <w:rsid w:val="00A975DC"/>
    <w:rsid w:val="00AA07D0"/>
    <w:rsid w:val="00AA0A22"/>
    <w:rsid w:val="00AA1DF0"/>
    <w:rsid w:val="00AA2326"/>
    <w:rsid w:val="00AA2911"/>
    <w:rsid w:val="00AA56E8"/>
    <w:rsid w:val="00AA6482"/>
    <w:rsid w:val="00AA71B8"/>
    <w:rsid w:val="00AA7D6E"/>
    <w:rsid w:val="00AA7F34"/>
    <w:rsid w:val="00AB03BC"/>
    <w:rsid w:val="00AB1129"/>
    <w:rsid w:val="00AB1E64"/>
    <w:rsid w:val="00AB2FF8"/>
    <w:rsid w:val="00AB371B"/>
    <w:rsid w:val="00AB58DD"/>
    <w:rsid w:val="00AB75F6"/>
    <w:rsid w:val="00AC0873"/>
    <w:rsid w:val="00AC14BE"/>
    <w:rsid w:val="00AC1947"/>
    <w:rsid w:val="00AC317F"/>
    <w:rsid w:val="00AC5814"/>
    <w:rsid w:val="00AC5BFC"/>
    <w:rsid w:val="00AD0214"/>
    <w:rsid w:val="00AD04B4"/>
    <w:rsid w:val="00AD04DB"/>
    <w:rsid w:val="00AD0B30"/>
    <w:rsid w:val="00AD21DB"/>
    <w:rsid w:val="00AD325A"/>
    <w:rsid w:val="00AD4D09"/>
    <w:rsid w:val="00AD60F9"/>
    <w:rsid w:val="00AD6CF5"/>
    <w:rsid w:val="00AD72D6"/>
    <w:rsid w:val="00AD7B22"/>
    <w:rsid w:val="00AE12DF"/>
    <w:rsid w:val="00AE212E"/>
    <w:rsid w:val="00AE238E"/>
    <w:rsid w:val="00AE2CAD"/>
    <w:rsid w:val="00AE5175"/>
    <w:rsid w:val="00AE56DD"/>
    <w:rsid w:val="00AE660A"/>
    <w:rsid w:val="00AE675E"/>
    <w:rsid w:val="00AE7323"/>
    <w:rsid w:val="00AE76F5"/>
    <w:rsid w:val="00AF05E7"/>
    <w:rsid w:val="00AF112D"/>
    <w:rsid w:val="00AF13B2"/>
    <w:rsid w:val="00AF320B"/>
    <w:rsid w:val="00AF38A0"/>
    <w:rsid w:val="00AF4D40"/>
    <w:rsid w:val="00AF57B4"/>
    <w:rsid w:val="00AF7AC5"/>
    <w:rsid w:val="00AF7C75"/>
    <w:rsid w:val="00B013EF"/>
    <w:rsid w:val="00B0140B"/>
    <w:rsid w:val="00B02FDF"/>
    <w:rsid w:val="00B03EA4"/>
    <w:rsid w:val="00B04770"/>
    <w:rsid w:val="00B06E4F"/>
    <w:rsid w:val="00B079CD"/>
    <w:rsid w:val="00B100C5"/>
    <w:rsid w:val="00B1164A"/>
    <w:rsid w:val="00B11676"/>
    <w:rsid w:val="00B1241F"/>
    <w:rsid w:val="00B13BDD"/>
    <w:rsid w:val="00B13E7B"/>
    <w:rsid w:val="00B1407A"/>
    <w:rsid w:val="00B147DA"/>
    <w:rsid w:val="00B15D26"/>
    <w:rsid w:val="00B15E91"/>
    <w:rsid w:val="00B15FB0"/>
    <w:rsid w:val="00B21126"/>
    <w:rsid w:val="00B225DA"/>
    <w:rsid w:val="00B22CCA"/>
    <w:rsid w:val="00B248FA"/>
    <w:rsid w:val="00B24D1C"/>
    <w:rsid w:val="00B24EE2"/>
    <w:rsid w:val="00B26180"/>
    <w:rsid w:val="00B2736C"/>
    <w:rsid w:val="00B273C3"/>
    <w:rsid w:val="00B3062F"/>
    <w:rsid w:val="00B31DFB"/>
    <w:rsid w:val="00B33B41"/>
    <w:rsid w:val="00B36ED5"/>
    <w:rsid w:val="00B37A5C"/>
    <w:rsid w:val="00B416B3"/>
    <w:rsid w:val="00B425D7"/>
    <w:rsid w:val="00B42F31"/>
    <w:rsid w:val="00B43EE4"/>
    <w:rsid w:val="00B44692"/>
    <w:rsid w:val="00B44DBA"/>
    <w:rsid w:val="00B460F8"/>
    <w:rsid w:val="00B46268"/>
    <w:rsid w:val="00B46323"/>
    <w:rsid w:val="00B47182"/>
    <w:rsid w:val="00B50560"/>
    <w:rsid w:val="00B526DC"/>
    <w:rsid w:val="00B549A2"/>
    <w:rsid w:val="00B550EC"/>
    <w:rsid w:val="00B55853"/>
    <w:rsid w:val="00B56AA7"/>
    <w:rsid w:val="00B57BAA"/>
    <w:rsid w:val="00B63ED1"/>
    <w:rsid w:val="00B64F45"/>
    <w:rsid w:val="00B66148"/>
    <w:rsid w:val="00B74469"/>
    <w:rsid w:val="00B74A58"/>
    <w:rsid w:val="00B74EF0"/>
    <w:rsid w:val="00B759CD"/>
    <w:rsid w:val="00B77D2A"/>
    <w:rsid w:val="00B80E88"/>
    <w:rsid w:val="00B844AF"/>
    <w:rsid w:val="00B8492D"/>
    <w:rsid w:val="00B84BAE"/>
    <w:rsid w:val="00B85E3B"/>
    <w:rsid w:val="00B85EAC"/>
    <w:rsid w:val="00B86A95"/>
    <w:rsid w:val="00B900D3"/>
    <w:rsid w:val="00B9094C"/>
    <w:rsid w:val="00B922AB"/>
    <w:rsid w:val="00B92791"/>
    <w:rsid w:val="00B94E40"/>
    <w:rsid w:val="00B955CC"/>
    <w:rsid w:val="00B964F0"/>
    <w:rsid w:val="00B96A58"/>
    <w:rsid w:val="00B9717A"/>
    <w:rsid w:val="00BA1E07"/>
    <w:rsid w:val="00BA1FB6"/>
    <w:rsid w:val="00BA4B56"/>
    <w:rsid w:val="00BA4FF2"/>
    <w:rsid w:val="00BA72B1"/>
    <w:rsid w:val="00BA7539"/>
    <w:rsid w:val="00BA78F1"/>
    <w:rsid w:val="00BA7E74"/>
    <w:rsid w:val="00BB0730"/>
    <w:rsid w:val="00BB0ABC"/>
    <w:rsid w:val="00BB2CC9"/>
    <w:rsid w:val="00BB31DC"/>
    <w:rsid w:val="00BB66DA"/>
    <w:rsid w:val="00BB6971"/>
    <w:rsid w:val="00BC1DF4"/>
    <w:rsid w:val="00BC28E3"/>
    <w:rsid w:val="00BC699D"/>
    <w:rsid w:val="00BC7CEB"/>
    <w:rsid w:val="00BC7D11"/>
    <w:rsid w:val="00BD045A"/>
    <w:rsid w:val="00BD1B41"/>
    <w:rsid w:val="00BD34A8"/>
    <w:rsid w:val="00BD3C92"/>
    <w:rsid w:val="00BD4A06"/>
    <w:rsid w:val="00BD68FE"/>
    <w:rsid w:val="00BD765E"/>
    <w:rsid w:val="00BE0C7D"/>
    <w:rsid w:val="00BE0C9C"/>
    <w:rsid w:val="00BE2189"/>
    <w:rsid w:val="00BE56CC"/>
    <w:rsid w:val="00BE7C6F"/>
    <w:rsid w:val="00BF0EFB"/>
    <w:rsid w:val="00BF3E8D"/>
    <w:rsid w:val="00BF431F"/>
    <w:rsid w:val="00BF60B3"/>
    <w:rsid w:val="00BF67E4"/>
    <w:rsid w:val="00BF77FB"/>
    <w:rsid w:val="00C00870"/>
    <w:rsid w:val="00C00C93"/>
    <w:rsid w:val="00C00D6A"/>
    <w:rsid w:val="00C00EA1"/>
    <w:rsid w:val="00C014B4"/>
    <w:rsid w:val="00C02904"/>
    <w:rsid w:val="00C02C14"/>
    <w:rsid w:val="00C066DD"/>
    <w:rsid w:val="00C0681A"/>
    <w:rsid w:val="00C06D38"/>
    <w:rsid w:val="00C1148F"/>
    <w:rsid w:val="00C133C3"/>
    <w:rsid w:val="00C13E1E"/>
    <w:rsid w:val="00C1616D"/>
    <w:rsid w:val="00C16391"/>
    <w:rsid w:val="00C16BEE"/>
    <w:rsid w:val="00C20F72"/>
    <w:rsid w:val="00C220A8"/>
    <w:rsid w:val="00C22806"/>
    <w:rsid w:val="00C22BF3"/>
    <w:rsid w:val="00C23315"/>
    <w:rsid w:val="00C23931"/>
    <w:rsid w:val="00C24BA0"/>
    <w:rsid w:val="00C2656F"/>
    <w:rsid w:val="00C27A2B"/>
    <w:rsid w:val="00C333B4"/>
    <w:rsid w:val="00C35064"/>
    <w:rsid w:val="00C4169F"/>
    <w:rsid w:val="00C41F78"/>
    <w:rsid w:val="00C421AA"/>
    <w:rsid w:val="00C4348E"/>
    <w:rsid w:val="00C43EAA"/>
    <w:rsid w:val="00C44AAA"/>
    <w:rsid w:val="00C44B60"/>
    <w:rsid w:val="00C44C65"/>
    <w:rsid w:val="00C45AAE"/>
    <w:rsid w:val="00C45E6B"/>
    <w:rsid w:val="00C474FB"/>
    <w:rsid w:val="00C47BA2"/>
    <w:rsid w:val="00C503C9"/>
    <w:rsid w:val="00C5151A"/>
    <w:rsid w:val="00C5491E"/>
    <w:rsid w:val="00C56724"/>
    <w:rsid w:val="00C60B87"/>
    <w:rsid w:val="00C6156A"/>
    <w:rsid w:val="00C63111"/>
    <w:rsid w:val="00C63778"/>
    <w:rsid w:val="00C648E7"/>
    <w:rsid w:val="00C64C92"/>
    <w:rsid w:val="00C666E3"/>
    <w:rsid w:val="00C67048"/>
    <w:rsid w:val="00C71218"/>
    <w:rsid w:val="00C7216D"/>
    <w:rsid w:val="00C72694"/>
    <w:rsid w:val="00C72B39"/>
    <w:rsid w:val="00C7410C"/>
    <w:rsid w:val="00C74CF9"/>
    <w:rsid w:val="00C75975"/>
    <w:rsid w:val="00C76104"/>
    <w:rsid w:val="00C76720"/>
    <w:rsid w:val="00C76A35"/>
    <w:rsid w:val="00C76EA7"/>
    <w:rsid w:val="00C77D56"/>
    <w:rsid w:val="00C81984"/>
    <w:rsid w:val="00C81BD6"/>
    <w:rsid w:val="00C82A55"/>
    <w:rsid w:val="00C84FA8"/>
    <w:rsid w:val="00C85808"/>
    <w:rsid w:val="00C85997"/>
    <w:rsid w:val="00C86771"/>
    <w:rsid w:val="00C90E9D"/>
    <w:rsid w:val="00C91C2D"/>
    <w:rsid w:val="00C94CF9"/>
    <w:rsid w:val="00C96698"/>
    <w:rsid w:val="00C96796"/>
    <w:rsid w:val="00C97E4E"/>
    <w:rsid w:val="00CA03E3"/>
    <w:rsid w:val="00CA1A21"/>
    <w:rsid w:val="00CA2B5C"/>
    <w:rsid w:val="00CA30F0"/>
    <w:rsid w:val="00CA5177"/>
    <w:rsid w:val="00CA5298"/>
    <w:rsid w:val="00CA5950"/>
    <w:rsid w:val="00CA6157"/>
    <w:rsid w:val="00CA7B6B"/>
    <w:rsid w:val="00CB0525"/>
    <w:rsid w:val="00CB05DF"/>
    <w:rsid w:val="00CB29E0"/>
    <w:rsid w:val="00CB2A97"/>
    <w:rsid w:val="00CB4D1A"/>
    <w:rsid w:val="00CB6332"/>
    <w:rsid w:val="00CB6BD0"/>
    <w:rsid w:val="00CB7B7C"/>
    <w:rsid w:val="00CC05DB"/>
    <w:rsid w:val="00CC1561"/>
    <w:rsid w:val="00CC2C03"/>
    <w:rsid w:val="00CC3069"/>
    <w:rsid w:val="00CC3198"/>
    <w:rsid w:val="00CC34EB"/>
    <w:rsid w:val="00CC3C09"/>
    <w:rsid w:val="00CC44F8"/>
    <w:rsid w:val="00CC4B81"/>
    <w:rsid w:val="00CC4C1A"/>
    <w:rsid w:val="00CC57EB"/>
    <w:rsid w:val="00CC705B"/>
    <w:rsid w:val="00CC79CA"/>
    <w:rsid w:val="00CD0B26"/>
    <w:rsid w:val="00CD0B31"/>
    <w:rsid w:val="00CD3509"/>
    <w:rsid w:val="00CD4147"/>
    <w:rsid w:val="00CD41FA"/>
    <w:rsid w:val="00CD4223"/>
    <w:rsid w:val="00CD54A6"/>
    <w:rsid w:val="00CD5824"/>
    <w:rsid w:val="00CE04E1"/>
    <w:rsid w:val="00CE0BF4"/>
    <w:rsid w:val="00CE0C62"/>
    <w:rsid w:val="00CE198C"/>
    <w:rsid w:val="00CE22A6"/>
    <w:rsid w:val="00CE2377"/>
    <w:rsid w:val="00CE272D"/>
    <w:rsid w:val="00CE3743"/>
    <w:rsid w:val="00CE3823"/>
    <w:rsid w:val="00CE430C"/>
    <w:rsid w:val="00CE6304"/>
    <w:rsid w:val="00CE63CE"/>
    <w:rsid w:val="00CE64B2"/>
    <w:rsid w:val="00CE690E"/>
    <w:rsid w:val="00CF0E3C"/>
    <w:rsid w:val="00CF225E"/>
    <w:rsid w:val="00CF2DC7"/>
    <w:rsid w:val="00CF5217"/>
    <w:rsid w:val="00CF56C4"/>
    <w:rsid w:val="00CF67BB"/>
    <w:rsid w:val="00CF6B6C"/>
    <w:rsid w:val="00CF7060"/>
    <w:rsid w:val="00CF73F3"/>
    <w:rsid w:val="00D0017A"/>
    <w:rsid w:val="00D006B0"/>
    <w:rsid w:val="00D019FE"/>
    <w:rsid w:val="00D01E6B"/>
    <w:rsid w:val="00D01FA2"/>
    <w:rsid w:val="00D02BB3"/>
    <w:rsid w:val="00D05975"/>
    <w:rsid w:val="00D05AAE"/>
    <w:rsid w:val="00D05D1C"/>
    <w:rsid w:val="00D07227"/>
    <w:rsid w:val="00D1034D"/>
    <w:rsid w:val="00D11109"/>
    <w:rsid w:val="00D132AF"/>
    <w:rsid w:val="00D15C39"/>
    <w:rsid w:val="00D1634F"/>
    <w:rsid w:val="00D17A2B"/>
    <w:rsid w:val="00D20915"/>
    <w:rsid w:val="00D20F93"/>
    <w:rsid w:val="00D22F87"/>
    <w:rsid w:val="00D23FFF"/>
    <w:rsid w:val="00D257FD"/>
    <w:rsid w:val="00D303A6"/>
    <w:rsid w:val="00D315B9"/>
    <w:rsid w:val="00D321DC"/>
    <w:rsid w:val="00D323A8"/>
    <w:rsid w:val="00D32664"/>
    <w:rsid w:val="00D32A6E"/>
    <w:rsid w:val="00D33FC5"/>
    <w:rsid w:val="00D34722"/>
    <w:rsid w:val="00D34ABC"/>
    <w:rsid w:val="00D4274D"/>
    <w:rsid w:val="00D43059"/>
    <w:rsid w:val="00D451D2"/>
    <w:rsid w:val="00D47932"/>
    <w:rsid w:val="00D47DEB"/>
    <w:rsid w:val="00D515DE"/>
    <w:rsid w:val="00D516A4"/>
    <w:rsid w:val="00D51ADF"/>
    <w:rsid w:val="00D52CE9"/>
    <w:rsid w:val="00D6069D"/>
    <w:rsid w:val="00D60908"/>
    <w:rsid w:val="00D60DF1"/>
    <w:rsid w:val="00D61637"/>
    <w:rsid w:val="00D618A2"/>
    <w:rsid w:val="00D61BCD"/>
    <w:rsid w:val="00D63FEA"/>
    <w:rsid w:val="00D64E59"/>
    <w:rsid w:val="00D70A54"/>
    <w:rsid w:val="00D70DED"/>
    <w:rsid w:val="00D71971"/>
    <w:rsid w:val="00D72AEA"/>
    <w:rsid w:val="00D73B59"/>
    <w:rsid w:val="00D76B23"/>
    <w:rsid w:val="00D76CC0"/>
    <w:rsid w:val="00D770DA"/>
    <w:rsid w:val="00D778AA"/>
    <w:rsid w:val="00D804FF"/>
    <w:rsid w:val="00D80C37"/>
    <w:rsid w:val="00D80C56"/>
    <w:rsid w:val="00D810B9"/>
    <w:rsid w:val="00D82715"/>
    <w:rsid w:val="00D8327E"/>
    <w:rsid w:val="00D83E54"/>
    <w:rsid w:val="00D84A29"/>
    <w:rsid w:val="00D8512D"/>
    <w:rsid w:val="00D91EC3"/>
    <w:rsid w:val="00D964A6"/>
    <w:rsid w:val="00D9674F"/>
    <w:rsid w:val="00D9713C"/>
    <w:rsid w:val="00D973A6"/>
    <w:rsid w:val="00DA0034"/>
    <w:rsid w:val="00DA01D6"/>
    <w:rsid w:val="00DA0868"/>
    <w:rsid w:val="00DA0893"/>
    <w:rsid w:val="00DA402C"/>
    <w:rsid w:val="00DA4066"/>
    <w:rsid w:val="00DB1CE3"/>
    <w:rsid w:val="00DB2548"/>
    <w:rsid w:val="00DB3092"/>
    <w:rsid w:val="00DB3BD9"/>
    <w:rsid w:val="00DB53E9"/>
    <w:rsid w:val="00DB5C12"/>
    <w:rsid w:val="00DB6DD7"/>
    <w:rsid w:val="00DB6F10"/>
    <w:rsid w:val="00DB6FC5"/>
    <w:rsid w:val="00DB7209"/>
    <w:rsid w:val="00DB7618"/>
    <w:rsid w:val="00DC1DB6"/>
    <w:rsid w:val="00DC25E2"/>
    <w:rsid w:val="00DC2DE2"/>
    <w:rsid w:val="00DC67DC"/>
    <w:rsid w:val="00DC71B2"/>
    <w:rsid w:val="00DC7AC9"/>
    <w:rsid w:val="00DD22C1"/>
    <w:rsid w:val="00DD2F1F"/>
    <w:rsid w:val="00DD3C6C"/>
    <w:rsid w:val="00DD52C6"/>
    <w:rsid w:val="00DD5351"/>
    <w:rsid w:val="00DD54C9"/>
    <w:rsid w:val="00DD76F4"/>
    <w:rsid w:val="00DD7A94"/>
    <w:rsid w:val="00DE039E"/>
    <w:rsid w:val="00DE0A1B"/>
    <w:rsid w:val="00DE3178"/>
    <w:rsid w:val="00DE3F5B"/>
    <w:rsid w:val="00DE6BA0"/>
    <w:rsid w:val="00DE724F"/>
    <w:rsid w:val="00DE76F5"/>
    <w:rsid w:val="00DF02DA"/>
    <w:rsid w:val="00DF1A97"/>
    <w:rsid w:val="00DF263A"/>
    <w:rsid w:val="00DF3F5C"/>
    <w:rsid w:val="00DF4C8A"/>
    <w:rsid w:val="00DF63B3"/>
    <w:rsid w:val="00DF63F1"/>
    <w:rsid w:val="00DF6A49"/>
    <w:rsid w:val="00DF6B73"/>
    <w:rsid w:val="00DF7400"/>
    <w:rsid w:val="00E0012C"/>
    <w:rsid w:val="00E00812"/>
    <w:rsid w:val="00E018B0"/>
    <w:rsid w:val="00E02136"/>
    <w:rsid w:val="00E03C11"/>
    <w:rsid w:val="00E10114"/>
    <w:rsid w:val="00E10982"/>
    <w:rsid w:val="00E1108F"/>
    <w:rsid w:val="00E112DE"/>
    <w:rsid w:val="00E1567E"/>
    <w:rsid w:val="00E1779F"/>
    <w:rsid w:val="00E21DF7"/>
    <w:rsid w:val="00E227F0"/>
    <w:rsid w:val="00E22A61"/>
    <w:rsid w:val="00E22CCC"/>
    <w:rsid w:val="00E22DEA"/>
    <w:rsid w:val="00E23C55"/>
    <w:rsid w:val="00E26C81"/>
    <w:rsid w:val="00E27300"/>
    <w:rsid w:val="00E31AD8"/>
    <w:rsid w:val="00E32E2F"/>
    <w:rsid w:val="00E33192"/>
    <w:rsid w:val="00E33665"/>
    <w:rsid w:val="00E33803"/>
    <w:rsid w:val="00E349FD"/>
    <w:rsid w:val="00E34BB8"/>
    <w:rsid w:val="00E34CAA"/>
    <w:rsid w:val="00E363DE"/>
    <w:rsid w:val="00E36842"/>
    <w:rsid w:val="00E368E7"/>
    <w:rsid w:val="00E403C7"/>
    <w:rsid w:val="00E43A7B"/>
    <w:rsid w:val="00E44436"/>
    <w:rsid w:val="00E46955"/>
    <w:rsid w:val="00E505FC"/>
    <w:rsid w:val="00E51163"/>
    <w:rsid w:val="00E51D29"/>
    <w:rsid w:val="00E558BB"/>
    <w:rsid w:val="00E60014"/>
    <w:rsid w:val="00E608E0"/>
    <w:rsid w:val="00E61899"/>
    <w:rsid w:val="00E62592"/>
    <w:rsid w:val="00E625AD"/>
    <w:rsid w:val="00E62F46"/>
    <w:rsid w:val="00E639DB"/>
    <w:rsid w:val="00E63B8E"/>
    <w:rsid w:val="00E641EE"/>
    <w:rsid w:val="00E67CCB"/>
    <w:rsid w:val="00E70254"/>
    <w:rsid w:val="00E7045C"/>
    <w:rsid w:val="00E7291E"/>
    <w:rsid w:val="00E739D5"/>
    <w:rsid w:val="00E74A43"/>
    <w:rsid w:val="00E757CC"/>
    <w:rsid w:val="00E7665C"/>
    <w:rsid w:val="00E820A2"/>
    <w:rsid w:val="00E83343"/>
    <w:rsid w:val="00E83C7E"/>
    <w:rsid w:val="00E848FA"/>
    <w:rsid w:val="00E84F84"/>
    <w:rsid w:val="00E86509"/>
    <w:rsid w:val="00E867F0"/>
    <w:rsid w:val="00E87A78"/>
    <w:rsid w:val="00E92C05"/>
    <w:rsid w:val="00E93FCF"/>
    <w:rsid w:val="00E94E5D"/>
    <w:rsid w:val="00E95085"/>
    <w:rsid w:val="00E96B11"/>
    <w:rsid w:val="00EA11B2"/>
    <w:rsid w:val="00EA220B"/>
    <w:rsid w:val="00EA2A47"/>
    <w:rsid w:val="00EA3C4B"/>
    <w:rsid w:val="00EA45EB"/>
    <w:rsid w:val="00EA5270"/>
    <w:rsid w:val="00EA5D19"/>
    <w:rsid w:val="00EA6734"/>
    <w:rsid w:val="00EB17CA"/>
    <w:rsid w:val="00EB36B6"/>
    <w:rsid w:val="00EB4CE0"/>
    <w:rsid w:val="00EC35BD"/>
    <w:rsid w:val="00EC3B38"/>
    <w:rsid w:val="00EC3E92"/>
    <w:rsid w:val="00EC465C"/>
    <w:rsid w:val="00EC4E6C"/>
    <w:rsid w:val="00EC51BF"/>
    <w:rsid w:val="00EC54B3"/>
    <w:rsid w:val="00EC5828"/>
    <w:rsid w:val="00EC5D0D"/>
    <w:rsid w:val="00EC69A7"/>
    <w:rsid w:val="00EC77D5"/>
    <w:rsid w:val="00EC77EB"/>
    <w:rsid w:val="00ED10B8"/>
    <w:rsid w:val="00ED10C3"/>
    <w:rsid w:val="00ED1775"/>
    <w:rsid w:val="00ED1AD3"/>
    <w:rsid w:val="00ED269E"/>
    <w:rsid w:val="00ED5E98"/>
    <w:rsid w:val="00ED6C72"/>
    <w:rsid w:val="00EE04BC"/>
    <w:rsid w:val="00EE2112"/>
    <w:rsid w:val="00EE3A50"/>
    <w:rsid w:val="00EE4FAA"/>
    <w:rsid w:val="00EE6C21"/>
    <w:rsid w:val="00EF02EB"/>
    <w:rsid w:val="00EF043E"/>
    <w:rsid w:val="00EF1041"/>
    <w:rsid w:val="00EF1F05"/>
    <w:rsid w:val="00EF25F2"/>
    <w:rsid w:val="00EF3789"/>
    <w:rsid w:val="00EF6C92"/>
    <w:rsid w:val="00EF6DB3"/>
    <w:rsid w:val="00EF726B"/>
    <w:rsid w:val="00F00178"/>
    <w:rsid w:val="00F016A0"/>
    <w:rsid w:val="00F0182D"/>
    <w:rsid w:val="00F0216E"/>
    <w:rsid w:val="00F04DA1"/>
    <w:rsid w:val="00F05EF8"/>
    <w:rsid w:val="00F13397"/>
    <w:rsid w:val="00F1378C"/>
    <w:rsid w:val="00F140C0"/>
    <w:rsid w:val="00F14349"/>
    <w:rsid w:val="00F1474F"/>
    <w:rsid w:val="00F14B3E"/>
    <w:rsid w:val="00F14E07"/>
    <w:rsid w:val="00F16E5B"/>
    <w:rsid w:val="00F17F2B"/>
    <w:rsid w:val="00F21026"/>
    <w:rsid w:val="00F23CBE"/>
    <w:rsid w:val="00F259A7"/>
    <w:rsid w:val="00F2689A"/>
    <w:rsid w:val="00F311D1"/>
    <w:rsid w:val="00F333D6"/>
    <w:rsid w:val="00F33582"/>
    <w:rsid w:val="00F3440A"/>
    <w:rsid w:val="00F34893"/>
    <w:rsid w:val="00F363A5"/>
    <w:rsid w:val="00F3690E"/>
    <w:rsid w:val="00F36D82"/>
    <w:rsid w:val="00F400D7"/>
    <w:rsid w:val="00F40C72"/>
    <w:rsid w:val="00F417D5"/>
    <w:rsid w:val="00F41893"/>
    <w:rsid w:val="00F42706"/>
    <w:rsid w:val="00F42D54"/>
    <w:rsid w:val="00F43C80"/>
    <w:rsid w:val="00F47591"/>
    <w:rsid w:val="00F47EDE"/>
    <w:rsid w:val="00F511D8"/>
    <w:rsid w:val="00F522F6"/>
    <w:rsid w:val="00F52451"/>
    <w:rsid w:val="00F52B21"/>
    <w:rsid w:val="00F5509A"/>
    <w:rsid w:val="00F56723"/>
    <w:rsid w:val="00F573F0"/>
    <w:rsid w:val="00F57984"/>
    <w:rsid w:val="00F6119B"/>
    <w:rsid w:val="00F61431"/>
    <w:rsid w:val="00F622CC"/>
    <w:rsid w:val="00F62EE0"/>
    <w:rsid w:val="00F664D8"/>
    <w:rsid w:val="00F66693"/>
    <w:rsid w:val="00F666E6"/>
    <w:rsid w:val="00F66F9F"/>
    <w:rsid w:val="00F702C2"/>
    <w:rsid w:val="00F71551"/>
    <w:rsid w:val="00F71998"/>
    <w:rsid w:val="00F71A5E"/>
    <w:rsid w:val="00F72ECF"/>
    <w:rsid w:val="00F72F9F"/>
    <w:rsid w:val="00F73458"/>
    <w:rsid w:val="00F751E9"/>
    <w:rsid w:val="00F81CA6"/>
    <w:rsid w:val="00F84BD6"/>
    <w:rsid w:val="00F85697"/>
    <w:rsid w:val="00F8663F"/>
    <w:rsid w:val="00F86F72"/>
    <w:rsid w:val="00F92DD4"/>
    <w:rsid w:val="00F95599"/>
    <w:rsid w:val="00FA0661"/>
    <w:rsid w:val="00FA13B7"/>
    <w:rsid w:val="00FA3195"/>
    <w:rsid w:val="00FA3FEB"/>
    <w:rsid w:val="00FA43FD"/>
    <w:rsid w:val="00FA4B0D"/>
    <w:rsid w:val="00FA4BC1"/>
    <w:rsid w:val="00FA4D4A"/>
    <w:rsid w:val="00FA577D"/>
    <w:rsid w:val="00FA7EBF"/>
    <w:rsid w:val="00FB1038"/>
    <w:rsid w:val="00FB2E95"/>
    <w:rsid w:val="00FB51E5"/>
    <w:rsid w:val="00FB674F"/>
    <w:rsid w:val="00FC0DEE"/>
    <w:rsid w:val="00FC683E"/>
    <w:rsid w:val="00FD0946"/>
    <w:rsid w:val="00FD19DF"/>
    <w:rsid w:val="00FD1A3B"/>
    <w:rsid w:val="00FD293E"/>
    <w:rsid w:val="00FD296E"/>
    <w:rsid w:val="00FD4D13"/>
    <w:rsid w:val="00FD507C"/>
    <w:rsid w:val="00FE0817"/>
    <w:rsid w:val="00FE0CE5"/>
    <w:rsid w:val="00FE16FD"/>
    <w:rsid w:val="00FE1EFC"/>
    <w:rsid w:val="00FE22D1"/>
    <w:rsid w:val="00FE3349"/>
    <w:rsid w:val="00FE34AE"/>
    <w:rsid w:val="00FE3F04"/>
    <w:rsid w:val="00FE51FF"/>
    <w:rsid w:val="00FE685F"/>
    <w:rsid w:val="00FF12B1"/>
    <w:rsid w:val="00FF1695"/>
    <w:rsid w:val="00FF16F1"/>
    <w:rsid w:val="00FF237F"/>
    <w:rsid w:val="00FF2A31"/>
    <w:rsid w:val="00FF2E6B"/>
    <w:rsid w:val="00FF4160"/>
    <w:rsid w:val="00FF5422"/>
    <w:rsid w:val="00FF57D4"/>
    <w:rsid w:val="00FF7043"/>
    <w:rsid w:val="00FF7DA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C47FF2"/>
  <w15:docId w15:val="{3523EF93-4FDD-47A6-B4A4-E38146F27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34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unhideWhenUsed/>
    <w:rsid w:val="00D1634F"/>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D1634F"/>
    <w:rPr>
      <w:sz w:val="20"/>
      <w:szCs w:val="20"/>
    </w:rPr>
  </w:style>
  <w:style w:type="character" w:styleId="Refdenotaderodap">
    <w:name w:val="footnote reference"/>
    <w:basedOn w:val="Fontepargpadro"/>
    <w:uiPriority w:val="99"/>
    <w:unhideWhenUsed/>
    <w:rsid w:val="00D1634F"/>
    <w:rPr>
      <w:vertAlign w:val="superscript"/>
    </w:rPr>
  </w:style>
  <w:style w:type="table" w:styleId="SombreamentoMdio1-nfase5">
    <w:name w:val="Medium Shading 1 Accent 5"/>
    <w:basedOn w:val="Tabelanormal"/>
    <w:uiPriority w:val="63"/>
    <w:rsid w:val="00D1634F"/>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extodebalo">
    <w:name w:val="Balloon Text"/>
    <w:basedOn w:val="Normal"/>
    <w:link w:val="TextodebaloChar"/>
    <w:uiPriority w:val="99"/>
    <w:semiHidden/>
    <w:unhideWhenUsed/>
    <w:rsid w:val="00D163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1634F"/>
    <w:rPr>
      <w:rFonts w:ascii="Tahoma" w:hAnsi="Tahoma" w:cs="Tahoma"/>
      <w:sz w:val="16"/>
      <w:szCs w:val="16"/>
    </w:rPr>
  </w:style>
  <w:style w:type="character" w:customStyle="1" w:styleId="apple-converted-space">
    <w:name w:val="apple-converted-space"/>
    <w:basedOn w:val="Fontepargpadro"/>
    <w:rsid w:val="00D1634F"/>
  </w:style>
  <w:style w:type="paragraph" w:styleId="NormalWeb">
    <w:name w:val="Normal (Web)"/>
    <w:basedOn w:val="Normal"/>
    <w:uiPriority w:val="99"/>
    <w:unhideWhenUsed/>
    <w:rsid w:val="00CA5950"/>
    <w:pPr>
      <w:spacing w:before="100" w:beforeAutospacing="1" w:after="100" w:afterAutospacing="1" w:line="240" w:lineRule="auto"/>
      <w:ind w:firstLine="709"/>
      <w:jc w:val="both"/>
    </w:pPr>
    <w:rPr>
      <w:rFonts w:ascii="Times New Roman" w:eastAsia="Times New Roman" w:hAnsi="Times New Roman" w:cs="Times New Roman"/>
      <w:sz w:val="24"/>
      <w:szCs w:val="24"/>
      <w:lang w:eastAsia="pt-BR"/>
    </w:rPr>
  </w:style>
  <w:style w:type="paragraph" w:styleId="Legenda">
    <w:name w:val="caption"/>
    <w:basedOn w:val="Normal"/>
    <w:next w:val="Normal"/>
    <w:uiPriority w:val="35"/>
    <w:unhideWhenUsed/>
    <w:qFormat/>
    <w:rsid w:val="00CA5950"/>
    <w:pPr>
      <w:spacing w:line="240" w:lineRule="auto"/>
    </w:pPr>
    <w:rPr>
      <w:i/>
      <w:iCs/>
      <w:color w:val="1F497D" w:themeColor="text2"/>
      <w:sz w:val="18"/>
      <w:szCs w:val="18"/>
    </w:rPr>
  </w:style>
  <w:style w:type="paragraph" w:styleId="Rodap">
    <w:name w:val="footer"/>
    <w:basedOn w:val="Normal"/>
    <w:link w:val="RodapChar"/>
    <w:uiPriority w:val="99"/>
    <w:unhideWhenUsed/>
    <w:rsid w:val="00CA5950"/>
    <w:pPr>
      <w:tabs>
        <w:tab w:val="center" w:pos="4252"/>
        <w:tab w:val="right" w:pos="8504"/>
      </w:tabs>
      <w:spacing w:after="0" w:line="240" w:lineRule="auto"/>
    </w:pPr>
  </w:style>
  <w:style w:type="character" w:customStyle="1" w:styleId="RodapChar">
    <w:name w:val="Rodapé Char"/>
    <w:basedOn w:val="Fontepargpadro"/>
    <w:link w:val="Rodap"/>
    <w:uiPriority w:val="99"/>
    <w:rsid w:val="00CA5950"/>
  </w:style>
  <w:style w:type="character" w:styleId="Refdecomentrio">
    <w:name w:val="annotation reference"/>
    <w:basedOn w:val="Fontepargpadro"/>
    <w:uiPriority w:val="99"/>
    <w:semiHidden/>
    <w:unhideWhenUsed/>
    <w:rsid w:val="00001AF8"/>
    <w:rPr>
      <w:sz w:val="18"/>
      <w:szCs w:val="18"/>
    </w:rPr>
  </w:style>
  <w:style w:type="paragraph" w:styleId="Textodecomentrio">
    <w:name w:val="annotation text"/>
    <w:basedOn w:val="Normal"/>
    <w:link w:val="TextodecomentrioChar"/>
    <w:uiPriority w:val="99"/>
    <w:semiHidden/>
    <w:unhideWhenUsed/>
    <w:rsid w:val="00001AF8"/>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001AF8"/>
    <w:rPr>
      <w:sz w:val="24"/>
      <w:szCs w:val="24"/>
    </w:rPr>
  </w:style>
  <w:style w:type="paragraph" w:styleId="Assuntodocomentrio">
    <w:name w:val="annotation subject"/>
    <w:basedOn w:val="Textodecomentrio"/>
    <w:next w:val="Textodecomentrio"/>
    <w:link w:val="AssuntodocomentrioChar"/>
    <w:uiPriority w:val="99"/>
    <w:semiHidden/>
    <w:unhideWhenUsed/>
    <w:rsid w:val="00001AF8"/>
    <w:rPr>
      <w:b/>
      <w:bCs/>
      <w:sz w:val="20"/>
      <w:szCs w:val="20"/>
    </w:rPr>
  </w:style>
  <w:style w:type="character" w:customStyle="1" w:styleId="AssuntodocomentrioChar">
    <w:name w:val="Assunto do comentário Char"/>
    <w:basedOn w:val="TextodecomentrioChar"/>
    <w:link w:val="Assuntodocomentrio"/>
    <w:uiPriority w:val="99"/>
    <w:semiHidden/>
    <w:rsid w:val="00001AF8"/>
    <w:rPr>
      <w:b/>
      <w:bCs/>
      <w:sz w:val="20"/>
      <w:szCs w:val="20"/>
    </w:rPr>
  </w:style>
  <w:style w:type="table" w:styleId="ListaClara-nfase4">
    <w:name w:val="Light List Accent 4"/>
    <w:basedOn w:val="Tabelanormal"/>
    <w:uiPriority w:val="61"/>
    <w:rsid w:val="000671F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GradeMdia3-nfase4">
    <w:name w:val="Medium Grid 3 Accent 4"/>
    <w:basedOn w:val="Tabelanormal"/>
    <w:uiPriority w:val="69"/>
    <w:rsid w:val="000671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Cabealho">
    <w:name w:val="header"/>
    <w:basedOn w:val="Normal"/>
    <w:link w:val="CabealhoChar"/>
    <w:uiPriority w:val="99"/>
    <w:unhideWhenUsed/>
    <w:rsid w:val="00FC683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683E"/>
  </w:style>
  <w:style w:type="paragraph" w:styleId="Reviso">
    <w:name w:val="Revision"/>
    <w:hidden/>
    <w:uiPriority w:val="99"/>
    <w:semiHidden/>
    <w:rsid w:val="00A1596F"/>
    <w:pPr>
      <w:spacing w:after="0" w:line="240" w:lineRule="auto"/>
    </w:pPr>
  </w:style>
  <w:style w:type="paragraph" w:customStyle="1" w:styleId="01TextoPrincipal">
    <w:name w:val="01 Texto Principal"/>
    <w:basedOn w:val="Normal"/>
    <w:uiPriority w:val="99"/>
    <w:rsid w:val="00093F1B"/>
    <w:pPr>
      <w:widowControl w:val="0"/>
      <w:autoSpaceDE w:val="0"/>
      <w:autoSpaceDN w:val="0"/>
      <w:adjustRightInd w:val="0"/>
      <w:spacing w:before="132" w:after="0" w:line="288" w:lineRule="auto"/>
      <w:jc w:val="both"/>
      <w:textAlignment w:val="center"/>
    </w:pPr>
    <w:rPr>
      <w:rFonts w:ascii="Aldine401BT-RomanA" w:eastAsiaTheme="minorEastAsia" w:hAnsi="Aldine401BT-RomanA" w:cs="Aldine401BT-RomanA"/>
      <w:color w:val="000000"/>
    </w:rPr>
  </w:style>
  <w:style w:type="table" w:styleId="SombreamentoMdio1-nfase4">
    <w:name w:val="Medium Shading 1 Accent 4"/>
    <w:basedOn w:val="Tabelanormal"/>
    <w:uiPriority w:val="63"/>
    <w:rsid w:val="0071753D"/>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GradeMdia3-nfase41">
    <w:name w:val="Grade Média 3 - Ênfase 41"/>
    <w:basedOn w:val="Tabelanormal"/>
    <w:next w:val="GradeMdia3-nfase4"/>
    <w:uiPriority w:val="69"/>
    <w:rsid w:val="002B022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styleId="Hyperlink">
    <w:name w:val="Hyperlink"/>
    <w:basedOn w:val="Fontepargpadro"/>
    <w:uiPriority w:val="99"/>
    <w:unhideWhenUsed/>
    <w:rsid w:val="004E48F5"/>
    <w:rPr>
      <w:color w:val="0000FF" w:themeColor="hyperlink"/>
      <w:u w:val="single"/>
    </w:rPr>
  </w:style>
  <w:style w:type="character" w:styleId="HiperlinkVisitado">
    <w:name w:val="FollowedHyperlink"/>
    <w:basedOn w:val="Fontepargpadro"/>
    <w:uiPriority w:val="99"/>
    <w:semiHidden/>
    <w:unhideWhenUsed/>
    <w:rsid w:val="00D618A2"/>
    <w:rPr>
      <w:color w:val="800080" w:themeColor="followedHyperlink"/>
      <w:u w:val="single"/>
    </w:rPr>
  </w:style>
  <w:style w:type="paragraph" w:customStyle="1" w:styleId="Default">
    <w:name w:val="Default"/>
    <w:rsid w:val="004E4C89"/>
    <w:pPr>
      <w:autoSpaceDE w:val="0"/>
      <w:autoSpaceDN w:val="0"/>
      <w:adjustRightInd w:val="0"/>
      <w:spacing w:after="0" w:line="240" w:lineRule="auto"/>
    </w:pPr>
    <w:rPr>
      <w:rFonts w:ascii="Arial" w:hAnsi="Arial" w:cs="Arial"/>
      <w:color w:val="000000"/>
      <w:sz w:val="24"/>
      <w:szCs w:val="24"/>
    </w:rPr>
  </w:style>
  <w:style w:type="paragraph" w:styleId="PargrafodaLista">
    <w:name w:val="List Paragraph"/>
    <w:basedOn w:val="Normal"/>
    <w:uiPriority w:val="34"/>
    <w:qFormat/>
    <w:rsid w:val="00F71A5E"/>
    <w:pPr>
      <w:ind w:left="720"/>
      <w:contextualSpacing/>
    </w:pPr>
  </w:style>
  <w:style w:type="character" w:styleId="Forte">
    <w:name w:val="Strong"/>
    <w:uiPriority w:val="22"/>
    <w:qFormat/>
    <w:rsid w:val="00E1108F"/>
    <w:rPr>
      <w:b/>
      <w:bCs/>
    </w:rPr>
  </w:style>
  <w:style w:type="character" w:customStyle="1" w:styleId="highlightedsearchterm">
    <w:name w:val="highlightedsearchterm"/>
    <w:rsid w:val="009A50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620">
      <w:bodyDiv w:val="1"/>
      <w:marLeft w:val="0"/>
      <w:marRight w:val="0"/>
      <w:marTop w:val="0"/>
      <w:marBottom w:val="0"/>
      <w:divBdr>
        <w:top w:val="none" w:sz="0" w:space="0" w:color="auto"/>
        <w:left w:val="none" w:sz="0" w:space="0" w:color="auto"/>
        <w:bottom w:val="none" w:sz="0" w:space="0" w:color="auto"/>
        <w:right w:val="none" w:sz="0" w:space="0" w:color="auto"/>
      </w:divBdr>
    </w:div>
    <w:div w:id="39676255">
      <w:bodyDiv w:val="1"/>
      <w:marLeft w:val="0"/>
      <w:marRight w:val="0"/>
      <w:marTop w:val="0"/>
      <w:marBottom w:val="0"/>
      <w:divBdr>
        <w:top w:val="none" w:sz="0" w:space="0" w:color="auto"/>
        <w:left w:val="none" w:sz="0" w:space="0" w:color="auto"/>
        <w:bottom w:val="none" w:sz="0" w:space="0" w:color="auto"/>
        <w:right w:val="none" w:sz="0" w:space="0" w:color="auto"/>
      </w:divBdr>
    </w:div>
    <w:div w:id="81729925">
      <w:bodyDiv w:val="1"/>
      <w:marLeft w:val="0"/>
      <w:marRight w:val="0"/>
      <w:marTop w:val="0"/>
      <w:marBottom w:val="0"/>
      <w:divBdr>
        <w:top w:val="none" w:sz="0" w:space="0" w:color="auto"/>
        <w:left w:val="none" w:sz="0" w:space="0" w:color="auto"/>
        <w:bottom w:val="none" w:sz="0" w:space="0" w:color="auto"/>
        <w:right w:val="none" w:sz="0" w:space="0" w:color="auto"/>
      </w:divBdr>
    </w:div>
    <w:div w:id="211231419">
      <w:bodyDiv w:val="1"/>
      <w:marLeft w:val="0"/>
      <w:marRight w:val="0"/>
      <w:marTop w:val="0"/>
      <w:marBottom w:val="0"/>
      <w:divBdr>
        <w:top w:val="none" w:sz="0" w:space="0" w:color="auto"/>
        <w:left w:val="none" w:sz="0" w:space="0" w:color="auto"/>
        <w:bottom w:val="none" w:sz="0" w:space="0" w:color="auto"/>
        <w:right w:val="none" w:sz="0" w:space="0" w:color="auto"/>
      </w:divBdr>
    </w:div>
    <w:div w:id="238827918">
      <w:bodyDiv w:val="1"/>
      <w:marLeft w:val="0"/>
      <w:marRight w:val="0"/>
      <w:marTop w:val="0"/>
      <w:marBottom w:val="0"/>
      <w:divBdr>
        <w:top w:val="none" w:sz="0" w:space="0" w:color="auto"/>
        <w:left w:val="none" w:sz="0" w:space="0" w:color="auto"/>
        <w:bottom w:val="none" w:sz="0" w:space="0" w:color="auto"/>
        <w:right w:val="none" w:sz="0" w:space="0" w:color="auto"/>
      </w:divBdr>
    </w:div>
    <w:div w:id="304626563">
      <w:bodyDiv w:val="1"/>
      <w:marLeft w:val="0"/>
      <w:marRight w:val="0"/>
      <w:marTop w:val="0"/>
      <w:marBottom w:val="0"/>
      <w:divBdr>
        <w:top w:val="none" w:sz="0" w:space="0" w:color="auto"/>
        <w:left w:val="none" w:sz="0" w:space="0" w:color="auto"/>
        <w:bottom w:val="none" w:sz="0" w:space="0" w:color="auto"/>
        <w:right w:val="none" w:sz="0" w:space="0" w:color="auto"/>
      </w:divBdr>
    </w:div>
    <w:div w:id="433330800">
      <w:bodyDiv w:val="1"/>
      <w:marLeft w:val="0"/>
      <w:marRight w:val="0"/>
      <w:marTop w:val="0"/>
      <w:marBottom w:val="0"/>
      <w:divBdr>
        <w:top w:val="none" w:sz="0" w:space="0" w:color="auto"/>
        <w:left w:val="none" w:sz="0" w:space="0" w:color="auto"/>
        <w:bottom w:val="none" w:sz="0" w:space="0" w:color="auto"/>
        <w:right w:val="none" w:sz="0" w:space="0" w:color="auto"/>
      </w:divBdr>
    </w:div>
    <w:div w:id="448863783">
      <w:bodyDiv w:val="1"/>
      <w:marLeft w:val="0"/>
      <w:marRight w:val="0"/>
      <w:marTop w:val="0"/>
      <w:marBottom w:val="0"/>
      <w:divBdr>
        <w:top w:val="none" w:sz="0" w:space="0" w:color="auto"/>
        <w:left w:val="none" w:sz="0" w:space="0" w:color="auto"/>
        <w:bottom w:val="none" w:sz="0" w:space="0" w:color="auto"/>
        <w:right w:val="none" w:sz="0" w:space="0" w:color="auto"/>
      </w:divBdr>
    </w:div>
    <w:div w:id="513954289">
      <w:bodyDiv w:val="1"/>
      <w:marLeft w:val="0"/>
      <w:marRight w:val="0"/>
      <w:marTop w:val="0"/>
      <w:marBottom w:val="0"/>
      <w:divBdr>
        <w:top w:val="none" w:sz="0" w:space="0" w:color="auto"/>
        <w:left w:val="none" w:sz="0" w:space="0" w:color="auto"/>
        <w:bottom w:val="none" w:sz="0" w:space="0" w:color="auto"/>
        <w:right w:val="none" w:sz="0" w:space="0" w:color="auto"/>
      </w:divBdr>
    </w:div>
    <w:div w:id="560212976">
      <w:bodyDiv w:val="1"/>
      <w:marLeft w:val="0"/>
      <w:marRight w:val="0"/>
      <w:marTop w:val="0"/>
      <w:marBottom w:val="0"/>
      <w:divBdr>
        <w:top w:val="none" w:sz="0" w:space="0" w:color="auto"/>
        <w:left w:val="none" w:sz="0" w:space="0" w:color="auto"/>
        <w:bottom w:val="none" w:sz="0" w:space="0" w:color="auto"/>
        <w:right w:val="none" w:sz="0" w:space="0" w:color="auto"/>
      </w:divBdr>
    </w:div>
    <w:div w:id="578639101">
      <w:bodyDiv w:val="1"/>
      <w:marLeft w:val="0"/>
      <w:marRight w:val="0"/>
      <w:marTop w:val="0"/>
      <w:marBottom w:val="0"/>
      <w:divBdr>
        <w:top w:val="none" w:sz="0" w:space="0" w:color="auto"/>
        <w:left w:val="none" w:sz="0" w:space="0" w:color="auto"/>
        <w:bottom w:val="none" w:sz="0" w:space="0" w:color="auto"/>
        <w:right w:val="none" w:sz="0" w:space="0" w:color="auto"/>
      </w:divBdr>
    </w:div>
    <w:div w:id="608048104">
      <w:bodyDiv w:val="1"/>
      <w:marLeft w:val="0"/>
      <w:marRight w:val="0"/>
      <w:marTop w:val="0"/>
      <w:marBottom w:val="0"/>
      <w:divBdr>
        <w:top w:val="none" w:sz="0" w:space="0" w:color="auto"/>
        <w:left w:val="none" w:sz="0" w:space="0" w:color="auto"/>
        <w:bottom w:val="none" w:sz="0" w:space="0" w:color="auto"/>
        <w:right w:val="none" w:sz="0" w:space="0" w:color="auto"/>
      </w:divBdr>
    </w:div>
    <w:div w:id="794829226">
      <w:bodyDiv w:val="1"/>
      <w:marLeft w:val="0"/>
      <w:marRight w:val="0"/>
      <w:marTop w:val="0"/>
      <w:marBottom w:val="0"/>
      <w:divBdr>
        <w:top w:val="none" w:sz="0" w:space="0" w:color="auto"/>
        <w:left w:val="none" w:sz="0" w:space="0" w:color="auto"/>
        <w:bottom w:val="none" w:sz="0" w:space="0" w:color="auto"/>
        <w:right w:val="none" w:sz="0" w:space="0" w:color="auto"/>
      </w:divBdr>
    </w:div>
    <w:div w:id="795685349">
      <w:bodyDiv w:val="1"/>
      <w:marLeft w:val="0"/>
      <w:marRight w:val="0"/>
      <w:marTop w:val="0"/>
      <w:marBottom w:val="0"/>
      <w:divBdr>
        <w:top w:val="none" w:sz="0" w:space="0" w:color="auto"/>
        <w:left w:val="none" w:sz="0" w:space="0" w:color="auto"/>
        <w:bottom w:val="none" w:sz="0" w:space="0" w:color="auto"/>
        <w:right w:val="none" w:sz="0" w:space="0" w:color="auto"/>
      </w:divBdr>
    </w:div>
    <w:div w:id="800882075">
      <w:bodyDiv w:val="1"/>
      <w:marLeft w:val="0"/>
      <w:marRight w:val="0"/>
      <w:marTop w:val="0"/>
      <w:marBottom w:val="0"/>
      <w:divBdr>
        <w:top w:val="none" w:sz="0" w:space="0" w:color="auto"/>
        <w:left w:val="none" w:sz="0" w:space="0" w:color="auto"/>
        <w:bottom w:val="none" w:sz="0" w:space="0" w:color="auto"/>
        <w:right w:val="none" w:sz="0" w:space="0" w:color="auto"/>
      </w:divBdr>
    </w:div>
    <w:div w:id="890263704">
      <w:bodyDiv w:val="1"/>
      <w:marLeft w:val="0"/>
      <w:marRight w:val="0"/>
      <w:marTop w:val="0"/>
      <w:marBottom w:val="0"/>
      <w:divBdr>
        <w:top w:val="none" w:sz="0" w:space="0" w:color="auto"/>
        <w:left w:val="none" w:sz="0" w:space="0" w:color="auto"/>
        <w:bottom w:val="none" w:sz="0" w:space="0" w:color="auto"/>
        <w:right w:val="none" w:sz="0" w:space="0" w:color="auto"/>
      </w:divBdr>
    </w:div>
    <w:div w:id="932976578">
      <w:bodyDiv w:val="1"/>
      <w:marLeft w:val="0"/>
      <w:marRight w:val="0"/>
      <w:marTop w:val="0"/>
      <w:marBottom w:val="0"/>
      <w:divBdr>
        <w:top w:val="none" w:sz="0" w:space="0" w:color="auto"/>
        <w:left w:val="none" w:sz="0" w:space="0" w:color="auto"/>
        <w:bottom w:val="none" w:sz="0" w:space="0" w:color="auto"/>
        <w:right w:val="none" w:sz="0" w:space="0" w:color="auto"/>
      </w:divBdr>
    </w:div>
    <w:div w:id="1027635958">
      <w:bodyDiv w:val="1"/>
      <w:marLeft w:val="0"/>
      <w:marRight w:val="0"/>
      <w:marTop w:val="0"/>
      <w:marBottom w:val="0"/>
      <w:divBdr>
        <w:top w:val="none" w:sz="0" w:space="0" w:color="auto"/>
        <w:left w:val="none" w:sz="0" w:space="0" w:color="auto"/>
        <w:bottom w:val="none" w:sz="0" w:space="0" w:color="auto"/>
        <w:right w:val="none" w:sz="0" w:space="0" w:color="auto"/>
      </w:divBdr>
    </w:div>
    <w:div w:id="1042751057">
      <w:bodyDiv w:val="1"/>
      <w:marLeft w:val="0"/>
      <w:marRight w:val="0"/>
      <w:marTop w:val="0"/>
      <w:marBottom w:val="0"/>
      <w:divBdr>
        <w:top w:val="none" w:sz="0" w:space="0" w:color="auto"/>
        <w:left w:val="none" w:sz="0" w:space="0" w:color="auto"/>
        <w:bottom w:val="none" w:sz="0" w:space="0" w:color="auto"/>
        <w:right w:val="none" w:sz="0" w:space="0" w:color="auto"/>
      </w:divBdr>
    </w:div>
    <w:div w:id="1288049347">
      <w:bodyDiv w:val="1"/>
      <w:marLeft w:val="0"/>
      <w:marRight w:val="0"/>
      <w:marTop w:val="0"/>
      <w:marBottom w:val="0"/>
      <w:divBdr>
        <w:top w:val="none" w:sz="0" w:space="0" w:color="auto"/>
        <w:left w:val="none" w:sz="0" w:space="0" w:color="auto"/>
        <w:bottom w:val="none" w:sz="0" w:space="0" w:color="auto"/>
        <w:right w:val="none" w:sz="0" w:space="0" w:color="auto"/>
      </w:divBdr>
    </w:div>
    <w:div w:id="1294798591">
      <w:bodyDiv w:val="1"/>
      <w:marLeft w:val="0"/>
      <w:marRight w:val="0"/>
      <w:marTop w:val="0"/>
      <w:marBottom w:val="0"/>
      <w:divBdr>
        <w:top w:val="none" w:sz="0" w:space="0" w:color="auto"/>
        <w:left w:val="none" w:sz="0" w:space="0" w:color="auto"/>
        <w:bottom w:val="none" w:sz="0" w:space="0" w:color="auto"/>
        <w:right w:val="none" w:sz="0" w:space="0" w:color="auto"/>
      </w:divBdr>
    </w:div>
    <w:div w:id="1359889849">
      <w:bodyDiv w:val="1"/>
      <w:marLeft w:val="0"/>
      <w:marRight w:val="0"/>
      <w:marTop w:val="0"/>
      <w:marBottom w:val="0"/>
      <w:divBdr>
        <w:top w:val="none" w:sz="0" w:space="0" w:color="auto"/>
        <w:left w:val="none" w:sz="0" w:space="0" w:color="auto"/>
        <w:bottom w:val="none" w:sz="0" w:space="0" w:color="auto"/>
        <w:right w:val="none" w:sz="0" w:space="0" w:color="auto"/>
      </w:divBdr>
    </w:div>
    <w:div w:id="1393121354">
      <w:bodyDiv w:val="1"/>
      <w:marLeft w:val="0"/>
      <w:marRight w:val="0"/>
      <w:marTop w:val="0"/>
      <w:marBottom w:val="0"/>
      <w:divBdr>
        <w:top w:val="none" w:sz="0" w:space="0" w:color="auto"/>
        <w:left w:val="none" w:sz="0" w:space="0" w:color="auto"/>
        <w:bottom w:val="none" w:sz="0" w:space="0" w:color="auto"/>
        <w:right w:val="none" w:sz="0" w:space="0" w:color="auto"/>
      </w:divBdr>
      <w:divsChild>
        <w:div w:id="1439059606">
          <w:marLeft w:val="0"/>
          <w:marRight w:val="0"/>
          <w:marTop w:val="0"/>
          <w:marBottom w:val="0"/>
          <w:divBdr>
            <w:top w:val="none" w:sz="0" w:space="0" w:color="auto"/>
            <w:left w:val="none" w:sz="0" w:space="0" w:color="auto"/>
            <w:bottom w:val="none" w:sz="0" w:space="0" w:color="auto"/>
            <w:right w:val="none" w:sz="0" w:space="0" w:color="auto"/>
          </w:divBdr>
        </w:div>
        <w:div w:id="383335424">
          <w:marLeft w:val="0"/>
          <w:marRight w:val="0"/>
          <w:marTop w:val="0"/>
          <w:marBottom w:val="0"/>
          <w:divBdr>
            <w:top w:val="none" w:sz="0" w:space="0" w:color="auto"/>
            <w:left w:val="none" w:sz="0" w:space="0" w:color="auto"/>
            <w:bottom w:val="none" w:sz="0" w:space="0" w:color="auto"/>
            <w:right w:val="none" w:sz="0" w:space="0" w:color="auto"/>
          </w:divBdr>
          <w:divsChild>
            <w:div w:id="1647005161">
              <w:marLeft w:val="0"/>
              <w:marRight w:val="0"/>
              <w:marTop w:val="0"/>
              <w:marBottom w:val="0"/>
              <w:divBdr>
                <w:top w:val="none" w:sz="0" w:space="0" w:color="auto"/>
                <w:left w:val="none" w:sz="0" w:space="0" w:color="auto"/>
                <w:bottom w:val="none" w:sz="0" w:space="0" w:color="auto"/>
                <w:right w:val="none" w:sz="0" w:space="0" w:color="auto"/>
              </w:divBdr>
            </w:div>
            <w:div w:id="20362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6889">
      <w:bodyDiv w:val="1"/>
      <w:marLeft w:val="0"/>
      <w:marRight w:val="0"/>
      <w:marTop w:val="0"/>
      <w:marBottom w:val="0"/>
      <w:divBdr>
        <w:top w:val="none" w:sz="0" w:space="0" w:color="auto"/>
        <w:left w:val="none" w:sz="0" w:space="0" w:color="auto"/>
        <w:bottom w:val="none" w:sz="0" w:space="0" w:color="auto"/>
        <w:right w:val="none" w:sz="0" w:space="0" w:color="auto"/>
      </w:divBdr>
    </w:div>
    <w:div w:id="1451970245">
      <w:bodyDiv w:val="1"/>
      <w:marLeft w:val="0"/>
      <w:marRight w:val="0"/>
      <w:marTop w:val="0"/>
      <w:marBottom w:val="0"/>
      <w:divBdr>
        <w:top w:val="none" w:sz="0" w:space="0" w:color="auto"/>
        <w:left w:val="none" w:sz="0" w:space="0" w:color="auto"/>
        <w:bottom w:val="none" w:sz="0" w:space="0" w:color="auto"/>
        <w:right w:val="none" w:sz="0" w:space="0" w:color="auto"/>
      </w:divBdr>
    </w:div>
    <w:div w:id="1472361293">
      <w:bodyDiv w:val="1"/>
      <w:marLeft w:val="0"/>
      <w:marRight w:val="0"/>
      <w:marTop w:val="0"/>
      <w:marBottom w:val="0"/>
      <w:divBdr>
        <w:top w:val="none" w:sz="0" w:space="0" w:color="auto"/>
        <w:left w:val="none" w:sz="0" w:space="0" w:color="auto"/>
        <w:bottom w:val="none" w:sz="0" w:space="0" w:color="auto"/>
        <w:right w:val="none" w:sz="0" w:space="0" w:color="auto"/>
      </w:divBdr>
    </w:div>
    <w:div w:id="1479372064">
      <w:bodyDiv w:val="1"/>
      <w:marLeft w:val="0"/>
      <w:marRight w:val="0"/>
      <w:marTop w:val="0"/>
      <w:marBottom w:val="0"/>
      <w:divBdr>
        <w:top w:val="none" w:sz="0" w:space="0" w:color="auto"/>
        <w:left w:val="none" w:sz="0" w:space="0" w:color="auto"/>
        <w:bottom w:val="none" w:sz="0" w:space="0" w:color="auto"/>
        <w:right w:val="none" w:sz="0" w:space="0" w:color="auto"/>
      </w:divBdr>
    </w:div>
    <w:div w:id="1511094042">
      <w:bodyDiv w:val="1"/>
      <w:marLeft w:val="0"/>
      <w:marRight w:val="0"/>
      <w:marTop w:val="0"/>
      <w:marBottom w:val="0"/>
      <w:divBdr>
        <w:top w:val="none" w:sz="0" w:space="0" w:color="auto"/>
        <w:left w:val="none" w:sz="0" w:space="0" w:color="auto"/>
        <w:bottom w:val="none" w:sz="0" w:space="0" w:color="auto"/>
        <w:right w:val="none" w:sz="0" w:space="0" w:color="auto"/>
      </w:divBdr>
    </w:div>
    <w:div w:id="1776906103">
      <w:bodyDiv w:val="1"/>
      <w:marLeft w:val="0"/>
      <w:marRight w:val="0"/>
      <w:marTop w:val="0"/>
      <w:marBottom w:val="0"/>
      <w:divBdr>
        <w:top w:val="none" w:sz="0" w:space="0" w:color="auto"/>
        <w:left w:val="none" w:sz="0" w:space="0" w:color="auto"/>
        <w:bottom w:val="none" w:sz="0" w:space="0" w:color="auto"/>
        <w:right w:val="none" w:sz="0" w:space="0" w:color="auto"/>
      </w:divBdr>
    </w:div>
    <w:div w:id="1780710688">
      <w:bodyDiv w:val="1"/>
      <w:marLeft w:val="0"/>
      <w:marRight w:val="0"/>
      <w:marTop w:val="0"/>
      <w:marBottom w:val="0"/>
      <w:divBdr>
        <w:top w:val="none" w:sz="0" w:space="0" w:color="auto"/>
        <w:left w:val="none" w:sz="0" w:space="0" w:color="auto"/>
        <w:bottom w:val="none" w:sz="0" w:space="0" w:color="auto"/>
        <w:right w:val="none" w:sz="0" w:space="0" w:color="auto"/>
      </w:divBdr>
    </w:div>
    <w:div w:id="1856844904">
      <w:bodyDiv w:val="1"/>
      <w:marLeft w:val="0"/>
      <w:marRight w:val="0"/>
      <w:marTop w:val="0"/>
      <w:marBottom w:val="0"/>
      <w:divBdr>
        <w:top w:val="none" w:sz="0" w:space="0" w:color="auto"/>
        <w:left w:val="none" w:sz="0" w:space="0" w:color="auto"/>
        <w:bottom w:val="none" w:sz="0" w:space="0" w:color="auto"/>
        <w:right w:val="none" w:sz="0" w:space="0" w:color="auto"/>
      </w:divBdr>
    </w:div>
    <w:div w:id="1869104652">
      <w:bodyDiv w:val="1"/>
      <w:marLeft w:val="0"/>
      <w:marRight w:val="0"/>
      <w:marTop w:val="0"/>
      <w:marBottom w:val="0"/>
      <w:divBdr>
        <w:top w:val="none" w:sz="0" w:space="0" w:color="auto"/>
        <w:left w:val="none" w:sz="0" w:space="0" w:color="auto"/>
        <w:bottom w:val="none" w:sz="0" w:space="0" w:color="auto"/>
        <w:right w:val="none" w:sz="0" w:space="0" w:color="auto"/>
      </w:divBdr>
    </w:div>
    <w:div w:id="1891720477">
      <w:bodyDiv w:val="1"/>
      <w:marLeft w:val="0"/>
      <w:marRight w:val="0"/>
      <w:marTop w:val="0"/>
      <w:marBottom w:val="0"/>
      <w:divBdr>
        <w:top w:val="none" w:sz="0" w:space="0" w:color="auto"/>
        <w:left w:val="none" w:sz="0" w:space="0" w:color="auto"/>
        <w:bottom w:val="none" w:sz="0" w:space="0" w:color="auto"/>
        <w:right w:val="none" w:sz="0" w:space="0" w:color="auto"/>
      </w:divBdr>
    </w:div>
    <w:div w:id="1964454315">
      <w:bodyDiv w:val="1"/>
      <w:marLeft w:val="0"/>
      <w:marRight w:val="0"/>
      <w:marTop w:val="0"/>
      <w:marBottom w:val="0"/>
      <w:divBdr>
        <w:top w:val="none" w:sz="0" w:space="0" w:color="auto"/>
        <w:left w:val="none" w:sz="0" w:space="0" w:color="auto"/>
        <w:bottom w:val="none" w:sz="0" w:space="0" w:color="auto"/>
        <w:right w:val="none" w:sz="0" w:space="0" w:color="auto"/>
      </w:divBdr>
    </w:div>
    <w:div w:id="2079012326">
      <w:bodyDiv w:val="1"/>
      <w:marLeft w:val="0"/>
      <w:marRight w:val="0"/>
      <w:marTop w:val="0"/>
      <w:marBottom w:val="0"/>
      <w:divBdr>
        <w:top w:val="none" w:sz="0" w:space="0" w:color="auto"/>
        <w:left w:val="none" w:sz="0" w:space="0" w:color="auto"/>
        <w:bottom w:val="none" w:sz="0" w:space="0" w:color="auto"/>
        <w:right w:val="none" w:sz="0" w:space="0" w:color="auto"/>
      </w:divBdr>
    </w:div>
    <w:div w:id="210568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106.xml"/><Relationship Id="rId21" Type="http://schemas.openxmlformats.org/officeDocument/2006/relationships/chart" Target="charts/chart10.xml"/><Relationship Id="rId42" Type="http://schemas.openxmlformats.org/officeDocument/2006/relationships/chart" Target="charts/chart31.xml"/><Relationship Id="rId63" Type="http://schemas.openxmlformats.org/officeDocument/2006/relationships/chart" Target="charts/chart52.xml"/><Relationship Id="rId84" Type="http://schemas.openxmlformats.org/officeDocument/2006/relationships/chart" Target="charts/chart73.xml"/><Relationship Id="rId138" Type="http://schemas.openxmlformats.org/officeDocument/2006/relationships/chart" Target="charts/chart127.xml"/><Relationship Id="rId159" Type="http://schemas.openxmlformats.org/officeDocument/2006/relationships/chart" Target="charts/chart148.xml"/><Relationship Id="rId170" Type="http://schemas.openxmlformats.org/officeDocument/2006/relationships/chart" Target="charts/chart159.xml"/><Relationship Id="rId107" Type="http://schemas.openxmlformats.org/officeDocument/2006/relationships/chart" Target="charts/chart96.xml"/><Relationship Id="rId11" Type="http://schemas.openxmlformats.org/officeDocument/2006/relationships/chart" Target="charts/chart2.xml"/><Relationship Id="rId32" Type="http://schemas.openxmlformats.org/officeDocument/2006/relationships/chart" Target="charts/chart21.xml"/><Relationship Id="rId53" Type="http://schemas.openxmlformats.org/officeDocument/2006/relationships/chart" Target="charts/chart42.xml"/><Relationship Id="rId74" Type="http://schemas.openxmlformats.org/officeDocument/2006/relationships/chart" Target="charts/chart63.xml"/><Relationship Id="rId128" Type="http://schemas.openxmlformats.org/officeDocument/2006/relationships/chart" Target="charts/chart117.xml"/><Relationship Id="rId149" Type="http://schemas.openxmlformats.org/officeDocument/2006/relationships/chart" Target="charts/chart138.xml"/><Relationship Id="rId5" Type="http://schemas.openxmlformats.org/officeDocument/2006/relationships/webSettings" Target="webSettings.xml"/><Relationship Id="rId95" Type="http://schemas.openxmlformats.org/officeDocument/2006/relationships/chart" Target="charts/chart84.xml"/><Relationship Id="rId160" Type="http://schemas.openxmlformats.org/officeDocument/2006/relationships/chart" Target="charts/chart149.xml"/><Relationship Id="rId181" Type="http://schemas.openxmlformats.org/officeDocument/2006/relationships/chart" Target="charts/chart170.xml"/><Relationship Id="rId22" Type="http://schemas.openxmlformats.org/officeDocument/2006/relationships/chart" Target="charts/chart11.xml"/><Relationship Id="rId43" Type="http://schemas.openxmlformats.org/officeDocument/2006/relationships/chart" Target="charts/chart32.xml"/><Relationship Id="rId64" Type="http://schemas.openxmlformats.org/officeDocument/2006/relationships/chart" Target="charts/chart53.xml"/><Relationship Id="rId118" Type="http://schemas.openxmlformats.org/officeDocument/2006/relationships/chart" Target="charts/chart107.xml"/><Relationship Id="rId139" Type="http://schemas.openxmlformats.org/officeDocument/2006/relationships/chart" Target="charts/chart128.xml"/><Relationship Id="rId85" Type="http://schemas.openxmlformats.org/officeDocument/2006/relationships/chart" Target="charts/chart74.xml"/><Relationship Id="rId150" Type="http://schemas.openxmlformats.org/officeDocument/2006/relationships/chart" Target="charts/chart139.xml"/><Relationship Id="rId171" Type="http://schemas.openxmlformats.org/officeDocument/2006/relationships/chart" Target="charts/chart160.xml"/><Relationship Id="rId12" Type="http://schemas.openxmlformats.org/officeDocument/2006/relationships/chart" Target="charts/chart3.xml"/><Relationship Id="rId33" Type="http://schemas.openxmlformats.org/officeDocument/2006/relationships/chart" Target="charts/chart22.xml"/><Relationship Id="rId108" Type="http://schemas.openxmlformats.org/officeDocument/2006/relationships/chart" Target="charts/chart97.xml"/><Relationship Id="rId129" Type="http://schemas.openxmlformats.org/officeDocument/2006/relationships/chart" Target="charts/chart118.xml"/><Relationship Id="rId54" Type="http://schemas.openxmlformats.org/officeDocument/2006/relationships/chart" Target="charts/chart43.xml"/><Relationship Id="rId75" Type="http://schemas.openxmlformats.org/officeDocument/2006/relationships/chart" Target="charts/chart64.xml"/><Relationship Id="rId96" Type="http://schemas.openxmlformats.org/officeDocument/2006/relationships/chart" Target="charts/chart85.xml"/><Relationship Id="rId140" Type="http://schemas.openxmlformats.org/officeDocument/2006/relationships/chart" Target="charts/chart129.xml"/><Relationship Id="rId161" Type="http://schemas.openxmlformats.org/officeDocument/2006/relationships/chart" Target="charts/chart150.xml"/><Relationship Id="rId182" Type="http://schemas.openxmlformats.org/officeDocument/2006/relationships/chart" Target="charts/chart171.xml"/><Relationship Id="rId6" Type="http://schemas.openxmlformats.org/officeDocument/2006/relationships/footnotes" Target="footnotes.xml"/><Relationship Id="rId23" Type="http://schemas.openxmlformats.org/officeDocument/2006/relationships/chart" Target="charts/chart12.xml"/><Relationship Id="rId119" Type="http://schemas.openxmlformats.org/officeDocument/2006/relationships/chart" Target="charts/chart108.xml"/><Relationship Id="rId44" Type="http://schemas.openxmlformats.org/officeDocument/2006/relationships/chart" Target="charts/chart33.xml"/><Relationship Id="rId65" Type="http://schemas.openxmlformats.org/officeDocument/2006/relationships/chart" Target="charts/chart54.xml"/><Relationship Id="rId86" Type="http://schemas.openxmlformats.org/officeDocument/2006/relationships/chart" Target="charts/chart75.xml"/><Relationship Id="rId130" Type="http://schemas.openxmlformats.org/officeDocument/2006/relationships/chart" Target="charts/chart119.xml"/><Relationship Id="rId151" Type="http://schemas.openxmlformats.org/officeDocument/2006/relationships/chart" Target="charts/chart140.xml"/><Relationship Id="rId172" Type="http://schemas.openxmlformats.org/officeDocument/2006/relationships/chart" Target="charts/chart161.xml"/><Relationship Id="rId13" Type="http://schemas.openxmlformats.org/officeDocument/2006/relationships/comments" Target="comments.xml"/><Relationship Id="rId18" Type="http://schemas.openxmlformats.org/officeDocument/2006/relationships/chart" Target="charts/chart7.xml"/><Relationship Id="rId39" Type="http://schemas.openxmlformats.org/officeDocument/2006/relationships/chart" Target="charts/chart28.xml"/><Relationship Id="rId109" Type="http://schemas.openxmlformats.org/officeDocument/2006/relationships/chart" Target="charts/chart98.xml"/><Relationship Id="rId34" Type="http://schemas.openxmlformats.org/officeDocument/2006/relationships/chart" Target="charts/chart23.xml"/><Relationship Id="rId50" Type="http://schemas.openxmlformats.org/officeDocument/2006/relationships/chart" Target="charts/chart39.xml"/><Relationship Id="rId55" Type="http://schemas.openxmlformats.org/officeDocument/2006/relationships/chart" Target="charts/chart44.xml"/><Relationship Id="rId76" Type="http://schemas.openxmlformats.org/officeDocument/2006/relationships/chart" Target="charts/chart65.xml"/><Relationship Id="rId97" Type="http://schemas.openxmlformats.org/officeDocument/2006/relationships/chart" Target="charts/chart86.xml"/><Relationship Id="rId104" Type="http://schemas.openxmlformats.org/officeDocument/2006/relationships/chart" Target="charts/chart93.xml"/><Relationship Id="rId120" Type="http://schemas.openxmlformats.org/officeDocument/2006/relationships/chart" Target="charts/chart109.xml"/><Relationship Id="rId125" Type="http://schemas.openxmlformats.org/officeDocument/2006/relationships/chart" Target="charts/chart114.xml"/><Relationship Id="rId141" Type="http://schemas.openxmlformats.org/officeDocument/2006/relationships/chart" Target="charts/chart130.xml"/><Relationship Id="rId146" Type="http://schemas.openxmlformats.org/officeDocument/2006/relationships/chart" Target="charts/chart135.xml"/><Relationship Id="rId167" Type="http://schemas.openxmlformats.org/officeDocument/2006/relationships/chart" Target="charts/chart156.xml"/><Relationship Id="rId7" Type="http://schemas.openxmlformats.org/officeDocument/2006/relationships/endnotes" Target="endnotes.xml"/><Relationship Id="rId71" Type="http://schemas.openxmlformats.org/officeDocument/2006/relationships/chart" Target="charts/chart60.xml"/><Relationship Id="rId92" Type="http://schemas.openxmlformats.org/officeDocument/2006/relationships/chart" Target="charts/chart81.xml"/><Relationship Id="rId162" Type="http://schemas.openxmlformats.org/officeDocument/2006/relationships/chart" Target="charts/chart151.xml"/><Relationship Id="rId183" Type="http://schemas.openxmlformats.org/officeDocument/2006/relationships/chart" Target="charts/chart172.xml"/><Relationship Id="rId2" Type="http://schemas.openxmlformats.org/officeDocument/2006/relationships/numbering" Target="numbering.xml"/><Relationship Id="rId29" Type="http://schemas.openxmlformats.org/officeDocument/2006/relationships/chart" Target="charts/chart18.xml"/><Relationship Id="rId24" Type="http://schemas.openxmlformats.org/officeDocument/2006/relationships/chart" Target="charts/chart13.xml"/><Relationship Id="rId40" Type="http://schemas.openxmlformats.org/officeDocument/2006/relationships/chart" Target="charts/chart29.xml"/><Relationship Id="rId45" Type="http://schemas.openxmlformats.org/officeDocument/2006/relationships/chart" Target="charts/chart34.xml"/><Relationship Id="rId66" Type="http://schemas.openxmlformats.org/officeDocument/2006/relationships/chart" Target="charts/chart55.xml"/><Relationship Id="rId87" Type="http://schemas.openxmlformats.org/officeDocument/2006/relationships/chart" Target="charts/chart76.xml"/><Relationship Id="rId110" Type="http://schemas.openxmlformats.org/officeDocument/2006/relationships/chart" Target="charts/chart99.xml"/><Relationship Id="rId115" Type="http://schemas.openxmlformats.org/officeDocument/2006/relationships/chart" Target="charts/chart104.xml"/><Relationship Id="rId131" Type="http://schemas.openxmlformats.org/officeDocument/2006/relationships/chart" Target="charts/chart120.xml"/><Relationship Id="rId136" Type="http://schemas.openxmlformats.org/officeDocument/2006/relationships/chart" Target="charts/chart125.xml"/><Relationship Id="rId157" Type="http://schemas.openxmlformats.org/officeDocument/2006/relationships/chart" Target="charts/chart146.xml"/><Relationship Id="rId178" Type="http://schemas.openxmlformats.org/officeDocument/2006/relationships/chart" Target="charts/chart167.xml"/><Relationship Id="rId61" Type="http://schemas.openxmlformats.org/officeDocument/2006/relationships/chart" Target="charts/chart50.xml"/><Relationship Id="rId82" Type="http://schemas.openxmlformats.org/officeDocument/2006/relationships/chart" Target="charts/chart71.xml"/><Relationship Id="rId152" Type="http://schemas.openxmlformats.org/officeDocument/2006/relationships/chart" Target="charts/chart141.xml"/><Relationship Id="rId173" Type="http://schemas.openxmlformats.org/officeDocument/2006/relationships/chart" Target="charts/chart162.xml"/><Relationship Id="rId19" Type="http://schemas.openxmlformats.org/officeDocument/2006/relationships/chart" Target="charts/chart8.xml"/><Relationship Id="rId14" Type="http://schemas.microsoft.com/office/2011/relationships/commentsExtended" Target="commentsExtended.xml"/><Relationship Id="rId30" Type="http://schemas.openxmlformats.org/officeDocument/2006/relationships/chart" Target="charts/chart19.xml"/><Relationship Id="rId35" Type="http://schemas.openxmlformats.org/officeDocument/2006/relationships/chart" Target="charts/chart24.xml"/><Relationship Id="rId56" Type="http://schemas.openxmlformats.org/officeDocument/2006/relationships/chart" Target="charts/chart45.xml"/><Relationship Id="rId77" Type="http://schemas.openxmlformats.org/officeDocument/2006/relationships/chart" Target="charts/chart66.xml"/><Relationship Id="rId100" Type="http://schemas.openxmlformats.org/officeDocument/2006/relationships/chart" Target="charts/chart89.xml"/><Relationship Id="rId105" Type="http://schemas.openxmlformats.org/officeDocument/2006/relationships/chart" Target="charts/chart94.xml"/><Relationship Id="rId126" Type="http://schemas.openxmlformats.org/officeDocument/2006/relationships/chart" Target="charts/chart115.xml"/><Relationship Id="rId147" Type="http://schemas.openxmlformats.org/officeDocument/2006/relationships/chart" Target="charts/chart136.xml"/><Relationship Id="rId168" Type="http://schemas.openxmlformats.org/officeDocument/2006/relationships/chart" Target="charts/chart157.xml"/><Relationship Id="rId8" Type="http://schemas.openxmlformats.org/officeDocument/2006/relationships/footer" Target="footer1.xml"/><Relationship Id="rId51" Type="http://schemas.openxmlformats.org/officeDocument/2006/relationships/chart" Target="charts/chart40.xml"/><Relationship Id="rId72" Type="http://schemas.openxmlformats.org/officeDocument/2006/relationships/chart" Target="charts/chart61.xml"/><Relationship Id="rId93" Type="http://schemas.openxmlformats.org/officeDocument/2006/relationships/chart" Target="charts/chart82.xml"/><Relationship Id="rId98" Type="http://schemas.openxmlformats.org/officeDocument/2006/relationships/chart" Target="charts/chart87.xml"/><Relationship Id="rId121" Type="http://schemas.openxmlformats.org/officeDocument/2006/relationships/chart" Target="charts/chart110.xml"/><Relationship Id="rId142" Type="http://schemas.openxmlformats.org/officeDocument/2006/relationships/chart" Target="charts/chart131.xml"/><Relationship Id="rId163" Type="http://schemas.openxmlformats.org/officeDocument/2006/relationships/chart" Target="charts/chart152.xm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chart" Target="charts/chart14.xml"/><Relationship Id="rId46" Type="http://schemas.openxmlformats.org/officeDocument/2006/relationships/chart" Target="charts/chart35.xml"/><Relationship Id="rId67" Type="http://schemas.openxmlformats.org/officeDocument/2006/relationships/chart" Target="charts/chart56.xml"/><Relationship Id="rId116" Type="http://schemas.openxmlformats.org/officeDocument/2006/relationships/chart" Target="charts/chart105.xml"/><Relationship Id="rId137" Type="http://schemas.openxmlformats.org/officeDocument/2006/relationships/chart" Target="charts/chart126.xml"/><Relationship Id="rId158" Type="http://schemas.openxmlformats.org/officeDocument/2006/relationships/chart" Target="charts/chart147.xml"/><Relationship Id="rId20" Type="http://schemas.openxmlformats.org/officeDocument/2006/relationships/chart" Target="charts/chart9.xml"/><Relationship Id="rId41" Type="http://schemas.openxmlformats.org/officeDocument/2006/relationships/chart" Target="charts/chart30.xml"/><Relationship Id="rId62" Type="http://schemas.openxmlformats.org/officeDocument/2006/relationships/chart" Target="charts/chart51.xml"/><Relationship Id="rId83" Type="http://schemas.openxmlformats.org/officeDocument/2006/relationships/chart" Target="charts/chart72.xml"/><Relationship Id="rId88" Type="http://schemas.openxmlformats.org/officeDocument/2006/relationships/chart" Target="charts/chart77.xml"/><Relationship Id="rId111" Type="http://schemas.openxmlformats.org/officeDocument/2006/relationships/chart" Target="charts/chart100.xml"/><Relationship Id="rId132" Type="http://schemas.openxmlformats.org/officeDocument/2006/relationships/chart" Target="charts/chart121.xml"/><Relationship Id="rId153" Type="http://schemas.openxmlformats.org/officeDocument/2006/relationships/chart" Target="charts/chart142.xml"/><Relationship Id="rId174" Type="http://schemas.openxmlformats.org/officeDocument/2006/relationships/chart" Target="charts/chart163.xml"/><Relationship Id="rId179" Type="http://schemas.openxmlformats.org/officeDocument/2006/relationships/chart" Target="charts/chart168.xml"/><Relationship Id="rId15" Type="http://schemas.openxmlformats.org/officeDocument/2006/relationships/chart" Target="charts/chart4.xml"/><Relationship Id="rId36" Type="http://schemas.openxmlformats.org/officeDocument/2006/relationships/chart" Target="charts/chart25.xml"/><Relationship Id="rId57" Type="http://schemas.openxmlformats.org/officeDocument/2006/relationships/chart" Target="charts/chart46.xml"/><Relationship Id="rId106" Type="http://schemas.openxmlformats.org/officeDocument/2006/relationships/chart" Target="charts/chart95.xml"/><Relationship Id="rId127" Type="http://schemas.openxmlformats.org/officeDocument/2006/relationships/chart" Target="charts/chart116.xml"/><Relationship Id="rId10" Type="http://schemas.openxmlformats.org/officeDocument/2006/relationships/chart" Target="charts/chart1.xml"/><Relationship Id="rId31" Type="http://schemas.openxmlformats.org/officeDocument/2006/relationships/chart" Target="charts/chart20.xml"/><Relationship Id="rId52" Type="http://schemas.openxmlformats.org/officeDocument/2006/relationships/chart" Target="charts/chart41.xml"/><Relationship Id="rId73" Type="http://schemas.openxmlformats.org/officeDocument/2006/relationships/chart" Target="charts/chart62.xml"/><Relationship Id="rId78" Type="http://schemas.openxmlformats.org/officeDocument/2006/relationships/chart" Target="charts/chart67.xml"/><Relationship Id="rId94" Type="http://schemas.openxmlformats.org/officeDocument/2006/relationships/chart" Target="charts/chart83.xml"/><Relationship Id="rId99" Type="http://schemas.openxmlformats.org/officeDocument/2006/relationships/chart" Target="charts/chart88.xml"/><Relationship Id="rId101" Type="http://schemas.openxmlformats.org/officeDocument/2006/relationships/chart" Target="charts/chart90.xml"/><Relationship Id="rId122" Type="http://schemas.openxmlformats.org/officeDocument/2006/relationships/chart" Target="charts/chart111.xml"/><Relationship Id="rId143" Type="http://schemas.openxmlformats.org/officeDocument/2006/relationships/chart" Target="charts/chart132.xml"/><Relationship Id="rId148" Type="http://schemas.openxmlformats.org/officeDocument/2006/relationships/chart" Target="charts/chart137.xml"/><Relationship Id="rId164" Type="http://schemas.openxmlformats.org/officeDocument/2006/relationships/chart" Target="charts/chart153.xml"/><Relationship Id="rId169" Type="http://schemas.openxmlformats.org/officeDocument/2006/relationships/chart" Target="charts/chart158.xml"/><Relationship Id="rId18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chart" Target="charts/chart169.xml"/><Relationship Id="rId26" Type="http://schemas.openxmlformats.org/officeDocument/2006/relationships/chart" Target="charts/chart15.xml"/><Relationship Id="rId47" Type="http://schemas.openxmlformats.org/officeDocument/2006/relationships/chart" Target="charts/chart36.xml"/><Relationship Id="rId68" Type="http://schemas.openxmlformats.org/officeDocument/2006/relationships/chart" Target="charts/chart57.xml"/><Relationship Id="rId89" Type="http://schemas.openxmlformats.org/officeDocument/2006/relationships/chart" Target="charts/chart78.xml"/><Relationship Id="rId112" Type="http://schemas.openxmlformats.org/officeDocument/2006/relationships/chart" Target="charts/chart101.xml"/><Relationship Id="rId133" Type="http://schemas.openxmlformats.org/officeDocument/2006/relationships/chart" Target="charts/chart122.xml"/><Relationship Id="rId154" Type="http://schemas.openxmlformats.org/officeDocument/2006/relationships/chart" Target="charts/chart143.xml"/><Relationship Id="rId175" Type="http://schemas.openxmlformats.org/officeDocument/2006/relationships/chart" Target="charts/chart164.xml"/><Relationship Id="rId16" Type="http://schemas.openxmlformats.org/officeDocument/2006/relationships/chart" Target="charts/chart5.xml"/><Relationship Id="rId37" Type="http://schemas.openxmlformats.org/officeDocument/2006/relationships/chart" Target="charts/chart26.xml"/><Relationship Id="rId58" Type="http://schemas.openxmlformats.org/officeDocument/2006/relationships/chart" Target="charts/chart47.xml"/><Relationship Id="rId79" Type="http://schemas.openxmlformats.org/officeDocument/2006/relationships/chart" Target="charts/chart68.xml"/><Relationship Id="rId102" Type="http://schemas.openxmlformats.org/officeDocument/2006/relationships/chart" Target="charts/chart91.xml"/><Relationship Id="rId123" Type="http://schemas.openxmlformats.org/officeDocument/2006/relationships/chart" Target="charts/chart112.xml"/><Relationship Id="rId144" Type="http://schemas.openxmlformats.org/officeDocument/2006/relationships/chart" Target="charts/chart133.xml"/><Relationship Id="rId90" Type="http://schemas.openxmlformats.org/officeDocument/2006/relationships/chart" Target="charts/chart79.xml"/><Relationship Id="rId165" Type="http://schemas.openxmlformats.org/officeDocument/2006/relationships/chart" Target="charts/chart154.xml"/><Relationship Id="rId186" Type="http://schemas.openxmlformats.org/officeDocument/2006/relationships/theme" Target="theme/theme1.xml"/><Relationship Id="rId27" Type="http://schemas.openxmlformats.org/officeDocument/2006/relationships/chart" Target="charts/chart16.xml"/><Relationship Id="rId48" Type="http://schemas.openxmlformats.org/officeDocument/2006/relationships/chart" Target="charts/chart37.xml"/><Relationship Id="rId69" Type="http://schemas.openxmlformats.org/officeDocument/2006/relationships/chart" Target="charts/chart58.xml"/><Relationship Id="rId113" Type="http://schemas.openxmlformats.org/officeDocument/2006/relationships/chart" Target="charts/chart102.xml"/><Relationship Id="rId134" Type="http://schemas.openxmlformats.org/officeDocument/2006/relationships/chart" Target="charts/chart123.xml"/><Relationship Id="rId80" Type="http://schemas.openxmlformats.org/officeDocument/2006/relationships/chart" Target="charts/chart69.xml"/><Relationship Id="rId155" Type="http://schemas.openxmlformats.org/officeDocument/2006/relationships/chart" Target="charts/chart144.xml"/><Relationship Id="rId176" Type="http://schemas.openxmlformats.org/officeDocument/2006/relationships/chart" Target="charts/chart165.xml"/><Relationship Id="rId17" Type="http://schemas.openxmlformats.org/officeDocument/2006/relationships/chart" Target="charts/chart6.xml"/><Relationship Id="rId38" Type="http://schemas.openxmlformats.org/officeDocument/2006/relationships/chart" Target="charts/chart27.xml"/><Relationship Id="rId59" Type="http://schemas.openxmlformats.org/officeDocument/2006/relationships/chart" Target="charts/chart48.xml"/><Relationship Id="rId103" Type="http://schemas.openxmlformats.org/officeDocument/2006/relationships/chart" Target="charts/chart92.xml"/><Relationship Id="rId124" Type="http://schemas.openxmlformats.org/officeDocument/2006/relationships/chart" Target="charts/chart113.xml"/><Relationship Id="rId70" Type="http://schemas.openxmlformats.org/officeDocument/2006/relationships/chart" Target="charts/chart59.xml"/><Relationship Id="rId91" Type="http://schemas.openxmlformats.org/officeDocument/2006/relationships/chart" Target="charts/chart80.xml"/><Relationship Id="rId145" Type="http://schemas.openxmlformats.org/officeDocument/2006/relationships/chart" Target="charts/chart134.xml"/><Relationship Id="rId166" Type="http://schemas.openxmlformats.org/officeDocument/2006/relationships/chart" Target="charts/chart155.xml"/><Relationship Id="rId1" Type="http://schemas.openxmlformats.org/officeDocument/2006/relationships/customXml" Target="../customXml/item1.xml"/><Relationship Id="rId28" Type="http://schemas.openxmlformats.org/officeDocument/2006/relationships/chart" Target="charts/chart17.xml"/><Relationship Id="rId49" Type="http://schemas.openxmlformats.org/officeDocument/2006/relationships/chart" Target="charts/chart38.xml"/><Relationship Id="rId114" Type="http://schemas.openxmlformats.org/officeDocument/2006/relationships/chart" Target="charts/chart103.xml"/><Relationship Id="rId60" Type="http://schemas.openxmlformats.org/officeDocument/2006/relationships/chart" Target="charts/chart49.xml"/><Relationship Id="rId81" Type="http://schemas.openxmlformats.org/officeDocument/2006/relationships/chart" Target="charts/chart70.xml"/><Relationship Id="rId135" Type="http://schemas.openxmlformats.org/officeDocument/2006/relationships/chart" Target="charts/chart124.xml"/><Relationship Id="rId156" Type="http://schemas.openxmlformats.org/officeDocument/2006/relationships/chart" Target="charts/chart145.xml"/><Relationship Id="rId177" Type="http://schemas.openxmlformats.org/officeDocument/2006/relationships/chart" Target="charts/chart166.xml"/></Relationships>
</file>

<file path=word/_rels/footnotes.xml.rels><?xml version="1.0" encoding="UTF-8" standalone="yes"?>
<Relationships xmlns="http://schemas.openxmlformats.org/package/2006/relationships"><Relationship Id="rId1" Type="http://schemas.openxmlformats.org/officeDocument/2006/relationships/hyperlink" Target="http://www.planalto.gov.br/ccivil_03/constituicao/constituicao.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100.xml"/><Relationship Id="rId1" Type="http://schemas.microsoft.com/office/2011/relationships/chartStyle" Target="style100.xml"/></Relationships>
</file>

<file path=word/charts/_rels/chart10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Servi&#231;os%20v3_AjustesMarcosMaia.xlsx" TargetMode="External"/><Relationship Id="rId2" Type="http://schemas.microsoft.com/office/2011/relationships/chartColorStyle" Target="colors101.xml"/><Relationship Id="rId1" Type="http://schemas.microsoft.com/office/2011/relationships/chartStyle" Target="style101.xml"/></Relationships>
</file>

<file path=word/charts/_rels/chart10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Servi&#231;os%20v3_AjustesMarcosMaia.xlsx" TargetMode="External"/><Relationship Id="rId2" Type="http://schemas.microsoft.com/office/2011/relationships/chartColorStyle" Target="colors102.xml"/><Relationship Id="rId1" Type="http://schemas.microsoft.com/office/2011/relationships/chartStyle" Target="style102.xml"/></Relationships>
</file>

<file path=word/charts/_rels/chart10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3.xml"/><Relationship Id="rId1" Type="http://schemas.microsoft.com/office/2011/relationships/chartStyle" Target="style103.xml"/></Relationships>
</file>

<file path=word/charts/_rels/chart10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4.xml"/><Relationship Id="rId1" Type="http://schemas.microsoft.com/office/2011/relationships/chartStyle" Target="style104.xml"/></Relationships>
</file>

<file path=word/charts/_rels/chart10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5.xml"/><Relationship Id="rId1" Type="http://schemas.microsoft.com/office/2011/relationships/chartStyle" Target="style105.xml"/></Relationships>
</file>

<file path=word/charts/_rels/chart10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6.xml"/><Relationship Id="rId1" Type="http://schemas.microsoft.com/office/2011/relationships/chartStyle" Target="style106.xml"/></Relationships>
</file>

<file path=word/charts/_rels/chart10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7.xml"/><Relationship Id="rId1" Type="http://schemas.microsoft.com/office/2011/relationships/chartStyle" Target="style107.xml"/></Relationships>
</file>

<file path=word/charts/_rels/chart10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8.xml"/><Relationship Id="rId1" Type="http://schemas.microsoft.com/office/2011/relationships/chartStyle" Target="style108.xml"/></Relationships>
</file>

<file path=word/charts/_rels/chart10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09.xml"/><Relationship Id="rId1" Type="http://schemas.microsoft.com/office/2011/relationships/chartStyle" Target="style10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1.xml"/><Relationship Id="rId1" Type="http://schemas.microsoft.com/office/2011/relationships/chartStyle" Target="style11.xml"/></Relationships>
</file>

<file path=word/charts/_rels/chart11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0.xml"/><Relationship Id="rId1" Type="http://schemas.microsoft.com/office/2011/relationships/chartStyle" Target="style110.xml"/></Relationships>
</file>

<file path=word/charts/_rels/chart111.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1.xml"/><Relationship Id="rId1" Type="http://schemas.microsoft.com/office/2011/relationships/chartStyle" Target="style111.xml"/></Relationships>
</file>

<file path=word/charts/_rels/chart11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2.xml"/><Relationship Id="rId1" Type="http://schemas.microsoft.com/office/2011/relationships/chartStyle" Target="style112.xml"/></Relationships>
</file>

<file path=word/charts/_rels/chart11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3.xml"/><Relationship Id="rId1" Type="http://schemas.microsoft.com/office/2011/relationships/chartStyle" Target="style113.xml"/></Relationships>
</file>

<file path=word/charts/_rels/chart11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4.xml"/><Relationship Id="rId1" Type="http://schemas.microsoft.com/office/2011/relationships/chartStyle" Target="style114.xml"/></Relationships>
</file>

<file path=word/charts/_rels/chart11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5.xml"/><Relationship Id="rId1" Type="http://schemas.microsoft.com/office/2011/relationships/chartStyle" Target="style115.xml"/></Relationships>
</file>

<file path=word/charts/_rels/chart11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6.xml"/><Relationship Id="rId1" Type="http://schemas.microsoft.com/office/2011/relationships/chartStyle" Target="style116.xml"/></Relationships>
</file>

<file path=word/charts/_rels/chart11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7.xml"/><Relationship Id="rId1" Type="http://schemas.microsoft.com/office/2011/relationships/chartStyle" Target="style117.xml"/></Relationships>
</file>

<file path=word/charts/_rels/chart11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8.xml"/><Relationship Id="rId1" Type="http://schemas.microsoft.com/office/2011/relationships/chartStyle" Target="style118.xml"/></Relationships>
</file>

<file path=word/charts/_rels/chart11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19.xml"/><Relationship Id="rId1" Type="http://schemas.microsoft.com/office/2011/relationships/chartStyle" Target="style11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2.xml"/><Relationship Id="rId1" Type="http://schemas.microsoft.com/office/2011/relationships/chartStyle" Target="style12.xml"/></Relationships>
</file>

<file path=word/charts/_rels/chart12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20.xml"/><Relationship Id="rId1" Type="http://schemas.microsoft.com/office/2011/relationships/chartStyle" Target="style120.xml"/></Relationships>
</file>

<file path=word/charts/_rels/chart121.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21.xml"/><Relationship Id="rId1" Type="http://schemas.microsoft.com/office/2011/relationships/chartStyle" Target="style121.xml"/></Relationships>
</file>

<file path=word/charts/_rels/chart12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5_Censo%20SUAS%202016%20Servi&#231;os%20v3_AjustesMarcosMaia_Otavio.xlsx" TargetMode="External"/><Relationship Id="rId2" Type="http://schemas.microsoft.com/office/2011/relationships/chartColorStyle" Target="colors122.xml"/><Relationship Id="rId1" Type="http://schemas.microsoft.com/office/2011/relationships/chartStyle" Target="style122.xml"/></Relationships>
</file>

<file path=word/charts/_rels/chart12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Servi&#231;os%20v3_AjustesMarcosMaia.xlsx" TargetMode="External"/><Relationship Id="rId2" Type="http://schemas.microsoft.com/office/2011/relationships/chartColorStyle" Target="colors123.xml"/><Relationship Id="rId1" Type="http://schemas.microsoft.com/office/2011/relationships/chartStyle" Target="style123.xml"/></Relationships>
</file>

<file path=word/charts/_rels/chart12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Servi&#231;os%20v3_AjustesMarcosMaia.xlsx" TargetMode="External"/><Relationship Id="rId2" Type="http://schemas.microsoft.com/office/2011/relationships/chartColorStyle" Target="colors124.xml"/><Relationship Id="rId1" Type="http://schemas.microsoft.com/office/2011/relationships/chartStyle" Target="style124.xml"/></Relationships>
</file>

<file path=word/charts/_rels/chart12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25.xml"/><Relationship Id="rId1" Type="http://schemas.microsoft.com/office/2011/relationships/chartStyle" Target="style125.xml"/></Relationships>
</file>

<file path=word/charts/_rels/chart12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26.xml"/><Relationship Id="rId1" Type="http://schemas.microsoft.com/office/2011/relationships/chartStyle" Target="style126.xml"/></Relationships>
</file>

<file path=word/charts/_rels/chart12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27.xml"/><Relationship Id="rId1" Type="http://schemas.microsoft.com/office/2011/relationships/chartStyle" Target="style127.xml"/></Relationships>
</file>

<file path=word/charts/_rels/chart12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28.xml"/><Relationship Id="rId1" Type="http://schemas.microsoft.com/office/2011/relationships/chartStyle" Target="style128.xm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valdson.cleto\Documents\Censo%20SUAS\2016\Censo%20SUAS%202016%20Participa&#231;&#227;o%20Social%20V3%20revisao%20SNAS.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3.xml"/><Relationship Id="rId1" Type="http://schemas.microsoft.com/office/2011/relationships/chartStyle" Target="style13.xml"/></Relationships>
</file>

<file path=word/charts/_rels/chart13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29.xml"/><Relationship Id="rId1" Type="http://schemas.microsoft.com/office/2011/relationships/chartStyle" Target="style129.xml"/></Relationships>
</file>

<file path=word/charts/_rels/chart131.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0.xml"/><Relationship Id="rId1" Type="http://schemas.microsoft.com/office/2011/relationships/chartStyle" Target="style130.xml"/></Relationships>
</file>

<file path=word/charts/_rels/chart13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1.xml"/><Relationship Id="rId1" Type="http://schemas.microsoft.com/office/2011/relationships/chartStyle" Target="style131.xml"/></Relationships>
</file>

<file path=word/charts/_rels/chart13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2.xml"/><Relationship Id="rId1" Type="http://schemas.microsoft.com/office/2011/relationships/chartStyle" Target="style132.xml"/></Relationships>
</file>

<file path=word/charts/_rels/chart13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3.xml"/><Relationship Id="rId1" Type="http://schemas.microsoft.com/office/2011/relationships/chartStyle" Target="style133.xml"/></Relationships>
</file>

<file path=word/charts/_rels/chart13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4.xml"/><Relationship Id="rId1" Type="http://schemas.microsoft.com/office/2011/relationships/chartStyle" Target="style134.xml"/></Relationships>
</file>

<file path=word/charts/_rels/chart13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5.xml"/><Relationship Id="rId1" Type="http://schemas.microsoft.com/office/2011/relationships/chartStyle" Target="style135.xml"/></Relationships>
</file>

<file path=word/charts/_rels/chart13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6.xml"/><Relationship Id="rId1" Type="http://schemas.microsoft.com/office/2011/relationships/chartStyle" Target="style136.xml"/></Relationships>
</file>

<file path=word/charts/_rels/chart13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7.xml"/><Relationship Id="rId1" Type="http://schemas.microsoft.com/office/2011/relationships/chartStyle" Target="style137.xml"/></Relationships>
</file>

<file path=word/charts/_rels/chart13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8.xml"/><Relationship Id="rId1" Type="http://schemas.microsoft.com/office/2011/relationships/chartStyle" Target="style13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4.xml"/><Relationship Id="rId1" Type="http://schemas.microsoft.com/office/2011/relationships/chartStyle" Target="style14.xml"/></Relationships>
</file>

<file path=word/charts/_rels/chart14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39.xml"/><Relationship Id="rId1" Type="http://schemas.microsoft.com/office/2011/relationships/chartStyle" Target="style139.xml"/></Relationships>
</file>

<file path=word/charts/_rels/chart141.xml.rels><?xml version="1.0" encoding="UTF-8" standalone="yes"?>
<Relationships xmlns="http://schemas.openxmlformats.org/package/2006/relationships"><Relationship Id="rId1" Type="http://schemas.openxmlformats.org/officeDocument/2006/relationships/oleObject" Target="file:///C:\Users\otavio.araujo\Desktop\Censo%20SUAS%202016%20-%20impressa%20-%20v1%20-%2020180823\cap%206_Censo%20SUAS%202016%20Participa&#231;&#227;o%20Social%20V3%20revisao%20SNAS_Otavio.xlsx" TargetMode="External"/></Relationships>
</file>

<file path=word/charts/_rels/chart14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0.xml"/><Relationship Id="rId1" Type="http://schemas.microsoft.com/office/2011/relationships/chartStyle" Target="style140.xml"/></Relationships>
</file>

<file path=word/charts/_rels/chart14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1.xml"/><Relationship Id="rId1" Type="http://schemas.microsoft.com/office/2011/relationships/chartStyle" Target="style141.xml"/></Relationships>
</file>

<file path=word/charts/_rels/chart14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2.xml"/><Relationship Id="rId1" Type="http://schemas.microsoft.com/office/2011/relationships/chartStyle" Target="style142.xml"/></Relationships>
</file>

<file path=word/charts/_rels/chart14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3.xml"/><Relationship Id="rId1" Type="http://schemas.microsoft.com/office/2011/relationships/chartStyle" Target="style143.xml"/></Relationships>
</file>

<file path=word/charts/_rels/chart14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4.xml"/><Relationship Id="rId1" Type="http://schemas.microsoft.com/office/2011/relationships/chartStyle" Target="style144.xml"/></Relationships>
</file>

<file path=word/charts/_rels/chart14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5.xml"/><Relationship Id="rId1" Type="http://schemas.microsoft.com/office/2011/relationships/chartStyle" Target="style145.xml"/></Relationships>
</file>

<file path=word/charts/_rels/chart14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6.xml"/><Relationship Id="rId1" Type="http://schemas.microsoft.com/office/2011/relationships/chartStyle" Target="style146.xml"/></Relationships>
</file>

<file path=word/charts/_rels/chart14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7.xml"/><Relationship Id="rId1" Type="http://schemas.microsoft.com/office/2011/relationships/chartStyle" Target="style147.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5.xml"/><Relationship Id="rId1" Type="http://schemas.microsoft.com/office/2011/relationships/chartStyle" Target="style15.xml"/></Relationships>
</file>

<file path=word/charts/_rels/chart15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8.xml"/><Relationship Id="rId1" Type="http://schemas.microsoft.com/office/2011/relationships/chartStyle" Target="style148.xml"/></Relationships>
</file>

<file path=word/charts/_rels/chart151.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49.xml"/><Relationship Id="rId1" Type="http://schemas.microsoft.com/office/2011/relationships/chartStyle" Target="style149.xml"/></Relationships>
</file>

<file path=word/charts/_rels/chart15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50.xml"/><Relationship Id="rId1" Type="http://schemas.microsoft.com/office/2011/relationships/chartStyle" Target="style150.xml"/></Relationships>
</file>

<file path=word/charts/_rels/chart15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51.xml"/><Relationship Id="rId1" Type="http://schemas.microsoft.com/office/2011/relationships/chartStyle" Target="style151.xml"/></Relationships>
</file>

<file path=word/charts/_rels/chart15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ap%206_Censo%20SUAS%202016%20Participa&#231;&#227;o%20Social%20V3%20revisao%20SNAS_Otavio.xlsx" TargetMode="External"/><Relationship Id="rId2" Type="http://schemas.microsoft.com/office/2011/relationships/chartColorStyle" Target="colors152.xml"/><Relationship Id="rId1" Type="http://schemas.microsoft.com/office/2011/relationships/chartStyle" Target="style152.xml"/></Relationships>
</file>

<file path=word/charts/_rels/chart15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3.xml"/><Relationship Id="rId1" Type="http://schemas.microsoft.com/office/2011/relationships/chartStyle" Target="style153.xml"/></Relationships>
</file>

<file path=word/charts/_rels/chart15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4.xml"/><Relationship Id="rId1" Type="http://schemas.microsoft.com/office/2011/relationships/chartStyle" Target="style154.xml"/></Relationships>
</file>

<file path=word/charts/_rels/chart15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5.xml"/><Relationship Id="rId1" Type="http://schemas.microsoft.com/office/2011/relationships/chartStyle" Target="style155.xml"/></Relationships>
</file>

<file path=word/charts/_rels/chart15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6.xml"/><Relationship Id="rId1" Type="http://schemas.microsoft.com/office/2011/relationships/chartStyle" Target="style156.xml"/></Relationships>
</file>

<file path=word/charts/_rels/chart15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7.xml"/><Relationship Id="rId1" Type="http://schemas.microsoft.com/office/2011/relationships/chartStyle" Target="style15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6.xml"/><Relationship Id="rId1" Type="http://schemas.microsoft.com/office/2011/relationships/chartStyle" Target="style16.xml"/></Relationships>
</file>

<file path=word/charts/_rels/chart16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8.xml"/><Relationship Id="rId1" Type="http://schemas.microsoft.com/office/2011/relationships/chartStyle" Target="style158.xml"/></Relationships>
</file>

<file path=word/charts/_rels/chart161.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59.xml"/><Relationship Id="rId1" Type="http://schemas.microsoft.com/office/2011/relationships/chartStyle" Target="style159.xml"/></Relationships>
</file>

<file path=word/charts/_rels/chart16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0.xml"/><Relationship Id="rId1" Type="http://schemas.microsoft.com/office/2011/relationships/chartStyle" Target="style160.xml"/></Relationships>
</file>

<file path=word/charts/_rels/chart163.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1.xml"/><Relationship Id="rId1" Type="http://schemas.microsoft.com/office/2011/relationships/chartStyle" Target="style161.xml"/></Relationships>
</file>

<file path=word/charts/_rels/chart164.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2.xml"/><Relationship Id="rId1" Type="http://schemas.microsoft.com/office/2011/relationships/chartStyle" Target="style162.xml"/></Relationships>
</file>

<file path=word/charts/_rels/chart165.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3.xml"/><Relationship Id="rId1" Type="http://schemas.microsoft.com/office/2011/relationships/chartStyle" Target="style163.xml"/></Relationships>
</file>

<file path=word/charts/_rels/chart166.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4.xml"/><Relationship Id="rId1" Type="http://schemas.microsoft.com/office/2011/relationships/chartStyle" Target="style164.xml"/></Relationships>
</file>

<file path=word/charts/_rels/chart167.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5.xml"/><Relationship Id="rId1" Type="http://schemas.microsoft.com/office/2011/relationships/chartStyle" Target="style165.xml"/></Relationships>
</file>

<file path=word/charts/_rels/chart168.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6.xml"/><Relationship Id="rId1" Type="http://schemas.microsoft.com/office/2011/relationships/chartStyle" Target="style166.xml"/></Relationships>
</file>

<file path=word/charts/_rels/chart169.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7.xml"/><Relationship Id="rId1" Type="http://schemas.microsoft.com/office/2011/relationships/chartStyle" Target="style167.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7.xml"/><Relationship Id="rId1" Type="http://schemas.microsoft.com/office/2011/relationships/chartStyle" Target="style17.xml"/></Relationships>
</file>

<file path=word/charts/_rels/chart170.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68.xml"/><Relationship Id="rId1" Type="http://schemas.microsoft.com/office/2011/relationships/chartStyle" Target="style168.xml"/></Relationships>
</file>

<file path=word/charts/_rels/chart17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IDs%20revisao%20SNAS.xlsx" TargetMode="External"/><Relationship Id="rId2" Type="http://schemas.microsoft.com/office/2011/relationships/chartColorStyle" Target="colors169.xml"/><Relationship Id="rId1" Type="http://schemas.microsoft.com/office/2011/relationships/chartStyle" Target="style169.xml"/></Relationships>
</file>

<file path=word/charts/_rels/chart172.xml.rels><?xml version="1.0" encoding="UTF-8" standalone="yes"?>
<Relationships xmlns="http://schemas.openxmlformats.org/package/2006/relationships"><Relationship Id="rId3" Type="http://schemas.openxmlformats.org/officeDocument/2006/relationships/oleObject" Target="file:///C:\Users\otavio.araujo\Desktop\Censo%20SUAS%202016%20-%20impressa%20-%20v1%20-%2020180823\Censo%20SUAS%202016%20Gr&#225;ficos%20IDs%20revisao%20SNAS.xlsx" TargetMode="External"/><Relationship Id="rId2" Type="http://schemas.microsoft.com/office/2011/relationships/chartColorStyle" Target="colors170.xml"/><Relationship Id="rId1" Type="http://schemas.microsoft.com/office/2011/relationships/chartStyle" Target="style170.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r&#225;ficos%20Equipamentos%20v4%20revisao%20SNA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1.xml"/><Relationship Id="rId1" Type="http://schemas.microsoft.com/office/2011/relationships/chartStyle" Target="style61.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2.xml"/><Relationship Id="rId1" Type="http://schemas.microsoft.com/office/2011/relationships/chartStyle" Target="style62.xml"/></Relationships>
</file>

<file path=word/charts/_rels/chart6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3.xml"/><Relationship Id="rId1" Type="http://schemas.microsoft.com/office/2011/relationships/chartStyle" Target="style63.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4.xml"/><Relationship Id="rId1" Type="http://schemas.microsoft.com/office/2011/relationships/chartStyle" Target="style64.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5.xml"/><Relationship Id="rId1" Type="http://schemas.microsoft.com/office/2011/relationships/chartStyle" Target="style65.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6.xml"/><Relationship Id="rId1" Type="http://schemas.microsoft.com/office/2011/relationships/chartStyle" Target="style66.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7.xml"/><Relationship Id="rId1" Type="http://schemas.microsoft.com/office/2011/relationships/chartStyle" Target="style67.xml"/></Relationships>
</file>

<file path=word/charts/_rels/chart6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8.xml"/><Relationship Id="rId1" Type="http://schemas.microsoft.com/office/2011/relationships/chartStyle" Target="style68.xml"/></Relationships>
</file>

<file path=word/charts/_rels/chart6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69.xml"/><Relationship Id="rId1" Type="http://schemas.microsoft.com/office/2011/relationships/chartStyle" Target="style69.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0.xml"/><Relationship Id="rId1" Type="http://schemas.microsoft.com/office/2011/relationships/chartStyle" Target="style70.xml"/></Relationships>
</file>

<file path=word/charts/_rels/chart7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1.xml"/><Relationship Id="rId1" Type="http://schemas.microsoft.com/office/2011/relationships/chartStyle" Target="style71.xml"/></Relationships>
</file>

<file path=word/charts/_rels/chart7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2.xml"/><Relationship Id="rId1" Type="http://schemas.microsoft.com/office/2011/relationships/chartStyle" Target="style72.xml"/></Relationships>
</file>

<file path=word/charts/_rels/chart7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3.xml"/><Relationship Id="rId1" Type="http://schemas.microsoft.com/office/2011/relationships/chartStyle" Target="style73.xml"/></Relationships>
</file>

<file path=word/charts/_rels/chart7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4.xml"/><Relationship Id="rId1" Type="http://schemas.microsoft.com/office/2011/relationships/chartStyle" Target="style74.xml"/></Relationships>
</file>

<file path=word/charts/_rels/chart7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5.xml"/><Relationship Id="rId1" Type="http://schemas.microsoft.com/office/2011/relationships/chartStyle" Target="style75.xml"/></Relationships>
</file>

<file path=word/charts/_rels/chart7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6.xml"/><Relationship Id="rId1" Type="http://schemas.microsoft.com/office/2011/relationships/chartStyle" Target="style76.xml"/></Relationships>
</file>

<file path=word/charts/_rels/chart7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7.xml"/><Relationship Id="rId1" Type="http://schemas.microsoft.com/office/2011/relationships/chartStyle" Target="style77.xml"/></Relationships>
</file>

<file path=word/charts/_rels/chart7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8.xml"/><Relationship Id="rId1" Type="http://schemas.microsoft.com/office/2011/relationships/chartStyle" Target="style78.xml"/></Relationships>
</file>

<file path=word/charts/_rels/chart7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79.xml"/><Relationship Id="rId1" Type="http://schemas.microsoft.com/office/2011/relationships/chartStyle" Target="style79.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0.xml"/><Relationship Id="rId1" Type="http://schemas.microsoft.com/office/2011/relationships/chartStyle" Target="style80.xml"/></Relationships>
</file>

<file path=word/charts/_rels/chart8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1.xml"/><Relationship Id="rId1" Type="http://schemas.microsoft.com/office/2011/relationships/chartStyle" Target="style81.xml"/></Relationships>
</file>

<file path=word/charts/_rels/chart8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2.xml"/><Relationship Id="rId1" Type="http://schemas.microsoft.com/office/2011/relationships/chartStyle" Target="style82.xml"/></Relationships>
</file>

<file path=word/charts/_rels/chart8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3.xml"/><Relationship Id="rId1" Type="http://schemas.microsoft.com/office/2011/relationships/chartStyle" Target="style83.xml"/></Relationships>
</file>

<file path=word/charts/_rels/chart8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4.xml"/><Relationship Id="rId1" Type="http://schemas.microsoft.com/office/2011/relationships/chartStyle" Target="style84.xml"/></Relationships>
</file>

<file path=word/charts/_rels/chart8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5.xml"/><Relationship Id="rId1" Type="http://schemas.microsoft.com/office/2011/relationships/chartStyle" Target="style85.xml"/></Relationships>
</file>

<file path=word/charts/_rels/chart8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6.xml"/><Relationship Id="rId1" Type="http://schemas.microsoft.com/office/2011/relationships/chartStyle" Target="style86.xml"/></Relationships>
</file>

<file path=word/charts/_rels/chart8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7.xml"/><Relationship Id="rId1" Type="http://schemas.microsoft.com/office/2011/relationships/chartStyle" Target="style87.xml"/></Relationships>
</file>

<file path=word/charts/_rels/chart8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8.xml"/><Relationship Id="rId1" Type="http://schemas.microsoft.com/office/2011/relationships/chartStyle" Target="style88.xml"/></Relationships>
</file>

<file path=word/charts/_rels/chart8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89.xml"/><Relationship Id="rId1" Type="http://schemas.microsoft.com/office/2011/relationships/chartStyle" Target="style8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Gestao%20e%20Financiamento%20v1revisao%20SNAS.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0.xml"/><Relationship Id="rId1" Type="http://schemas.microsoft.com/office/2011/relationships/chartStyle" Target="style90.xml"/></Relationships>
</file>

<file path=word/charts/_rels/chart91.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1.xml"/><Relationship Id="rId1" Type="http://schemas.microsoft.com/office/2011/relationships/chartStyle" Target="style91.xml"/></Relationships>
</file>

<file path=word/charts/_rels/chart92.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2.xml"/><Relationship Id="rId1" Type="http://schemas.microsoft.com/office/2011/relationships/chartStyle" Target="style92.xml"/></Relationships>
</file>

<file path=word/charts/_rels/chart93.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3.xml"/><Relationship Id="rId1" Type="http://schemas.microsoft.com/office/2011/relationships/chartStyle" Target="style93.xml"/></Relationships>
</file>

<file path=word/charts/_rels/chart94.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4.xml"/><Relationship Id="rId1" Type="http://schemas.microsoft.com/office/2011/relationships/chartStyle" Target="style94.xml"/></Relationships>
</file>

<file path=word/charts/_rels/chart95.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5.xml"/><Relationship Id="rId1" Type="http://schemas.microsoft.com/office/2011/relationships/chartStyle" Target="style95.xml"/></Relationships>
</file>

<file path=word/charts/_rels/chart96.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6.xml"/><Relationship Id="rId1" Type="http://schemas.microsoft.com/office/2011/relationships/chartStyle" Target="style96.xml"/></Relationships>
</file>

<file path=word/charts/_rels/chart97.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7.xml"/><Relationship Id="rId1" Type="http://schemas.microsoft.com/office/2011/relationships/chartStyle" Target="style97.xml"/></Relationships>
</file>

<file path=word/charts/_rels/chart98.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8.xml"/><Relationship Id="rId1" Type="http://schemas.microsoft.com/office/2011/relationships/chartStyle" Target="style98.xml"/></Relationships>
</file>

<file path=word/charts/_rels/chart99.xml.rels><?xml version="1.0" encoding="UTF-8" standalone="yes"?>
<Relationships xmlns="http://schemas.openxmlformats.org/package/2006/relationships"><Relationship Id="rId3" Type="http://schemas.openxmlformats.org/officeDocument/2006/relationships/oleObject" Target="file:///C:\Users\valdson.cleto\Documents\Censo%20SUAS\2016\Censo%20SUAS%202016%20RH%20v2%20revisao%20SNAS.xlsx" TargetMode="External"/><Relationship Id="rId2" Type="http://schemas.microsoft.com/office/2011/relationships/chartColorStyle" Target="colors99.xml"/><Relationship Id="rId1" Type="http://schemas.microsoft.com/office/2011/relationships/chartStyle" Target="style9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922236520127206E-2"/>
          <c:y val="2.5135673259997861E-2"/>
          <c:w val="0.96155526959745585"/>
          <c:h val="0.84288155569338874"/>
        </c:manualLayout>
      </c:layout>
      <c:barChart>
        <c:barDir val="col"/>
        <c:grouping val="clustered"/>
        <c:varyColors val="0"/>
        <c:ser>
          <c:idx val="0"/>
          <c:order val="0"/>
          <c:tx>
            <c:strRef>
              <c:f>'Gráfico GM 1'!$B$3</c:f>
              <c:strCache>
                <c:ptCount val="1"/>
                <c:pt idx="0">
                  <c:v>2010</c:v>
                </c:pt>
              </c:strCache>
            </c:strRef>
          </c:tx>
          <c:spPr>
            <a:solidFill>
              <a:schemeClr val="accent1">
                <a:shade val="4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1'!$B$4:$B$9</c:f>
              <c:numCache>
                <c:formatCode>####.0%</c:formatCode>
                <c:ptCount val="6"/>
                <c:pt idx="0">
                  <c:v>0.76200000000000001</c:v>
                </c:pt>
                <c:pt idx="1">
                  <c:v>0.82</c:v>
                </c:pt>
                <c:pt idx="2">
                  <c:v>0.70299999999999996</c:v>
                </c:pt>
                <c:pt idx="3">
                  <c:v>0.57199999999999995</c:v>
                </c:pt>
                <c:pt idx="4">
                  <c:v>0.80800000000000005</c:v>
                </c:pt>
                <c:pt idx="5">
                  <c:v>0.72649416909621001</c:v>
                </c:pt>
              </c:numCache>
            </c:numRef>
          </c:val>
          <c:extLst>
            <c:ext xmlns:c16="http://schemas.microsoft.com/office/drawing/2014/chart" uri="{C3380CC4-5D6E-409C-BE32-E72D297353CC}">
              <c16:uniqueId val="{00000000-949B-4F46-B4FE-6874DD0488EE}"/>
            </c:ext>
          </c:extLst>
        </c:ser>
        <c:ser>
          <c:idx val="1"/>
          <c:order val="1"/>
          <c:tx>
            <c:strRef>
              <c:f>'Gráfico GM 1'!$C$3</c:f>
              <c:strCache>
                <c:ptCount val="1"/>
                <c:pt idx="0">
                  <c:v>2011</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1'!$C$4:$C$9</c:f>
              <c:numCache>
                <c:formatCode>####.0%</c:formatCode>
                <c:ptCount val="6"/>
                <c:pt idx="0">
                  <c:v>0.81299999999999994</c:v>
                </c:pt>
                <c:pt idx="1">
                  <c:v>0.83099999999999996</c:v>
                </c:pt>
                <c:pt idx="2">
                  <c:v>0.73899999999999999</c:v>
                </c:pt>
                <c:pt idx="3">
                  <c:v>0.54900000000000004</c:v>
                </c:pt>
                <c:pt idx="4">
                  <c:v>0.86799999999999999</c:v>
                </c:pt>
                <c:pt idx="5">
                  <c:v>0.75498522895125597</c:v>
                </c:pt>
              </c:numCache>
            </c:numRef>
          </c:val>
          <c:extLst>
            <c:ext xmlns:c16="http://schemas.microsoft.com/office/drawing/2014/chart" uri="{C3380CC4-5D6E-409C-BE32-E72D297353CC}">
              <c16:uniqueId val="{00000001-949B-4F46-B4FE-6874DD0488EE}"/>
            </c:ext>
          </c:extLst>
        </c:ser>
        <c:ser>
          <c:idx val="2"/>
          <c:order val="2"/>
          <c:tx>
            <c:strRef>
              <c:f>'Gráfico GM 1'!$D$3</c:f>
              <c:strCache>
                <c:ptCount val="1"/>
                <c:pt idx="0">
                  <c:v>2012</c:v>
                </c:pt>
              </c:strCache>
            </c:strRef>
          </c:tx>
          <c:spPr>
            <a:solidFill>
              <a:schemeClr val="accent1">
                <a:shade val="82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1'!$D$4:$D$9</c:f>
              <c:numCache>
                <c:formatCode>####.0%</c:formatCode>
                <c:ptCount val="6"/>
                <c:pt idx="0">
                  <c:v>0.8</c:v>
                </c:pt>
                <c:pt idx="1">
                  <c:v>0.84244562022339808</c:v>
                </c:pt>
                <c:pt idx="2">
                  <c:v>0.76229508196721307</c:v>
                </c:pt>
                <c:pt idx="3">
                  <c:v>0.611353711790393</c:v>
                </c:pt>
                <c:pt idx="4">
                  <c:v>0.8459821428571429</c:v>
                </c:pt>
                <c:pt idx="5">
                  <c:v>0.76556914393226705</c:v>
                </c:pt>
              </c:numCache>
            </c:numRef>
          </c:val>
          <c:extLst>
            <c:ext xmlns:c16="http://schemas.microsoft.com/office/drawing/2014/chart" uri="{C3380CC4-5D6E-409C-BE32-E72D297353CC}">
              <c16:uniqueId val="{00000002-949B-4F46-B4FE-6874DD0488EE}"/>
            </c:ext>
          </c:extLst>
        </c:ser>
        <c:ser>
          <c:idx val="3"/>
          <c:order val="3"/>
          <c:tx>
            <c:strRef>
              <c:f>'Gráfico GM 1'!$E$3</c:f>
              <c:strCache>
                <c:ptCount val="1"/>
                <c:pt idx="0">
                  <c:v>2013</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1'!$E$4:$E$9</c:f>
              <c:numCache>
                <c:formatCode>####.0%</c:formatCode>
                <c:ptCount val="6"/>
                <c:pt idx="0">
                  <c:v>0.80769230769230771</c:v>
                </c:pt>
                <c:pt idx="1">
                  <c:v>0.82917139614074908</c:v>
                </c:pt>
                <c:pt idx="2">
                  <c:v>0.83933002481389574</c:v>
                </c:pt>
                <c:pt idx="3">
                  <c:v>0.64635193133047208</c:v>
                </c:pt>
                <c:pt idx="4">
                  <c:v>0.80911062906724507</c:v>
                </c:pt>
                <c:pt idx="5">
                  <c:v>0.78959941198088901</c:v>
                </c:pt>
              </c:numCache>
            </c:numRef>
          </c:val>
          <c:extLst>
            <c:ext xmlns:c16="http://schemas.microsoft.com/office/drawing/2014/chart" uri="{C3380CC4-5D6E-409C-BE32-E72D297353CC}">
              <c16:uniqueId val="{00000003-949B-4F46-B4FE-6874DD0488EE}"/>
            </c:ext>
          </c:extLst>
        </c:ser>
        <c:ser>
          <c:idx val="4"/>
          <c:order val="4"/>
          <c:tx>
            <c:strRef>
              <c:f>'Gráfico GM 1'!$F$3</c:f>
              <c:strCache>
                <c:ptCount val="1"/>
                <c:pt idx="0">
                  <c:v>2014</c:v>
                </c:pt>
              </c:strCache>
            </c:strRef>
          </c:tx>
          <c:spPr>
            <a:solidFill>
              <a:schemeClr val="accent1">
                <a:tint val="83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1'!$F$4:$F$9</c:f>
              <c:numCache>
                <c:formatCode>####.0%</c:formatCode>
                <c:ptCount val="6"/>
                <c:pt idx="0">
                  <c:v>0.79500000000000004</c:v>
                </c:pt>
                <c:pt idx="1">
                  <c:v>0.83299999999999996</c:v>
                </c:pt>
                <c:pt idx="2">
                  <c:v>0.79200000000000004</c:v>
                </c:pt>
                <c:pt idx="3">
                  <c:v>0.63</c:v>
                </c:pt>
                <c:pt idx="4">
                  <c:v>0.84599999999999997</c:v>
                </c:pt>
                <c:pt idx="5">
                  <c:v>0.77518115942028998</c:v>
                </c:pt>
              </c:numCache>
            </c:numRef>
          </c:val>
          <c:extLst>
            <c:ext xmlns:c16="http://schemas.microsoft.com/office/drawing/2014/chart" uri="{C3380CC4-5D6E-409C-BE32-E72D297353CC}">
              <c16:uniqueId val="{00000004-949B-4F46-B4FE-6874DD0488EE}"/>
            </c:ext>
          </c:extLst>
        </c:ser>
        <c:ser>
          <c:idx val="5"/>
          <c:order val="5"/>
          <c:tx>
            <c:strRef>
              <c:f>'Gráfico GM 1'!$G$3</c:f>
              <c:strCache>
                <c:ptCount val="1"/>
                <c:pt idx="0">
                  <c:v>2015</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1'!$G$4:$G$9</c:f>
              <c:numCache>
                <c:formatCode>0.0%</c:formatCode>
                <c:ptCount val="6"/>
                <c:pt idx="0">
                  <c:v>0.8195991091314031</c:v>
                </c:pt>
                <c:pt idx="1">
                  <c:v>0.85360360360360366</c:v>
                </c:pt>
                <c:pt idx="2">
                  <c:v>0.79548229548229543</c:v>
                </c:pt>
                <c:pt idx="3">
                  <c:v>0.65818490245971162</c:v>
                </c:pt>
                <c:pt idx="4">
                  <c:v>0.86462882096069871</c:v>
                </c:pt>
                <c:pt idx="5">
                  <c:v>0.79254545454545455</c:v>
                </c:pt>
              </c:numCache>
            </c:numRef>
          </c:val>
          <c:extLst>
            <c:ext xmlns:c16="http://schemas.microsoft.com/office/drawing/2014/chart" uri="{C3380CC4-5D6E-409C-BE32-E72D297353CC}">
              <c16:uniqueId val="{00000005-949B-4F46-B4FE-6874DD0488EE}"/>
            </c:ext>
          </c:extLst>
        </c:ser>
        <c:ser>
          <c:idx val="6"/>
          <c:order val="6"/>
          <c:tx>
            <c:strRef>
              <c:f>'Gráfico GM 1'!$H$3</c:f>
              <c:strCache>
                <c:ptCount val="1"/>
                <c:pt idx="0">
                  <c:v>2016</c:v>
                </c:pt>
              </c:strCache>
            </c:strRef>
          </c:tx>
          <c:spPr>
            <a:solidFill>
              <a:schemeClr val="accent1">
                <a:tint val="48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1'!$A$4:$A$9</c:f>
              <c:strCache>
                <c:ptCount val="6"/>
                <c:pt idx="0">
                  <c:v>Norte </c:v>
                </c:pt>
                <c:pt idx="1">
                  <c:v>Nordeste</c:v>
                </c:pt>
                <c:pt idx="2">
                  <c:v>Sudeste</c:v>
                </c:pt>
                <c:pt idx="3">
                  <c:v>Sul</c:v>
                </c:pt>
                <c:pt idx="4">
                  <c:v>Centro-Oeste</c:v>
                </c:pt>
                <c:pt idx="5">
                  <c:v>Brasil</c:v>
                </c:pt>
              </c:strCache>
            </c:strRef>
          </c:cat>
          <c:val>
            <c:numRef>
              <c:f>'Gráfico GM 1'!$H$4:$H$9</c:f>
              <c:numCache>
                <c:formatCode>0.0%</c:formatCode>
                <c:ptCount val="6"/>
                <c:pt idx="0">
                  <c:v>0.82618510158013547</c:v>
                </c:pt>
                <c:pt idx="1">
                  <c:v>0.84320360970107167</c:v>
                </c:pt>
                <c:pt idx="2">
                  <c:v>0.78580171358629136</c:v>
                </c:pt>
                <c:pt idx="3">
                  <c:v>0.65646258503401356</c:v>
                </c:pt>
                <c:pt idx="4">
                  <c:v>0.84615384615384615</c:v>
                </c:pt>
                <c:pt idx="5">
                  <c:v>0.78489326765188838</c:v>
                </c:pt>
              </c:numCache>
            </c:numRef>
          </c:val>
          <c:extLst>
            <c:ext xmlns:c16="http://schemas.microsoft.com/office/drawing/2014/chart" uri="{C3380CC4-5D6E-409C-BE32-E72D297353CC}">
              <c16:uniqueId val="{00000006-949B-4F46-B4FE-6874DD0488EE}"/>
            </c:ext>
          </c:extLst>
        </c:ser>
        <c:dLbls>
          <c:dLblPos val="outEnd"/>
          <c:showLegendKey val="0"/>
          <c:showVal val="1"/>
          <c:showCatName val="0"/>
          <c:showSerName val="0"/>
          <c:showPercent val="0"/>
          <c:showBubbleSize val="0"/>
        </c:dLbls>
        <c:gapWidth val="219"/>
        <c:overlap val="-27"/>
        <c:axId val="857935456"/>
        <c:axId val="857934896"/>
      </c:barChart>
      <c:catAx>
        <c:axId val="85793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34896"/>
        <c:crosses val="autoZero"/>
        <c:auto val="1"/>
        <c:lblAlgn val="ctr"/>
        <c:lblOffset val="100"/>
        <c:noMultiLvlLbl val="0"/>
      </c:catAx>
      <c:valAx>
        <c:axId val="857934896"/>
        <c:scaling>
          <c:orientation val="minMax"/>
        </c:scaling>
        <c:delete val="1"/>
        <c:axPos val="l"/>
        <c:numFmt formatCode="####.0%" sourceLinked="1"/>
        <c:majorTickMark val="none"/>
        <c:minorTickMark val="none"/>
        <c:tickLblPos val="nextTo"/>
        <c:crossAx val="857935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'Gráfico GM 10'!$B$3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10'!$A$4:$A$9</c:f>
              <c:strCache>
                <c:ptCount val="6"/>
                <c:pt idx="0">
                  <c:v>Norte</c:v>
                </c:pt>
                <c:pt idx="1">
                  <c:v>Nordeste</c:v>
                </c:pt>
                <c:pt idx="2">
                  <c:v>Sudeste</c:v>
                </c:pt>
                <c:pt idx="3">
                  <c:v>Sul</c:v>
                </c:pt>
                <c:pt idx="4">
                  <c:v>Centro-Oeste</c:v>
                </c:pt>
                <c:pt idx="5">
                  <c:v>Brasil </c:v>
                </c:pt>
              </c:strCache>
            </c:strRef>
          </c:cat>
          <c:val>
            <c:numRef>
              <c:f>'Gráfico GM 10'!$B$4:$B$9</c:f>
              <c:numCache>
                <c:formatCode>0.0%</c:formatCode>
                <c:ptCount val="6"/>
                <c:pt idx="0">
                  <c:v>8.6859688195991103E-2</c:v>
                </c:pt>
                <c:pt idx="1">
                  <c:v>0.17398648648648649</c:v>
                </c:pt>
                <c:pt idx="2">
                  <c:v>7.9975579975579969E-2</c:v>
                </c:pt>
                <c:pt idx="3">
                  <c:v>7.6335877862595422E-2</c:v>
                </c:pt>
                <c:pt idx="4">
                  <c:v>0.10262008733624454</c:v>
                </c:pt>
                <c:pt idx="5">
                  <c:v>0.112</c:v>
                </c:pt>
              </c:numCache>
            </c:numRef>
          </c:val>
          <c:extLst>
            <c:ext xmlns:c16="http://schemas.microsoft.com/office/drawing/2014/chart" uri="{C3380CC4-5D6E-409C-BE32-E72D297353CC}">
              <c16:uniqueId val="{00000000-36EB-46C4-B3DC-A3516F05E2CE}"/>
            </c:ext>
          </c:extLst>
        </c:ser>
        <c:ser>
          <c:idx val="1"/>
          <c:order val="1"/>
          <c:tx>
            <c:strRef>
              <c:f>'Gráfico GM 10'!$C$3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10'!$A$4:$A$9</c:f>
              <c:strCache>
                <c:ptCount val="6"/>
                <c:pt idx="0">
                  <c:v>Norte</c:v>
                </c:pt>
                <c:pt idx="1">
                  <c:v>Nordeste</c:v>
                </c:pt>
                <c:pt idx="2">
                  <c:v>Sudeste</c:v>
                </c:pt>
                <c:pt idx="3">
                  <c:v>Sul</c:v>
                </c:pt>
                <c:pt idx="4">
                  <c:v>Centro-Oeste</c:v>
                </c:pt>
                <c:pt idx="5">
                  <c:v>Brasil </c:v>
                </c:pt>
              </c:strCache>
            </c:strRef>
          </c:cat>
          <c:val>
            <c:numRef>
              <c:f>'Gráfico GM 10'!$C$4:$C$9</c:f>
              <c:numCache>
                <c:formatCode>0.0%</c:formatCode>
                <c:ptCount val="6"/>
                <c:pt idx="0">
                  <c:v>8.35214446952596E-2</c:v>
                </c:pt>
                <c:pt idx="1">
                  <c:v>0.16074450084602368</c:v>
                </c:pt>
                <c:pt idx="2">
                  <c:v>7.9559363525091797E-2</c:v>
                </c:pt>
                <c:pt idx="3">
                  <c:v>8.5884353741496597E-2</c:v>
                </c:pt>
                <c:pt idx="4">
                  <c:v>7.6923076923076927E-2</c:v>
                </c:pt>
                <c:pt idx="5">
                  <c:v>0.10727969348659004</c:v>
                </c:pt>
              </c:numCache>
            </c:numRef>
          </c:val>
          <c:extLst>
            <c:ext xmlns:c16="http://schemas.microsoft.com/office/drawing/2014/chart" uri="{C3380CC4-5D6E-409C-BE32-E72D297353CC}">
              <c16:uniqueId val="{00000001-36EB-46C4-B3DC-A3516F05E2CE}"/>
            </c:ext>
          </c:extLst>
        </c:ser>
        <c:dLbls>
          <c:dLblPos val="outEnd"/>
          <c:showLegendKey val="0"/>
          <c:showVal val="1"/>
          <c:showCatName val="0"/>
          <c:showSerName val="0"/>
          <c:showPercent val="0"/>
          <c:showBubbleSize val="0"/>
        </c:dLbls>
        <c:gapWidth val="219"/>
        <c:overlap val="-27"/>
        <c:axId val="857888416"/>
        <c:axId val="857892896"/>
      </c:barChart>
      <c:catAx>
        <c:axId val="85788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857892896"/>
        <c:crosses val="autoZero"/>
        <c:auto val="1"/>
        <c:lblAlgn val="ctr"/>
        <c:lblOffset val="100"/>
        <c:noMultiLvlLbl val="0"/>
      </c:catAx>
      <c:valAx>
        <c:axId val="857892896"/>
        <c:scaling>
          <c:orientation val="minMax"/>
        </c:scaling>
        <c:delete val="1"/>
        <c:axPos val="l"/>
        <c:numFmt formatCode="0.0%" sourceLinked="1"/>
        <c:majorTickMark val="none"/>
        <c:minorTickMark val="none"/>
        <c:tickLblPos val="nextTo"/>
        <c:crossAx val="85788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stacked"/>
        <c:varyColors val="0"/>
        <c:ser>
          <c:idx val="0"/>
          <c:order val="0"/>
          <c:tx>
            <c:strRef>
              <c:f>'COMP Gráfico 41'!$B$12</c:f>
              <c:strCache>
                <c:ptCount val="1"/>
                <c:pt idx="0">
                  <c:v>Feminino </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anchor="ctr" anchorCtr="1"/>
              <a:lstStyle/>
              <a:p>
                <a:pPr>
                  <a:defRPr sz="11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41'!$A$13:$A$18</c:f>
              <c:strCache>
                <c:ptCount val="6"/>
                <c:pt idx="0">
                  <c:v>CRAS</c:v>
                </c:pt>
                <c:pt idx="1">
                  <c:v>Centros de Convivência</c:v>
                </c:pt>
                <c:pt idx="2">
                  <c:v>CREAS</c:v>
                </c:pt>
                <c:pt idx="3">
                  <c:v>Centros POP</c:v>
                </c:pt>
                <c:pt idx="4">
                  <c:v>Centros-Dia</c:v>
                </c:pt>
                <c:pt idx="5">
                  <c:v>Unidades de Acolhimento</c:v>
                </c:pt>
              </c:strCache>
            </c:strRef>
          </c:cat>
          <c:val>
            <c:numRef>
              <c:f>'COMP Gráfico 41'!$B$13:$B$18</c:f>
              <c:numCache>
                <c:formatCode>0.0%</c:formatCode>
                <c:ptCount val="6"/>
                <c:pt idx="0">
                  <c:v>0.81822367977717381</c:v>
                </c:pt>
                <c:pt idx="1">
                  <c:v>0.77351953765732073</c:v>
                </c:pt>
                <c:pt idx="2">
                  <c:v>0.81040564373897706</c:v>
                </c:pt>
                <c:pt idx="3">
                  <c:v>0.65340179717586655</c:v>
                </c:pt>
                <c:pt idx="4">
                  <c:v>0.84509562244045966</c:v>
                </c:pt>
                <c:pt idx="5">
                  <c:v>0.80659849637519021</c:v>
                </c:pt>
              </c:numCache>
            </c:numRef>
          </c:val>
          <c:extLst>
            <c:ext xmlns:c16="http://schemas.microsoft.com/office/drawing/2014/chart" uri="{C3380CC4-5D6E-409C-BE32-E72D297353CC}">
              <c16:uniqueId val="{00000000-9F30-4694-A27A-562285F90816}"/>
            </c:ext>
          </c:extLst>
        </c:ser>
        <c:ser>
          <c:idx val="1"/>
          <c:order val="1"/>
          <c:tx>
            <c:strRef>
              <c:f>'COMP Gráfico 41'!$C$12</c:f>
              <c:strCache>
                <c:ptCount val="1"/>
                <c:pt idx="0">
                  <c:v>Masculino</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anchor="ctr" anchorCtr="1"/>
              <a:lstStyle/>
              <a:p>
                <a:pPr>
                  <a:defRPr sz="11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41'!$A$13:$A$18</c:f>
              <c:strCache>
                <c:ptCount val="6"/>
                <c:pt idx="0">
                  <c:v>CRAS</c:v>
                </c:pt>
                <c:pt idx="1">
                  <c:v>Centros de Convivência</c:v>
                </c:pt>
                <c:pt idx="2">
                  <c:v>CREAS</c:v>
                </c:pt>
                <c:pt idx="3">
                  <c:v>Centros POP</c:v>
                </c:pt>
                <c:pt idx="4">
                  <c:v>Centros-Dia</c:v>
                </c:pt>
                <c:pt idx="5">
                  <c:v>Unidades de Acolhimento</c:v>
                </c:pt>
              </c:strCache>
            </c:strRef>
          </c:cat>
          <c:val>
            <c:numRef>
              <c:f>'COMP Gráfico 41'!$C$13:$C$18</c:f>
              <c:numCache>
                <c:formatCode>0.0%</c:formatCode>
                <c:ptCount val="6"/>
                <c:pt idx="0">
                  <c:v>0.18177632022282622</c:v>
                </c:pt>
                <c:pt idx="1">
                  <c:v>0.22648046234267932</c:v>
                </c:pt>
                <c:pt idx="2">
                  <c:v>0.18959435626102292</c:v>
                </c:pt>
                <c:pt idx="3">
                  <c:v>0.34659820282413351</c:v>
                </c:pt>
                <c:pt idx="4">
                  <c:v>0.15490437755954037</c:v>
                </c:pt>
                <c:pt idx="5">
                  <c:v>0.19340150362480982</c:v>
                </c:pt>
              </c:numCache>
            </c:numRef>
          </c:val>
          <c:extLst>
            <c:ext xmlns:c16="http://schemas.microsoft.com/office/drawing/2014/chart" uri="{C3380CC4-5D6E-409C-BE32-E72D297353CC}">
              <c16:uniqueId val="{00000001-9F30-4694-A27A-562285F90816}"/>
            </c:ext>
          </c:extLst>
        </c:ser>
        <c:dLbls>
          <c:dLblPos val="ctr"/>
          <c:showLegendKey val="0"/>
          <c:showVal val="1"/>
          <c:showCatName val="0"/>
          <c:showSerName val="0"/>
          <c:showPercent val="0"/>
          <c:showBubbleSize val="0"/>
        </c:dLbls>
        <c:gapWidth val="150"/>
        <c:overlap val="100"/>
        <c:axId val="586513392"/>
        <c:axId val="586513952"/>
      </c:barChart>
      <c:catAx>
        <c:axId val="586513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86513952"/>
        <c:crosses val="autoZero"/>
        <c:auto val="1"/>
        <c:lblAlgn val="ctr"/>
        <c:lblOffset val="100"/>
        <c:noMultiLvlLbl val="0"/>
      </c:catAx>
      <c:valAx>
        <c:axId val="586513952"/>
        <c:scaling>
          <c:orientation val="minMax"/>
        </c:scaling>
        <c:delete val="1"/>
        <c:axPos val="b"/>
        <c:numFmt formatCode="0.0%" sourceLinked="1"/>
        <c:majorTickMark val="none"/>
        <c:minorTickMark val="none"/>
        <c:tickLblPos val="nextTo"/>
        <c:crossAx val="58651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'1'!$A$1</c:f>
              <c:strCache>
                <c:ptCount val="1"/>
                <c:pt idx="0">
                  <c:v>Gráfico X - Percentual de CRAS que desenvolveram ações e atividades no âmbito do Serviço de Proteção e Atendimento Integral à Família (PAIF) - Brasil, 2016</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'1'!$A$2:$A$18</c:f>
              <c:strCache>
                <c:ptCount val="17"/>
                <c:pt idx="0">
                  <c:v>Elaboração do Plano de Acompanhamento Familiar</c:v>
                </c:pt>
                <c:pt idx="1">
                  <c:v>Campanhas ou eventos comunitários</c:v>
                </c:pt>
                <c:pt idx="2">
                  <c:v>Acolhida em Grupo realizada por profissional de nível superior</c:v>
                </c:pt>
                <c:pt idx="3">
                  <c:v>Registro do acompanhamento familiar em prontuário</c:v>
                </c:pt>
                <c:pt idx="4">
                  <c:v>Apoio para obtenção de Documentação pessoal</c:v>
                </c:pt>
                <c:pt idx="5">
                  <c:v>Grupo/oficina com famílias</c:v>
                </c:pt>
                <c:pt idx="6">
                  <c:v>Acompanhamento dos encaminhamentos realizados</c:v>
                </c:pt>
                <c:pt idx="7">
                  <c:v>Palestras</c:v>
                </c:pt>
                <c:pt idx="8">
                  <c:v>Acolhida Particularizada realizada por técnico de nível superior</c:v>
                </c:pt>
                <c:pt idx="9">
                  <c:v>Encaminhamento para obtenção de Benefícios Eventuais</c:v>
                </c:pt>
                <c:pt idx="10">
                  <c:v>Atendimento particularizado de famílias ou indivíduos</c:v>
                </c:pt>
                <c:pt idx="11">
                  <c:v>Encaminhamento de famílias ou indivíduos para a rede de serviço socioassistencial</c:v>
                </c:pt>
                <c:pt idx="12">
                  <c:v>Encaminhamento de famílias ou indivíduos para outras políticas públicas (educação, habitação, trabalho, etc.)</c:v>
                </c:pt>
                <c:pt idx="13">
                  <c:v>Orientação/acompanhamento para inserção no BPC</c:v>
                </c:pt>
                <c:pt idx="14">
                  <c:v>Encaminhamento para inserção/atualização de famílias no Cadastro Único</c:v>
                </c:pt>
                <c:pt idx="15">
                  <c:v>Acompanhamento de famílias</c:v>
                </c:pt>
                <c:pt idx="16">
                  <c:v>Visitas Domiciliares</c:v>
                </c:pt>
              </c:strCache>
            </c:strRef>
          </c:cat>
          <c:val>
            <c:numRef>
              <c:f>'1'!$C$2:$C$18</c:f>
              <c:numCache>
                <c:formatCode>0.0%</c:formatCode>
                <c:ptCount val="17"/>
                <c:pt idx="0">
                  <c:v>0.68604368932038839</c:v>
                </c:pt>
                <c:pt idx="1">
                  <c:v>0.85558252427184467</c:v>
                </c:pt>
                <c:pt idx="2">
                  <c:v>0.87075242718446599</c:v>
                </c:pt>
                <c:pt idx="3">
                  <c:v>0.91419902912621365</c:v>
                </c:pt>
                <c:pt idx="4">
                  <c:v>0.91444174757281549</c:v>
                </c:pt>
                <c:pt idx="5">
                  <c:v>0.92949029126213589</c:v>
                </c:pt>
                <c:pt idx="6">
                  <c:v>0.94016990291262137</c:v>
                </c:pt>
                <c:pt idx="7">
                  <c:v>0.94320388349514561</c:v>
                </c:pt>
                <c:pt idx="8">
                  <c:v>0.95230582524271845</c:v>
                </c:pt>
                <c:pt idx="9">
                  <c:v>0.95509708737864074</c:v>
                </c:pt>
                <c:pt idx="10">
                  <c:v>0.966626213592233</c:v>
                </c:pt>
                <c:pt idx="11">
                  <c:v>0.97536407766990296</c:v>
                </c:pt>
                <c:pt idx="12">
                  <c:v>0.9779126213592233</c:v>
                </c:pt>
                <c:pt idx="13">
                  <c:v>0.98082524271844662</c:v>
                </c:pt>
                <c:pt idx="14">
                  <c:v>0.98422330097087374</c:v>
                </c:pt>
                <c:pt idx="15">
                  <c:v>0.99053398058252429</c:v>
                </c:pt>
                <c:pt idx="16">
                  <c:v>0.9939320388349514</c:v>
                </c:pt>
              </c:numCache>
            </c:numRef>
          </c:val>
          <c:extLst>
            <c:ext xmlns:c16="http://schemas.microsoft.com/office/drawing/2014/chart" uri="{C3380CC4-5D6E-409C-BE32-E72D297353CC}">
              <c16:uniqueId val="{00000000-B97E-4833-BB93-EED8FD2F0897}"/>
            </c:ext>
          </c:extLst>
        </c:ser>
        <c:dLbls>
          <c:showLegendKey val="0"/>
          <c:showVal val="0"/>
          <c:showCatName val="0"/>
          <c:showSerName val="0"/>
          <c:showPercent val="0"/>
          <c:showBubbleSize val="0"/>
        </c:dLbls>
        <c:gapWidth val="182"/>
        <c:axId val="211070752"/>
        <c:axId val="211071312"/>
      </c:barChart>
      <c:catAx>
        <c:axId val="2110707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11071312"/>
        <c:crosses val="autoZero"/>
        <c:auto val="1"/>
        <c:lblAlgn val="ctr"/>
        <c:lblOffset val="100"/>
        <c:noMultiLvlLbl val="0"/>
      </c:catAx>
      <c:valAx>
        <c:axId val="211071312"/>
        <c:scaling>
          <c:orientation val="minMax"/>
          <c:max val="1"/>
        </c:scaling>
        <c:delete val="1"/>
        <c:axPos val="b"/>
        <c:numFmt formatCode="0%" sourceLinked="0"/>
        <c:majorTickMark val="none"/>
        <c:minorTickMark val="none"/>
        <c:tickLblPos val="nextTo"/>
        <c:crossAx val="211070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'2'!$B$4</c:f>
              <c:strCache>
                <c:ptCount val="1"/>
                <c:pt idx="0">
                  <c:v>SCFV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'2'!$A$5:$A$13</c:f>
              <c:numCache>
                <c:formatCode>General</c:formatCode>
                <c:ptCount val="9"/>
                <c:pt idx="0">
                  <c:v>2008</c:v>
                </c:pt>
                <c:pt idx="1">
                  <c:v>2009</c:v>
                </c:pt>
                <c:pt idx="2">
                  <c:v>2010</c:v>
                </c:pt>
                <c:pt idx="3">
                  <c:v>2011</c:v>
                </c:pt>
                <c:pt idx="4">
                  <c:v>2012</c:v>
                </c:pt>
                <c:pt idx="5">
                  <c:v>2013</c:v>
                </c:pt>
                <c:pt idx="6">
                  <c:v>2014</c:v>
                </c:pt>
                <c:pt idx="7">
                  <c:v>2015</c:v>
                </c:pt>
                <c:pt idx="8">
                  <c:v>2016</c:v>
                </c:pt>
              </c:numCache>
            </c:numRef>
          </c:cat>
          <c:val>
            <c:numRef>
              <c:f>'2'!$B$5:$B$13</c:f>
              <c:numCache>
                <c:formatCode>0.0%</c:formatCode>
                <c:ptCount val="9"/>
                <c:pt idx="0">
                  <c:v>0.8716452742123687</c:v>
                </c:pt>
                <c:pt idx="1">
                  <c:v>0.84977578475336324</c:v>
                </c:pt>
                <c:pt idx="2">
                  <c:v>0.84119982355535949</c:v>
                </c:pt>
                <c:pt idx="3">
                  <c:v>0.9090301003344482</c:v>
                </c:pt>
                <c:pt idx="4">
                  <c:v>0.91236245954692552</c:v>
                </c:pt>
                <c:pt idx="5">
                  <c:v>0.92604338449828749</c:v>
                </c:pt>
                <c:pt idx="6">
                  <c:v>0.88884767556874378</c:v>
                </c:pt>
                <c:pt idx="7">
                  <c:v>0.89098712446351935</c:v>
                </c:pt>
                <c:pt idx="8">
                  <c:v>0.85922330097087374</c:v>
                </c:pt>
              </c:numCache>
            </c:numRef>
          </c:val>
          <c:smooth val="0"/>
          <c:extLst>
            <c:ext xmlns:c16="http://schemas.microsoft.com/office/drawing/2014/chart" uri="{C3380CC4-5D6E-409C-BE32-E72D297353CC}">
              <c16:uniqueId val="{00000000-5F67-4EBB-A69C-B3FAAE08CB6B}"/>
            </c:ext>
          </c:extLst>
        </c:ser>
        <c:dLbls>
          <c:showLegendKey val="0"/>
          <c:showVal val="0"/>
          <c:showCatName val="0"/>
          <c:showSerName val="0"/>
          <c:showPercent val="0"/>
          <c:showBubbleSize val="0"/>
        </c:dLbls>
        <c:marker val="1"/>
        <c:smooth val="0"/>
        <c:axId val="211074112"/>
        <c:axId val="211074672"/>
      </c:lineChart>
      <c:catAx>
        <c:axId val="211074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11074672"/>
        <c:crosses val="autoZero"/>
        <c:auto val="1"/>
        <c:lblAlgn val="ctr"/>
        <c:lblOffset val="100"/>
        <c:noMultiLvlLbl val="0"/>
      </c:catAx>
      <c:valAx>
        <c:axId val="211074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11074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'2_OK_102 e 103'!$A$12</c:f>
              <c:strCache>
                <c:ptCount val="1"/>
                <c:pt idx="0">
                  <c:v>2015</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('2_OK_102 e 103'!$C$4:$F$4,'2_OK_102 e 103'!$H$4:$I$4)</c:f>
              <c:strCache>
                <c:ptCount val="6"/>
                <c:pt idx="0">
                  <c:v>0 a 6 anos</c:v>
                </c:pt>
                <c:pt idx="1">
                  <c:v>7 a 14 anos</c:v>
                </c:pt>
                <c:pt idx="2">
                  <c:v>15 a 17 anos</c:v>
                </c:pt>
                <c:pt idx="3">
                  <c:v>18 a 29 anos</c:v>
                </c:pt>
                <c:pt idx="4">
                  <c:v>30 a 59 anos</c:v>
                </c:pt>
                <c:pt idx="5">
                  <c:v>Idosos</c:v>
                </c:pt>
              </c:strCache>
            </c:strRef>
          </c:cat>
          <c:val>
            <c:numRef>
              <c:f>('2_OK_102 e 103'!$C$12:$F$12,'2_OK_102 e 103'!$H$12:$I$12)</c:f>
              <c:numCache>
                <c:formatCode>0.0%</c:formatCode>
                <c:ptCount val="6"/>
                <c:pt idx="0">
                  <c:v>0.4995708154506438</c:v>
                </c:pt>
                <c:pt idx="1">
                  <c:v>0.78761496014714893</c:v>
                </c:pt>
                <c:pt idx="2">
                  <c:v>0.75475168608215815</c:v>
                </c:pt>
                <c:pt idx="3">
                  <c:v>0.40147148988350706</c:v>
                </c:pt>
                <c:pt idx="4">
                  <c:v>0.50300429184549356</c:v>
                </c:pt>
                <c:pt idx="5">
                  <c:v>0.81667688534641325</c:v>
                </c:pt>
              </c:numCache>
            </c:numRef>
          </c:val>
          <c:extLst>
            <c:ext xmlns:c16="http://schemas.microsoft.com/office/drawing/2014/chart" uri="{C3380CC4-5D6E-409C-BE32-E72D297353CC}">
              <c16:uniqueId val="{00000000-FCF1-4302-A2C4-0ABC5F57532E}"/>
            </c:ext>
          </c:extLst>
        </c:ser>
        <c:ser>
          <c:idx val="1"/>
          <c:order val="1"/>
          <c:tx>
            <c:strRef>
              <c:f>'2_OK_102 e 103'!$A$13</c:f>
              <c:strCache>
                <c:ptCount val="1"/>
                <c:pt idx="0">
                  <c:v>2016</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('2_OK_102 e 103'!$C$4:$F$4,'2_OK_102 e 103'!$H$4:$I$4)</c:f>
              <c:strCache>
                <c:ptCount val="6"/>
                <c:pt idx="0">
                  <c:v>0 a 6 anos</c:v>
                </c:pt>
                <c:pt idx="1">
                  <c:v>7 a 14 anos</c:v>
                </c:pt>
                <c:pt idx="2">
                  <c:v>15 a 17 anos</c:v>
                </c:pt>
                <c:pt idx="3">
                  <c:v>18 a 29 anos</c:v>
                </c:pt>
                <c:pt idx="4">
                  <c:v>30 a 59 anos</c:v>
                </c:pt>
                <c:pt idx="5">
                  <c:v>Idosos</c:v>
                </c:pt>
              </c:strCache>
            </c:strRef>
          </c:cat>
          <c:val>
            <c:numRef>
              <c:f>('2_OK_102 e 103'!$C$13:$F$13,'2_OK_102 e 103'!$H$13:$I$13)</c:f>
              <c:numCache>
                <c:formatCode>0.0%</c:formatCode>
                <c:ptCount val="6"/>
                <c:pt idx="0">
                  <c:v>0.4779126213592233</c:v>
                </c:pt>
                <c:pt idx="1">
                  <c:v>0.76638349514563109</c:v>
                </c:pt>
                <c:pt idx="2">
                  <c:v>0.72694174757281549</c:v>
                </c:pt>
                <c:pt idx="3">
                  <c:v>0.37087378640776697</c:v>
                </c:pt>
                <c:pt idx="4">
                  <c:v>0.47754854368932037</c:v>
                </c:pt>
                <c:pt idx="5">
                  <c:v>0.78907766990291262</c:v>
                </c:pt>
              </c:numCache>
            </c:numRef>
          </c:val>
          <c:extLst>
            <c:ext xmlns:c16="http://schemas.microsoft.com/office/drawing/2014/chart" uri="{C3380CC4-5D6E-409C-BE32-E72D297353CC}">
              <c16:uniqueId val="{00000001-FCF1-4302-A2C4-0ABC5F57532E}"/>
            </c:ext>
          </c:extLst>
        </c:ser>
        <c:dLbls>
          <c:dLblPos val="outEnd"/>
          <c:showLegendKey val="0"/>
          <c:showVal val="1"/>
          <c:showCatName val="0"/>
          <c:showSerName val="0"/>
          <c:showPercent val="0"/>
          <c:showBubbleSize val="0"/>
        </c:dLbls>
        <c:gapWidth val="219"/>
        <c:overlap val="-27"/>
        <c:axId val="442860176"/>
        <c:axId val="442860736"/>
      </c:barChart>
      <c:catAx>
        <c:axId val="44286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42860736"/>
        <c:crosses val="autoZero"/>
        <c:auto val="1"/>
        <c:lblAlgn val="ctr"/>
        <c:lblOffset val="100"/>
        <c:noMultiLvlLbl val="0"/>
      </c:catAx>
      <c:valAx>
        <c:axId val="442860736"/>
        <c:scaling>
          <c:orientation val="minMax"/>
          <c:max val="1"/>
        </c:scaling>
        <c:delete val="1"/>
        <c:axPos val="l"/>
        <c:majorGridlines>
          <c:spPr>
            <a:ln w="9525" cap="flat" cmpd="sng" algn="ctr">
              <a:noFill/>
              <a:round/>
            </a:ln>
            <a:effectLst/>
          </c:spPr>
        </c:majorGridlines>
        <c:numFmt formatCode="0%" sourceLinked="0"/>
        <c:majorTickMark val="none"/>
        <c:minorTickMark val="none"/>
        <c:tickLblPos val="nextTo"/>
        <c:crossAx val="44286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'3_OK_104'!$B$3</c:f>
              <c:strCache>
                <c:ptCount val="1"/>
                <c:pt idx="0">
                  <c:v>Norte</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'3_OK_104'!$A$4:$A$10</c:f>
              <c:strCache>
                <c:ptCount val="7"/>
                <c:pt idx="0">
                  <c:v>SCFV</c:v>
                </c:pt>
                <c:pt idx="1">
                  <c:v>0 a 6 anos</c:v>
                </c:pt>
                <c:pt idx="2">
                  <c:v>7 a 14 anos</c:v>
                </c:pt>
                <c:pt idx="3">
                  <c:v>15 a 17 anos</c:v>
                </c:pt>
                <c:pt idx="4">
                  <c:v>18 a 29 anos</c:v>
                </c:pt>
                <c:pt idx="5">
                  <c:v>30 a 59 anos</c:v>
                </c:pt>
                <c:pt idx="6">
                  <c:v>Idosos</c:v>
                </c:pt>
              </c:strCache>
            </c:strRef>
          </c:cat>
          <c:val>
            <c:numRef>
              <c:f>'3_OK_104'!$B$4:$B$10</c:f>
              <c:numCache>
                <c:formatCode>0.0%</c:formatCode>
                <c:ptCount val="7"/>
                <c:pt idx="0">
                  <c:v>0.96784565916398713</c:v>
                </c:pt>
                <c:pt idx="1">
                  <c:v>0.57073954983922826</c:v>
                </c:pt>
                <c:pt idx="2">
                  <c:v>0.93086816720257237</c:v>
                </c:pt>
                <c:pt idx="3">
                  <c:v>0.89710610932475887</c:v>
                </c:pt>
                <c:pt idx="4">
                  <c:v>0.34887459807073956</c:v>
                </c:pt>
                <c:pt idx="5">
                  <c:v>0.47427652733118969</c:v>
                </c:pt>
                <c:pt idx="6">
                  <c:v>0.93086816720257237</c:v>
                </c:pt>
              </c:numCache>
            </c:numRef>
          </c:val>
          <c:extLst>
            <c:ext xmlns:c16="http://schemas.microsoft.com/office/drawing/2014/chart" uri="{C3380CC4-5D6E-409C-BE32-E72D297353CC}">
              <c16:uniqueId val="{00000000-CBE3-4A6A-AEAB-5ACBE3880197}"/>
            </c:ext>
          </c:extLst>
        </c:ser>
        <c:ser>
          <c:idx val="1"/>
          <c:order val="1"/>
          <c:tx>
            <c:strRef>
              <c:f>'3_OK_104'!$C$3</c:f>
              <c:strCache>
                <c:ptCount val="1"/>
                <c:pt idx="0">
                  <c:v>Nordeste</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'3_OK_104'!$A$4:$A$10</c:f>
              <c:strCache>
                <c:ptCount val="7"/>
                <c:pt idx="0">
                  <c:v>SCFV</c:v>
                </c:pt>
                <c:pt idx="1">
                  <c:v>0 a 6 anos</c:v>
                </c:pt>
                <c:pt idx="2">
                  <c:v>7 a 14 anos</c:v>
                </c:pt>
                <c:pt idx="3">
                  <c:v>15 a 17 anos</c:v>
                </c:pt>
                <c:pt idx="4">
                  <c:v>18 a 29 anos</c:v>
                </c:pt>
                <c:pt idx="5">
                  <c:v>30 a 59 anos</c:v>
                </c:pt>
                <c:pt idx="6">
                  <c:v>Idosos</c:v>
                </c:pt>
              </c:strCache>
            </c:strRef>
          </c:cat>
          <c:val>
            <c:numRef>
              <c:f>'3_OK_104'!$C$4:$C$10</c:f>
              <c:numCache>
                <c:formatCode>0.0%</c:formatCode>
                <c:ptCount val="7"/>
                <c:pt idx="0">
                  <c:v>0.88724933787362847</c:v>
                </c:pt>
                <c:pt idx="1">
                  <c:v>0.54407869844873247</c:v>
                </c:pt>
                <c:pt idx="2">
                  <c:v>0.80968596292092321</c:v>
                </c:pt>
                <c:pt idx="3">
                  <c:v>0.7635262958758986</c:v>
                </c:pt>
                <c:pt idx="4">
                  <c:v>0.28755202421490728</c:v>
                </c:pt>
                <c:pt idx="5">
                  <c:v>0.39424895951570188</c:v>
                </c:pt>
                <c:pt idx="6">
                  <c:v>0.84071131290200529</c:v>
                </c:pt>
              </c:numCache>
            </c:numRef>
          </c:val>
          <c:extLst>
            <c:ext xmlns:c16="http://schemas.microsoft.com/office/drawing/2014/chart" uri="{C3380CC4-5D6E-409C-BE32-E72D297353CC}">
              <c16:uniqueId val="{00000001-CBE3-4A6A-AEAB-5ACBE3880197}"/>
            </c:ext>
          </c:extLst>
        </c:ser>
        <c:ser>
          <c:idx val="2"/>
          <c:order val="2"/>
          <c:tx>
            <c:strRef>
              <c:f>'3_OK_104'!$D$3</c:f>
              <c:strCache>
                <c:ptCount val="1"/>
                <c:pt idx="0">
                  <c:v>Sudeste</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'3_OK_104'!$A$4:$A$10</c:f>
              <c:strCache>
                <c:ptCount val="7"/>
                <c:pt idx="0">
                  <c:v>SCFV</c:v>
                </c:pt>
                <c:pt idx="1">
                  <c:v>0 a 6 anos</c:v>
                </c:pt>
                <c:pt idx="2">
                  <c:v>7 a 14 anos</c:v>
                </c:pt>
                <c:pt idx="3">
                  <c:v>15 a 17 anos</c:v>
                </c:pt>
                <c:pt idx="4">
                  <c:v>18 a 29 anos</c:v>
                </c:pt>
                <c:pt idx="5">
                  <c:v>30 a 59 anos</c:v>
                </c:pt>
                <c:pt idx="6">
                  <c:v>Idosos</c:v>
                </c:pt>
              </c:strCache>
            </c:strRef>
          </c:cat>
          <c:val>
            <c:numRef>
              <c:f>'3_OK_104'!$D$4:$D$10</c:f>
              <c:numCache>
                <c:formatCode>0.0%</c:formatCode>
                <c:ptCount val="7"/>
                <c:pt idx="0">
                  <c:v>0.84864484336501234</c:v>
                </c:pt>
                <c:pt idx="1">
                  <c:v>0.43998592045054558</c:v>
                </c:pt>
                <c:pt idx="2">
                  <c:v>0.72896867300246393</c:v>
                </c:pt>
                <c:pt idx="3">
                  <c:v>0.72474480816613873</c:v>
                </c:pt>
                <c:pt idx="4">
                  <c:v>0.45723336853220697</c:v>
                </c:pt>
                <c:pt idx="5">
                  <c:v>0.5543822597676874</c:v>
                </c:pt>
                <c:pt idx="6">
                  <c:v>0.7497360084477297</c:v>
                </c:pt>
              </c:numCache>
            </c:numRef>
          </c:val>
          <c:extLst>
            <c:ext xmlns:c16="http://schemas.microsoft.com/office/drawing/2014/chart" uri="{C3380CC4-5D6E-409C-BE32-E72D297353CC}">
              <c16:uniqueId val="{00000002-CBE3-4A6A-AEAB-5ACBE3880197}"/>
            </c:ext>
          </c:extLst>
        </c:ser>
        <c:ser>
          <c:idx val="3"/>
          <c:order val="3"/>
          <c:tx>
            <c:strRef>
              <c:f>'3_OK_104'!$E$3</c:f>
              <c:strCache>
                <c:ptCount val="1"/>
                <c:pt idx="0">
                  <c:v>Sul</c:v>
                </c:pt>
              </c:strCache>
            </c:strRef>
          </c:tx>
          <c:spPr>
            <a:solidFill>
              <a:schemeClr val="accent1">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'3_OK_104'!$A$4:$A$10</c:f>
              <c:strCache>
                <c:ptCount val="7"/>
                <c:pt idx="0">
                  <c:v>SCFV</c:v>
                </c:pt>
                <c:pt idx="1">
                  <c:v>0 a 6 anos</c:v>
                </c:pt>
                <c:pt idx="2">
                  <c:v>7 a 14 anos</c:v>
                </c:pt>
                <c:pt idx="3">
                  <c:v>15 a 17 anos</c:v>
                </c:pt>
                <c:pt idx="4">
                  <c:v>18 a 29 anos</c:v>
                </c:pt>
                <c:pt idx="5">
                  <c:v>30 a 59 anos</c:v>
                </c:pt>
                <c:pt idx="6">
                  <c:v>Idosos</c:v>
                </c:pt>
              </c:strCache>
            </c:strRef>
          </c:cat>
          <c:val>
            <c:numRef>
              <c:f>'3_OK_104'!$E$4:$E$10</c:f>
              <c:numCache>
                <c:formatCode>0.0%</c:formatCode>
                <c:ptCount val="7"/>
                <c:pt idx="0">
                  <c:v>0.8490441661173368</c:v>
                </c:pt>
                <c:pt idx="1">
                  <c:v>0.41463414634146339</c:v>
                </c:pt>
                <c:pt idx="2">
                  <c:v>0.74620962425840476</c:v>
                </c:pt>
                <c:pt idx="3">
                  <c:v>0.65589980224126565</c:v>
                </c:pt>
                <c:pt idx="4">
                  <c:v>0.38694792353328938</c:v>
                </c:pt>
                <c:pt idx="5">
                  <c:v>0.51812788398154253</c:v>
                </c:pt>
                <c:pt idx="6">
                  <c:v>0.75543836519446272</c:v>
                </c:pt>
              </c:numCache>
            </c:numRef>
          </c:val>
          <c:extLst>
            <c:ext xmlns:c16="http://schemas.microsoft.com/office/drawing/2014/chart" uri="{C3380CC4-5D6E-409C-BE32-E72D297353CC}">
              <c16:uniqueId val="{00000003-CBE3-4A6A-AEAB-5ACBE3880197}"/>
            </c:ext>
          </c:extLst>
        </c:ser>
        <c:ser>
          <c:idx val="4"/>
          <c:order val="4"/>
          <c:tx>
            <c:strRef>
              <c:f>'3_OK_104'!$F$3</c:f>
              <c:strCache>
                <c:ptCount val="1"/>
                <c:pt idx="0">
                  <c:v>Centro-Oeste</c:v>
                </c:pt>
              </c:strCache>
            </c:strRef>
          </c:tx>
          <c:spPr>
            <a:solidFill>
              <a:schemeClr val="accent3">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'3_OK_104'!$A$4:$A$10</c:f>
              <c:strCache>
                <c:ptCount val="7"/>
                <c:pt idx="0">
                  <c:v>SCFV</c:v>
                </c:pt>
                <c:pt idx="1">
                  <c:v>0 a 6 anos</c:v>
                </c:pt>
                <c:pt idx="2">
                  <c:v>7 a 14 anos</c:v>
                </c:pt>
                <c:pt idx="3">
                  <c:v>15 a 17 anos</c:v>
                </c:pt>
                <c:pt idx="4">
                  <c:v>18 a 29 anos</c:v>
                </c:pt>
                <c:pt idx="5">
                  <c:v>30 a 59 anos</c:v>
                </c:pt>
                <c:pt idx="6">
                  <c:v>Idosos</c:v>
                </c:pt>
              </c:strCache>
            </c:strRef>
          </c:cat>
          <c:val>
            <c:numRef>
              <c:f>'3_OK_104'!$F$4:$F$10</c:f>
              <c:numCache>
                <c:formatCode>0.0%</c:formatCode>
                <c:ptCount val="7"/>
                <c:pt idx="0">
                  <c:v>0.87682333873581852</c:v>
                </c:pt>
                <c:pt idx="1">
                  <c:v>0.5121555915721232</c:v>
                </c:pt>
                <c:pt idx="2">
                  <c:v>0.78282009724473256</c:v>
                </c:pt>
                <c:pt idx="3">
                  <c:v>0.73419773095623986</c:v>
                </c:pt>
                <c:pt idx="4">
                  <c:v>0.3841166936790924</c:v>
                </c:pt>
                <c:pt idx="5">
                  <c:v>0.47649918962722854</c:v>
                </c:pt>
                <c:pt idx="6">
                  <c:v>0.83468395461912481</c:v>
                </c:pt>
              </c:numCache>
            </c:numRef>
          </c:val>
          <c:extLst>
            <c:ext xmlns:c16="http://schemas.microsoft.com/office/drawing/2014/chart" uri="{C3380CC4-5D6E-409C-BE32-E72D297353CC}">
              <c16:uniqueId val="{00000004-CBE3-4A6A-AEAB-5ACBE3880197}"/>
            </c:ext>
          </c:extLst>
        </c:ser>
        <c:dLbls>
          <c:dLblPos val="outEnd"/>
          <c:showLegendKey val="0"/>
          <c:showVal val="1"/>
          <c:showCatName val="0"/>
          <c:showSerName val="0"/>
          <c:showPercent val="0"/>
          <c:showBubbleSize val="0"/>
        </c:dLbls>
        <c:gapWidth val="219"/>
        <c:overlap val="-27"/>
        <c:axId val="442865216"/>
        <c:axId val="442865776"/>
      </c:barChart>
      <c:catAx>
        <c:axId val="442865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42865776"/>
        <c:crosses val="autoZero"/>
        <c:auto val="1"/>
        <c:lblAlgn val="ctr"/>
        <c:lblOffset val="100"/>
        <c:noMultiLvlLbl val="0"/>
      </c:catAx>
      <c:valAx>
        <c:axId val="442865776"/>
        <c:scaling>
          <c:orientation val="minMax"/>
        </c:scaling>
        <c:delete val="1"/>
        <c:axPos val="l"/>
        <c:numFmt formatCode="0.0%" sourceLinked="1"/>
        <c:majorTickMark val="out"/>
        <c:minorTickMark val="none"/>
        <c:tickLblPos val="nextTo"/>
        <c:crossAx val="44286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'4_OK_105'!$A$4</c:f>
              <c:strCache>
                <c:ptCount val="1"/>
                <c:pt idx="0">
                  <c:v>2015</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'4_OK_105'!$B$3:$G$3</c:f>
              <c:strCache>
                <c:ptCount val="6"/>
                <c:pt idx="0">
                  <c:v>0 a 6 anos</c:v>
                </c:pt>
                <c:pt idx="1">
                  <c:v>7 a 14 anos</c:v>
                </c:pt>
                <c:pt idx="2">
                  <c:v>15 a 17 anos</c:v>
                </c:pt>
                <c:pt idx="3">
                  <c:v>18 a 29 anos</c:v>
                </c:pt>
                <c:pt idx="4">
                  <c:v>30 a 59 anos</c:v>
                </c:pt>
                <c:pt idx="5">
                  <c:v>Idosos</c:v>
                </c:pt>
              </c:strCache>
            </c:strRef>
          </c:cat>
          <c:val>
            <c:numRef>
              <c:f>'4_OK_105'!$B$4:$G$4</c:f>
              <c:numCache>
                <c:formatCode>#,##0</c:formatCode>
                <c:ptCount val="6"/>
                <c:pt idx="0">
                  <c:v>1686</c:v>
                </c:pt>
                <c:pt idx="1">
                  <c:v>3587</c:v>
                </c:pt>
                <c:pt idx="2">
                  <c:v>3046</c:v>
                </c:pt>
                <c:pt idx="3">
                  <c:v>1365</c:v>
                </c:pt>
                <c:pt idx="4">
                  <c:v>1519</c:v>
                </c:pt>
                <c:pt idx="5">
                  <c:v>2876</c:v>
                </c:pt>
              </c:numCache>
            </c:numRef>
          </c:val>
          <c:extLst>
            <c:ext xmlns:c16="http://schemas.microsoft.com/office/drawing/2014/chart" uri="{C3380CC4-5D6E-409C-BE32-E72D297353CC}">
              <c16:uniqueId val="{00000000-FA26-4DC4-B640-53B894D69D4B}"/>
            </c:ext>
          </c:extLst>
        </c:ser>
        <c:ser>
          <c:idx val="1"/>
          <c:order val="1"/>
          <c:tx>
            <c:strRef>
              <c:f>'4_OK_105'!$A$5</c:f>
              <c:strCache>
                <c:ptCount val="1"/>
                <c:pt idx="0">
                  <c:v>2016</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'4_OK_105'!$B$3:$G$3</c:f>
              <c:strCache>
                <c:ptCount val="6"/>
                <c:pt idx="0">
                  <c:v>0 a 6 anos</c:v>
                </c:pt>
                <c:pt idx="1">
                  <c:v>7 a 14 anos</c:v>
                </c:pt>
                <c:pt idx="2">
                  <c:v>15 a 17 anos</c:v>
                </c:pt>
                <c:pt idx="3">
                  <c:v>18 a 29 anos</c:v>
                </c:pt>
                <c:pt idx="4">
                  <c:v>30 a 59 anos</c:v>
                </c:pt>
                <c:pt idx="5">
                  <c:v>Idosos</c:v>
                </c:pt>
              </c:strCache>
            </c:strRef>
          </c:cat>
          <c:val>
            <c:numRef>
              <c:f>'4_OK_105'!$B$5:$G$5</c:f>
              <c:numCache>
                <c:formatCode>#,##0</c:formatCode>
                <c:ptCount val="6"/>
                <c:pt idx="0">
                  <c:v>1505</c:v>
                </c:pt>
                <c:pt idx="1">
                  <c:v>3243</c:v>
                </c:pt>
                <c:pt idx="2">
                  <c:v>2683</c:v>
                </c:pt>
                <c:pt idx="3">
                  <c:v>1172</c:v>
                </c:pt>
                <c:pt idx="4">
                  <c:v>1312</c:v>
                </c:pt>
                <c:pt idx="5">
                  <c:v>2568</c:v>
                </c:pt>
              </c:numCache>
            </c:numRef>
          </c:val>
          <c:extLst>
            <c:ext xmlns:c16="http://schemas.microsoft.com/office/drawing/2014/chart" uri="{C3380CC4-5D6E-409C-BE32-E72D297353CC}">
              <c16:uniqueId val="{00000001-FA26-4DC4-B640-53B894D69D4B}"/>
            </c:ext>
          </c:extLst>
        </c:ser>
        <c:dLbls>
          <c:dLblPos val="outEnd"/>
          <c:showLegendKey val="0"/>
          <c:showVal val="1"/>
          <c:showCatName val="0"/>
          <c:showSerName val="0"/>
          <c:showPercent val="0"/>
          <c:showBubbleSize val="0"/>
        </c:dLbls>
        <c:gapWidth val="219"/>
        <c:overlap val="-27"/>
        <c:axId val="523356800"/>
        <c:axId val="523357360"/>
      </c:barChart>
      <c:catAx>
        <c:axId val="52335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57360"/>
        <c:crosses val="autoZero"/>
        <c:auto val="1"/>
        <c:lblAlgn val="ctr"/>
        <c:lblOffset val="100"/>
        <c:noMultiLvlLbl val="0"/>
      </c:catAx>
      <c:valAx>
        <c:axId val="523357360"/>
        <c:scaling>
          <c:orientation val="minMax"/>
        </c:scaling>
        <c:delete val="1"/>
        <c:axPos val="l"/>
        <c:majorGridlines>
          <c:spPr>
            <a:ln w="9525" cap="flat" cmpd="sng" algn="ctr">
              <a:noFill/>
              <a:round/>
            </a:ln>
            <a:effectLst/>
          </c:spPr>
        </c:majorGridlines>
        <c:numFmt formatCode="0%" sourceLinked="0"/>
        <c:majorTickMark val="out"/>
        <c:minorTickMark val="none"/>
        <c:tickLblPos val="nextTo"/>
        <c:crossAx val="52335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strRef>
              <c:f>'5_OK_106'!$A$4</c:f>
              <c:strCache>
                <c:ptCount val="1"/>
                <c:pt idx="0">
                  <c:v>2014</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'5_OK_106'!$B$3:$G$3</c:f>
              <c:strCache>
                <c:ptCount val="6"/>
                <c:pt idx="0">
                  <c:v>0 a 6 anos</c:v>
                </c:pt>
                <c:pt idx="1">
                  <c:v>7 a 14 anos</c:v>
                </c:pt>
                <c:pt idx="2">
                  <c:v>15 a 17 anos</c:v>
                </c:pt>
                <c:pt idx="3">
                  <c:v>18 a 29 anos</c:v>
                </c:pt>
                <c:pt idx="4">
                  <c:v>30 a 59 anos</c:v>
                </c:pt>
                <c:pt idx="5">
                  <c:v>Idosos</c:v>
                </c:pt>
              </c:strCache>
            </c:strRef>
          </c:cat>
          <c:val>
            <c:numRef>
              <c:f>'5_OK_106'!$B$4:$G$4</c:f>
              <c:numCache>
                <c:formatCode>0.0%</c:formatCode>
                <c:ptCount val="6"/>
                <c:pt idx="0">
                  <c:v>0.30436437452423243</c:v>
                </c:pt>
                <c:pt idx="1">
                  <c:v>0.70680030449124587</c:v>
                </c:pt>
                <c:pt idx="2">
                  <c:v>0.48223801065719363</c:v>
                </c:pt>
                <c:pt idx="3">
                  <c:v>0.19538188277087035</c:v>
                </c:pt>
                <c:pt idx="4">
                  <c:v>0.2144125856381629</c:v>
                </c:pt>
                <c:pt idx="5">
                  <c:v>0.3703374777975133</c:v>
                </c:pt>
              </c:numCache>
            </c:numRef>
          </c:val>
          <c:extLst>
            <c:ext xmlns:c16="http://schemas.microsoft.com/office/drawing/2014/chart" uri="{C3380CC4-5D6E-409C-BE32-E72D297353CC}">
              <c16:uniqueId val="{00000000-A566-4759-8247-CC296A57FC09}"/>
            </c:ext>
          </c:extLst>
        </c:ser>
        <c:ser>
          <c:idx val="1"/>
          <c:order val="1"/>
          <c:tx>
            <c:strRef>
              <c:f>'5_OK_106'!$A$5</c:f>
              <c:strCache>
                <c:ptCount val="1"/>
                <c:pt idx="0">
                  <c:v>2015</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'5_OK_106'!$B$3:$G$3</c:f>
              <c:strCache>
                <c:ptCount val="6"/>
                <c:pt idx="0">
                  <c:v>0 a 6 anos</c:v>
                </c:pt>
                <c:pt idx="1">
                  <c:v>7 a 14 anos</c:v>
                </c:pt>
                <c:pt idx="2">
                  <c:v>15 a 17 anos</c:v>
                </c:pt>
                <c:pt idx="3">
                  <c:v>18 a 29 anos</c:v>
                </c:pt>
                <c:pt idx="4">
                  <c:v>30 a 59 anos</c:v>
                </c:pt>
                <c:pt idx="5">
                  <c:v>Idosos</c:v>
                </c:pt>
              </c:strCache>
            </c:strRef>
          </c:cat>
          <c:val>
            <c:numRef>
              <c:f>'5_OK_106'!$B$5:$G$5</c:f>
              <c:numCache>
                <c:formatCode>0.0%</c:formatCode>
                <c:ptCount val="6"/>
                <c:pt idx="0">
                  <c:v>0.25364828097947067</c:v>
                </c:pt>
                <c:pt idx="1">
                  <c:v>0.71419737818451645</c:v>
                </c:pt>
                <c:pt idx="2">
                  <c:v>0.48769325912183054</c:v>
                </c:pt>
                <c:pt idx="3">
                  <c:v>0.20776651001731389</c:v>
                </c:pt>
                <c:pt idx="4">
                  <c:v>0.23212960672767746</c:v>
                </c:pt>
                <c:pt idx="5">
                  <c:v>0.38214197378184517</c:v>
                </c:pt>
              </c:numCache>
            </c:numRef>
          </c:val>
          <c:extLst>
            <c:ext xmlns:c16="http://schemas.microsoft.com/office/drawing/2014/chart" uri="{C3380CC4-5D6E-409C-BE32-E72D297353CC}">
              <c16:uniqueId val="{00000001-A566-4759-8247-CC296A57FC09}"/>
            </c:ext>
          </c:extLst>
        </c:ser>
        <c:ser>
          <c:idx val="0"/>
          <c:order val="2"/>
          <c:tx>
            <c:strRef>
              <c:f>'5_OK_106'!$A$6</c:f>
              <c:strCache>
                <c:ptCount val="1"/>
                <c:pt idx="0">
                  <c:v>2016</c:v>
                </c:pt>
              </c:strCache>
            </c:strRef>
          </c:tx>
          <c:spPr>
            <a:solidFill>
              <a:schemeClr val="accent1"/>
            </a:solidFill>
            <a:ln>
              <a:noFill/>
            </a:ln>
            <a:effectLst/>
          </c:spPr>
          <c:invertIfNegative val="0"/>
          <c:dLbls>
            <c:numFmt formatCode="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'5_OK_106'!$B$3:$G$3</c:f>
              <c:strCache>
                <c:ptCount val="6"/>
                <c:pt idx="0">
                  <c:v>0 a 6 anos</c:v>
                </c:pt>
                <c:pt idx="1">
                  <c:v>7 a 14 anos</c:v>
                </c:pt>
                <c:pt idx="2">
                  <c:v>15 a 17 anos</c:v>
                </c:pt>
                <c:pt idx="3">
                  <c:v>18 a 29 anos</c:v>
                </c:pt>
                <c:pt idx="4">
                  <c:v>30 a 59 anos</c:v>
                </c:pt>
                <c:pt idx="5">
                  <c:v>Idosos</c:v>
                </c:pt>
              </c:strCache>
            </c:strRef>
          </c:cat>
          <c:val>
            <c:numRef>
              <c:f>'5_OK_106'!$B$6:$G$6</c:f>
              <c:numCache>
                <c:formatCode>0.0%</c:formatCode>
                <c:ptCount val="6"/>
                <c:pt idx="0">
                  <c:v>0.28096533774991128</c:v>
                </c:pt>
                <c:pt idx="1">
                  <c:v>0.72009937300366733</c:v>
                </c:pt>
                <c:pt idx="2">
                  <c:v>0.48586300721637288</c:v>
                </c:pt>
                <c:pt idx="3">
                  <c:v>0.2285579084348752</c:v>
                </c:pt>
                <c:pt idx="4">
                  <c:v>0.2384952088016089</c:v>
                </c:pt>
                <c:pt idx="5">
                  <c:v>0.38223116053472139</c:v>
                </c:pt>
              </c:numCache>
            </c:numRef>
          </c:val>
          <c:extLst>
            <c:ext xmlns:c16="http://schemas.microsoft.com/office/drawing/2014/chart" uri="{C3380CC4-5D6E-409C-BE32-E72D297353CC}">
              <c16:uniqueId val="{00000002-A566-4759-8247-CC296A57FC09}"/>
            </c:ext>
          </c:extLst>
        </c:ser>
        <c:dLbls>
          <c:dLblPos val="outEnd"/>
          <c:showLegendKey val="0"/>
          <c:showVal val="1"/>
          <c:showCatName val="0"/>
          <c:showSerName val="0"/>
          <c:showPercent val="0"/>
          <c:showBubbleSize val="0"/>
        </c:dLbls>
        <c:gapWidth val="219"/>
        <c:overlap val="-27"/>
        <c:axId val="523360720"/>
        <c:axId val="523361280"/>
      </c:barChart>
      <c:catAx>
        <c:axId val="523360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61280"/>
        <c:crosses val="autoZero"/>
        <c:auto val="1"/>
        <c:lblAlgn val="ctr"/>
        <c:lblOffset val="100"/>
        <c:noMultiLvlLbl val="0"/>
      </c:catAx>
      <c:valAx>
        <c:axId val="523361280"/>
        <c:scaling>
          <c:orientation val="minMax"/>
        </c:scaling>
        <c:delete val="1"/>
        <c:axPos val="l"/>
        <c:numFmt formatCode="0.0%" sourceLinked="1"/>
        <c:majorTickMark val="none"/>
        <c:minorTickMark val="none"/>
        <c:tickLblPos val="nextTo"/>
        <c:crossAx val="523360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'6_OK_107'!$A$3:$A$11</c:f>
              <c:strCache>
                <c:ptCount val="9"/>
                <c:pt idx="0">
                  <c:v>Não realiza nenhuma das atividades</c:v>
                </c:pt>
                <c:pt idx="1">
                  <c:v>Reforço Escolar</c:v>
                </c:pt>
                <c:pt idx="2">
                  <c:v>Discussão de casos com outros profissionais da rede</c:v>
                </c:pt>
                <c:pt idx="3">
                  <c:v>Atividades com participação da Comunidade</c:v>
                </c:pt>
                <c:pt idx="4">
                  <c:v>Visitas domiciliares da equipe técnica da Unidade à família do usuário</c:v>
                </c:pt>
                <c:pt idx="5">
                  <c:v>Reuniões com grupos de famílias dos usuários</c:v>
                </c:pt>
                <c:pt idx="6">
                  <c:v>Palestras</c:v>
                </c:pt>
                <c:pt idx="7">
                  <c:v>Atividades recreativas</c:v>
                </c:pt>
                <c:pt idx="8">
                  <c:v>Oficinas</c:v>
                </c:pt>
              </c:strCache>
            </c:strRef>
          </c:cat>
          <c:val>
            <c:numRef>
              <c:f>'6_OK_107'!$C$3:$C$11</c:f>
              <c:numCache>
                <c:formatCode>0.0%</c:formatCode>
                <c:ptCount val="9"/>
                <c:pt idx="0">
                  <c:v>7.2240644244433916E-3</c:v>
                </c:pt>
                <c:pt idx="1">
                  <c:v>0.19789199431549029</c:v>
                </c:pt>
                <c:pt idx="2">
                  <c:v>0.69351018474656556</c:v>
                </c:pt>
                <c:pt idx="3">
                  <c:v>0.72619611558503083</c:v>
                </c:pt>
                <c:pt idx="4">
                  <c:v>0.75580293699668399</c:v>
                </c:pt>
                <c:pt idx="5">
                  <c:v>0.82970156324017053</c:v>
                </c:pt>
                <c:pt idx="6">
                  <c:v>0.8737565135007106</c:v>
                </c:pt>
                <c:pt idx="7">
                  <c:v>0.89732354334438658</c:v>
                </c:pt>
                <c:pt idx="8">
                  <c:v>0.91271909047844624</c:v>
                </c:pt>
              </c:numCache>
            </c:numRef>
          </c:val>
          <c:extLst>
            <c:ext xmlns:c16="http://schemas.microsoft.com/office/drawing/2014/chart" uri="{C3380CC4-5D6E-409C-BE32-E72D297353CC}">
              <c16:uniqueId val="{00000000-7894-42D8-AF34-5882680FAC3E}"/>
            </c:ext>
          </c:extLst>
        </c:ser>
        <c:dLbls>
          <c:showLegendKey val="0"/>
          <c:showVal val="0"/>
          <c:showCatName val="0"/>
          <c:showSerName val="0"/>
          <c:showPercent val="0"/>
          <c:showBubbleSize val="0"/>
        </c:dLbls>
        <c:gapWidth val="182"/>
        <c:axId val="523363520"/>
        <c:axId val="523364080"/>
      </c:barChart>
      <c:catAx>
        <c:axId val="5233635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64080"/>
        <c:crosses val="autoZero"/>
        <c:auto val="1"/>
        <c:lblAlgn val="ctr"/>
        <c:lblOffset val="100"/>
        <c:noMultiLvlLbl val="0"/>
      </c:catAx>
      <c:valAx>
        <c:axId val="523364080"/>
        <c:scaling>
          <c:orientation val="minMax"/>
        </c:scaling>
        <c:delete val="1"/>
        <c:axPos val="b"/>
        <c:numFmt formatCode="0%" sourceLinked="0"/>
        <c:majorTickMark val="none"/>
        <c:minorTickMark val="none"/>
        <c:tickLblPos val="nextTo"/>
        <c:crossAx val="523363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'7_OK_108'!$A$3:$A$6</c:f>
              <c:strCache>
                <c:ptCount val="4"/>
                <c:pt idx="0">
                  <c:v>Auxílio Natalidade</c:v>
                </c:pt>
                <c:pt idx="1">
                  <c:v>Benefício Eventual para situação de calamidade pública.</c:v>
                </c:pt>
                <c:pt idx="2">
                  <c:v>Outros benefícios eventuais para famílias em situação de vulnerabilidade temporária</c:v>
                </c:pt>
                <c:pt idx="3">
                  <c:v>Auxílio Funeral</c:v>
                </c:pt>
              </c:strCache>
            </c:strRef>
          </c:cat>
          <c:val>
            <c:numRef>
              <c:f>'7_OK_108'!$C$3:$C$6</c:f>
              <c:numCache>
                <c:formatCode>0.0%</c:formatCode>
                <c:ptCount val="4"/>
                <c:pt idx="0">
                  <c:v>0.70698777595329321</c:v>
                </c:pt>
                <c:pt idx="1">
                  <c:v>0.75478927203065138</c:v>
                </c:pt>
                <c:pt idx="2">
                  <c:v>0.93158182813355228</c:v>
                </c:pt>
                <c:pt idx="3">
                  <c:v>0.970260901295384</c:v>
                </c:pt>
              </c:numCache>
            </c:numRef>
          </c:val>
          <c:extLst>
            <c:ext xmlns:c16="http://schemas.microsoft.com/office/drawing/2014/chart" uri="{C3380CC4-5D6E-409C-BE32-E72D297353CC}">
              <c16:uniqueId val="{00000000-FC80-4E82-AF25-80F477654D2E}"/>
            </c:ext>
          </c:extLst>
        </c:ser>
        <c:dLbls>
          <c:showLegendKey val="0"/>
          <c:showVal val="0"/>
          <c:showCatName val="0"/>
          <c:showSerName val="0"/>
          <c:showPercent val="0"/>
          <c:showBubbleSize val="0"/>
        </c:dLbls>
        <c:gapWidth val="182"/>
        <c:axId val="523366320"/>
        <c:axId val="523366880"/>
      </c:barChart>
      <c:catAx>
        <c:axId val="523366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66880"/>
        <c:crosses val="autoZero"/>
        <c:auto val="1"/>
        <c:lblAlgn val="ctr"/>
        <c:lblOffset val="100"/>
        <c:noMultiLvlLbl val="0"/>
      </c:catAx>
      <c:valAx>
        <c:axId val="523366880"/>
        <c:scaling>
          <c:orientation val="minMax"/>
          <c:max val="1"/>
        </c:scaling>
        <c:delete val="1"/>
        <c:axPos val="b"/>
        <c:numFmt formatCode="0%" sourceLinked="0"/>
        <c:majorTickMark val="none"/>
        <c:minorTickMark val="none"/>
        <c:tickLblPos val="nextTo"/>
        <c:crossAx val="523366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'8_OK_109'!$B$3</c:f>
              <c:strCache>
                <c:ptCount val="1"/>
                <c:pt idx="0">
                  <c:v>2010</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'8_OK_109'!$B$4:$B$8</c:f>
              <c:numCache>
                <c:formatCode>0.0%</c:formatCode>
                <c:ptCount val="5"/>
                <c:pt idx="0">
                  <c:v>0.31</c:v>
                </c:pt>
                <c:pt idx="1">
                  <c:v>0.22500000000000001</c:v>
                </c:pt>
                <c:pt idx="2">
                  <c:v>0.45100000000000001</c:v>
                </c:pt>
                <c:pt idx="3">
                  <c:v>0.27900000000000003</c:v>
                </c:pt>
                <c:pt idx="4">
                  <c:v>0.191</c:v>
                </c:pt>
              </c:numCache>
            </c:numRef>
          </c:val>
          <c:extLst>
            <c:ext xmlns:c16="http://schemas.microsoft.com/office/drawing/2014/chart" uri="{C3380CC4-5D6E-409C-BE32-E72D297353CC}">
              <c16:uniqueId val="{00000000-F36E-458F-9B85-3B538E5F6AE0}"/>
            </c:ext>
          </c:extLst>
        </c:ser>
        <c:ser>
          <c:idx val="1"/>
          <c:order val="1"/>
          <c:tx>
            <c:strRef>
              <c:f>'8_OK_109'!$C$3</c:f>
              <c:strCache>
                <c:ptCount val="1"/>
                <c:pt idx="0">
                  <c:v>2011</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'8_OK_109'!$C$4:$C$8</c:f>
              <c:numCache>
                <c:formatCode>0.0%</c:formatCode>
                <c:ptCount val="5"/>
                <c:pt idx="0">
                  <c:v>0.34200000000000003</c:v>
                </c:pt>
                <c:pt idx="1">
                  <c:v>0.25900000000000001</c:v>
                </c:pt>
                <c:pt idx="2">
                  <c:v>0.51300000000000001</c:v>
                </c:pt>
                <c:pt idx="3">
                  <c:v>0.29199999999999998</c:v>
                </c:pt>
                <c:pt idx="4">
                  <c:v>0.20599999999999999</c:v>
                </c:pt>
              </c:numCache>
            </c:numRef>
          </c:val>
          <c:extLst>
            <c:ext xmlns:c16="http://schemas.microsoft.com/office/drawing/2014/chart" uri="{C3380CC4-5D6E-409C-BE32-E72D297353CC}">
              <c16:uniqueId val="{00000001-F36E-458F-9B85-3B538E5F6AE0}"/>
            </c:ext>
          </c:extLst>
        </c:ser>
        <c:ser>
          <c:idx val="2"/>
          <c:order val="2"/>
          <c:tx>
            <c:strRef>
              <c:f>'8_OK_109'!$D$3</c:f>
              <c:strCache>
                <c:ptCount val="1"/>
                <c:pt idx="0">
                  <c:v>2012</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'8_OK_109'!$D$4:$D$8</c:f>
              <c:numCache>
                <c:formatCode>0.0%</c:formatCode>
                <c:ptCount val="5"/>
                <c:pt idx="0">
                  <c:v>0.36299999999999999</c:v>
                </c:pt>
                <c:pt idx="1">
                  <c:v>0.28299999999999997</c:v>
                </c:pt>
                <c:pt idx="2">
                  <c:v>0.53700000000000003</c:v>
                </c:pt>
                <c:pt idx="3">
                  <c:v>0.28499999999999998</c:v>
                </c:pt>
                <c:pt idx="4">
                  <c:v>0.22</c:v>
                </c:pt>
              </c:numCache>
            </c:numRef>
          </c:val>
          <c:extLst>
            <c:ext xmlns:c16="http://schemas.microsoft.com/office/drawing/2014/chart" uri="{C3380CC4-5D6E-409C-BE32-E72D297353CC}">
              <c16:uniqueId val="{00000002-F36E-458F-9B85-3B538E5F6AE0}"/>
            </c:ext>
          </c:extLst>
        </c:ser>
        <c:ser>
          <c:idx val="3"/>
          <c:order val="3"/>
          <c:tx>
            <c:strRef>
              <c:f>'8_OK_109'!$E$3</c:f>
              <c:strCache>
                <c:ptCount val="1"/>
                <c:pt idx="0">
                  <c:v>2013</c:v>
                </c:pt>
              </c:strCache>
            </c:strRef>
          </c:tx>
          <c:spPr>
            <a:solidFill>
              <a:schemeClr val="accent1">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'8_OK_109'!$E$4:$E$8</c:f>
              <c:numCache>
                <c:formatCode>0.0%</c:formatCode>
                <c:ptCount val="5"/>
                <c:pt idx="0">
                  <c:v>0.40400000000000003</c:v>
                </c:pt>
                <c:pt idx="1">
                  <c:v>0.32800000000000001</c:v>
                </c:pt>
                <c:pt idx="2">
                  <c:v>0.55200000000000005</c:v>
                </c:pt>
                <c:pt idx="3">
                  <c:v>0.28899999999999998</c:v>
                </c:pt>
                <c:pt idx="4">
                  <c:v>0.20799999999999999</c:v>
                </c:pt>
              </c:numCache>
            </c:numRef>
          </c:val>
          <c:extLst>
            <c:ext xmlns:c16="http://schemas.microsoft.com/office/drawing/2014/chart" uri="{C3380CC4-5D6E-409C-BE32-E72D297353CC}">
              <c16:uniqueId val="{00000003-F36E-458F-9B85-3B538E5F6AE0}"/>
            </c:ext>
          </c:extLst>
        </c:ser>
        <c:ser>
          <c:idx val="4"/>
          <c:order val="4"/>
          <c:tx>
            <c:strRef>
              <c:f>'8_OK_109'!$F$3</c:f>
              <c:strCache>
                <c:ptCount val="1"/>
                <c:pt idx="0">
                  <c:v>2014</c:v>
                </c:pt>
              </c:strCache>
            </c:strRef>
          </c:tx>
          <c:spPr>
            <a:solidFill>
              <a:schemeClr val="accent3">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'8_OK_109'!$F$4:$F$8</c:f>
              <c:numCache>
                <c:formatCode>0.0%</c:formatCode>
                <c:ptCount val="5"/>
                <c:pt idx="0">
                  <c:v>0.44400000000000001</c:v>
                </c:pt>
                <c:pt idx="1">
                  <c:v>0.36799999999999999</c:v>
                </c:pt>
                <c:pt idx="2">
                  <c:v>0.62</c:v>
                </c:pt>
                <c:pt idx="3">
                  <c:v>0.318</c:v>
                </c:pt>
                <c:pt idx="4">
                  <c:v>0.23799999999999999</c:v>
                </c:pt>
              </c:numCache>
            </c:numRef>
          </c:val>
          <c:extLst>
            <c:ext xmlns:c16="http://schemas.microsoft.com/office/drawing/2014/chart" uri="{C3380CC4-5D6E-409C-BE32-E72D297353CC}">
              <c16:uniqueId val="{00000004-F36E-458F-9B85-3B538E5F6AE0}"/>
            </c:ext>
          </c:extLst>
        </c:ser>
        <c:ser>
          <c:idx val="5"/>
          <c:order val="5"/>
          <c:tx>
            <c:strRef>
              <c:f>'8_OK_109'!$G$3</c:f>
              <c:strCache>
                <c:ptCount val="1"/>
                <c:pt idx="0">
                  <c:v>2015</c:v>
                </c:pt>
              </c:strCache>
            </c:strRef>
          </c:tx>
          <c:spPr>
            <a:solidFill>
              <a:schemeClr val="accent5">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'8_OK_109'!$G$4:$G$8</c:f>
              <c:numCache>
                <c:formatCode>0.0%</c:formatCode>
                <c:ptCount val="5"/>
                <c:pt idx="0">
                  <c:v>0.45775597792765177</c:v>
                </c:pt>
                <c:pt idx="1">
                  <c:v>0.38430410790925812</c:v>
                </c:pt>
                <c:pt idx="2">
                  <c:v>0.62795830778663397</c:v>
                </c:pt>
                <c:pt idx="3">
                  <c:v>0.3195585530349479</c:v>
                </c:pt>
                <c:pt idx="4">
                  <c:v>0.25689760882893931</c:v>
                </c:pt>
              </c:numCache>
            </c:numRef>
          </c:val>
          <c:extLst>
            <c:ext xmlns:c16="http://schemas.microsoft.com/office/drawing/2014/chart" uri="{C3380CC4-5D6E-409C-BE32-E72D297353CC}">
              <c16:uniqueId val="{00000005-F36E-458F-9B85-3B538E5F6AE0}"/>
            </c:ext>
          </c:extLst>
        </c:ser>
        <c:ser>
          <c:idx val="6"/>
          <c:order val="6"/>
          <c:tx>
            <c:strRef>
              <c:f>'8_OK_109'!$H$3</c:f>
              <c:strCache>
                <c:ptCount val="1"/>
                <c:pt idx="0">
                  <c:v>2016</c:v>
                </c:pt>
              </c:strCache>
            </c:strRef>
          </c:tx>
          <c:spPr>
            <a:solidFill>
              <a:schemeClr val="accent1">
                <a:lumMod val="80000"/>
                <a:lumOff val="20000"/>
              </a:schemeClr>
            </a:solidFill>
            <a:ln>
              <a:noFill/>
            </a:ln>
            <a:effectLst/>
          </c:spPr>
          <c:invertIfNegative val="0"/>
          <c:dLbls>
            <c:numFmt formatCode="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'8_OK_109'!$A$4:$A$8</c:f>
              <c:strCache>
                <c:ptCount val="5"/>
                <c:pt idx="0">
                  <c:v>Auxílio Funeral</c:v>
                </c:pt>
                <c:pt idx="1">
                  <c:v>Auxílio Natalidade</c:v>
                </c:pt>
                <c:pt idx="2">
                  <c:v>Auxílios relacionados à segurança alimentar</c:v>
                </c:pt>
                <c:pt idx="3">
                  <c:v>Passagens</c:v>
                </c:pt>
                <c:pt idx="4">
                  <c:v>Outros</c:v>
                </c:pt>
              </c:strCache>
            </c:strRef>
          </c:cat>
          <c:val>
            <c:numRef>
              <c:f>'8_OK_109'!$H$4:$H$8</c:f>
              <c:numCache>
                <c:formatCode>0.0%</c:formatCode>
                <c:ptCount val="5"/>
                <c:pt idx="0">
                  <c:v>0.56662621359223297</c:v>
                </c:pt>
                <c:pt idx="1">
                  <c:v>0.44720873786407767</c:v>
                </c:pt>
                <c:pt idx="2">
                  <c:v>0.73628640776699028</c:v>
                </c:pt>
                <c:pt idx="3">
                  <c:v>0.3978155339805825</c:v>
                </c:pt>
                <c:pt idx="4">
                  <c:v>0.30449029126213595</c:v>
                </c:pt>
              </c:numCache>
            </c:numRef>
          </c:val>
          <c:extLst>
            <c:ext xmlns:c16="http://schemas.microsoft.com/office/drawing/2014/chart" uri="{C3380CC4-5D6E-409C-BE32-E72D297353CC}">
              <c16:uniqueId val="{00000006-F36E-458F-9B85-3B538E5F6AE0}"/>
            </c:ext>
          </c:extLst>
        </c:ser>
        <c:dLbls>
          <c:dLblPos val="outEnd"/>
          <c:showLegendKey val="0"/>
          <c:showVal val="1"/>
          <c:showCatName val="0"/>
          <c:showSerName val="0"/>
          <c:showPercent val="0"/>
          <c:showBubbleSize val="0"/>
        </c:dLbls>
        <c:gapWidth val="219"/>
        <c:overlap val="-27"/>
        <c:axId val="523372480"/>
        <c:axId val="523373040"/>
      </c:barChart>
      <c:catAx>
        <c:axId val="523372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73040"/>
        <c:crosses val="autoZero"/>
        <c:auto val="1"/>
        <c:lblAlgn val="ctr"/>
        <c:lblOffset val="100"/>
        <c:noMultiLvlLbl val="0"/>
      </c:catAx>
      <c:valAx>
        <c:axId val="523373040"/>
        <c:scaling>
          <c:orientation val="minMax"/>
        </c:scaling>
        <c:delete val="1"/>
        <c:axPos val="l"/>
        <c:numFmt formatCode="0.0%" sourceLinked="1"/>
        <c:majorTickMark val="none"/>
        <c:minorTickMark val="none"/>
        <c:tickLblPos val="nextTo"/>
        <c:crossAx val="5233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647940074906367E-2"/>
          <c:y val="8.0930690192219951E-3"/>
          <c:w val="0.96704119850187265"/>
          <c:h val="0.51922329458034044"/>
        </c:manualLayout>
      </c:layout>
      <c:barChart>
        <c:barDir val="col"/>
        <c:grouping val="stacked"/>
        <c:varyColors val="0"/>
        <c:ser>
          <c:idx val="3"/>
          <c:order val="0"/>
          <c:tx>
            <c:strRef>
              <c:f>'Gráfico GM 11'!$E$4</c:f>
              <c:strCache>
                <c:ptCount val="1"/>
                <c:pt idx="0">
                  <c:v>Não realiza</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11'!$A$5:$A$12</c:f>
              <c:strCache>
                <c:ptCount val="8"/>
                <c:pt idx="0">
                  <c:v>No domicílio das famílias</c:v>
                </c:pt>
                <c:pt idx="1">
                  <c:v>Nos CRAS</c:v>
                </c:pt>
                <c:pt idx="2">
                  <c:v>Na sede do órgão gestor/Secretaria de Assistência</c:v>
                </c:pt>
                <c:pt idx="3">
                  <c:v>Em unidades móveis ou postos temporários</c:v>
                </c:pt>
                <c:pt idx="4">
                  <c:v>Em unidades/postos fixos exclusivos para cadastramento</c:v>
                </c:pt>
                <c:pt idx="5">
                  <c:v>Em outras unidades da Assistência Social</c:v>
                </c:pt>
                <c:pt idx="6">
                  <c:v>Outros</c:v>
                </c:pt>
                <c:pt idx="7">
                  <c:v>Em unidades de outras políticas públicas</c:v>
                </c:pt>
              </c:strCache>
            </c:strRef>
          </c:cat>
          <c:val>
            <c:numRef>
              <c:f>'Gráfico GM 11'!$E$5:$E$12</c:f>
              <c:numCache>
                <c:formatCode>#,##0</c:formatCode>
                <c:ptCount val="8"/>
                <c:pt idx="0">
                  <c:v>1863</c:v>
                </c:pt>
                <c:pt idx="1">
                  <c:v>1989</c:v>
                </c:pt>
                <c:pt idx="2">
                  <c:v>2532</c:v>
                </c:pt>
                <c:pt idx="3">
                  <c:v>4333</c:v>
                </c:pt>
                <c:pt idx="4">
                  <c:v>4352</c:v>
                </c:pt>
                <c:pt idx="5">
                  <c:v>4839</c:v>
                </c:pt>
                <c:pt idx="6">
                  <c:v>4927</c:v>
                </c:pt>
                <c:pt idx="7">
                  <c:v>5080</c:v>
                </c:pt>
              </c:numCache>
            </c:numRef>
          </c:val>
          <c:extLst>
            <c:ext xmlns:c16="http://schemas.microsoft.com/office/drawing/2014/chart" uri="{C3380CC4-5D6E-409C-BE32-E72D297353CC}">
              <c16:uniqueId val="{00000000-8299-4999-B31D-5B88B4AD42B0}"/>
            </c:ext>
          </c:extLst>
        </c:ser>
        <c:ser>
          <c:idx val="2"/>
          <c:order val="1"/>
          <c:tx>
            <c:strRef>
              <c:f>'Gráfico GM 11'!$D$4</c:f>
              <c:strCache>
                <c:ptCount val="1"/>
                <c:pt idx="0">
                  <c:v>Ambos</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11'!$A$5:$A$12</c:f>
              <c:strCache>
                <c:ptCount val="8"/>
                <c:pt idx="0">
                  <c:v>No domicílio das famílias</c:v>
                </c:pt>
                <c:pt idx="1">
                  <c:v>Nos CRAS</c:v>
                </c:pt>
                <c:pt idx="2">
                  <c:v>Na sede do órgão gestor/Secretaria de Assistência</c:v>
                </c:pt>
                <c:pt idx="3">
                  <c:v>Em unidades móveis ou postos temporários</c:v>
                </c:pt>
                <c:pt idx="4">
                  <c:v>Em unidades/postos fixos exclusivos para cadastramento</c:v>
                </c:pt>
                <c:pt idx="5">
                  <c:v>Em outras unidades da Assistência Social</c:v>
                </c:pt>
                <c:pt idx="6">
                  <c:v>Outros</c:v>
                </c:pt>
                <c:pt idx="7">
                  <c:v>Em unidades de outras políticas públicas</c:v>
                </c:pt>
              </c:strCache>
            </c:strRef>
          </c:cat>
          <c:val>
            <c:numRef>
              <c:f>'Gráfico GM 11'!$D$5:$D$12</c:f>
              <c:numCache>
                <c:formatCode>#,##0</c:formatCode>
                <c:ptCount val="8"/>
                <c:pt idx="0">
                  <c:v>2326</c:v>
                </c:pt>
                <c:pt idx="1">
                  <c:v>2531</c:v>
                </c:pt>
                <c:pt idx="2">
                  <c:v>2434</c:v>
                </c:pt>
                <c:pt idx="3">
                  <c:v>787</c:v>
                </c:pt>
                <c:pt idx="4">
                  <c:v>833</c:v>
                </c:pt>
                <c:pt idx="5">
                  <c:v>399</c:v>
                </c:pt>
                <c:pt idx="6">
                  <c:v>357</c:v>
                </c:pt>
                <c:pt idx="7">
                  <c:v>241</c:v>
                </c:pt>
              </c:numCache>
            </c:numRef>
          </c:val>
          <c:extLst>
            <c:ext xmlns:c16="http://schemas.microsoft.com/office/drawing/2014/chart" uri="{C3380CC4-5D6E-409C-BE32-E72D297353CC}">
              <c16:uniqueId val="{00000001-8299-4999-B31D-5B88B4AD42B0}"/>
            </c:ext>
          </c:extLst>
        </c:ser>
        <c:ser>
          <c:idx val="1"/>
          <c:order val="2"/>
          <c:tx>
            <c:strRef>
              <c:f>'Gráfico GM 11'!$C$4</c:f>
              <c:strCache>
                <c:ptCount val="1"/>
                <c:pt idx="0">
                  <c:v>Atualização Cadastral</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11'!$A$5:$A$12</c:f>
              <c:strCache>
                <c:ptCount val="8"/>
                <c:pt idx="0">
                  <c:v>No domicílio das famílias</c:v>
                </c:pt>
                <c:pt idx="1">
                  <c:v>Nos CRAS</c:v>
                </c:pt>
                <c:pt idx="2">
                  <c:v>Na sede do órgão gestor/Secretaria de Assistência</c:v>
                </c:pt>
                <c:pt idx="3">
                  <c:v>Em unidades móveis ou postos temporários</c:v>
                </c:pt>
                <c:pt idx="4">
                  <c:v>Em unidades/postos fixos exclusivos para cadastramento</c:v>
                </c:pt>
                <c:pt idx="5">
                  <c:v>Em outras unidades da Assistência Social</c:v>
                </c:pt>
                <c:pt idx="6">
                  <c:v>Outros</c:v>
                </c:pt>
                <c:pt idx="7">
                  <c:v>Em unidades de outras políticas públicas</c:v>
                </c:pt>
              </c:strCache>
            </c:strRef>
          </c:cat>
          <c:val>
            <c:numRef>
              <c:f>'Gráfico GM 11'!$C$5:$C$12</c:f>
              <c:numCache>
                <c:formatCode>#,##0</c:formatCode>
                <c:ptCount val="8"/>
                <c:pt idx="0">
                  <c:v>669</c:v>
                </c:pt>
                <c:pt idx="1">
                  <c:v>283</c:v>
                </c:pt>
                <c:pt idx="2">
                  <c:v>137</c:v>
                </c:pt>
                <c:pt idx="3">
                  <c:v>179</c:v>
                </c:pt>
                <c:pt idx="4">
                  <c:v>89</c:v>
                </c:pt>
                <c:pt idx="5">
                  <c:v>91</c:v>
                </c:pt>
                <c:pt idx="6">
                  <c:v>67</c:v>
                </c:pt>
                <c:pt idx="7">
                  <c:v>82</c:v>
                </c:pt>
              </c:numCache>
            </c:numRef>
          </c:val>
          <c:extLst>
            <c:ext xmlns:c16="http://schemas.microsoft.com/office/drawing/2014/chart" uri="{C3380CC4-5D6E-409C-BE32-E72D297353CC}">
              <c16:uniqueId val="{00000002-8299-4999-B31D-5B88B4AD42B0}"/>
            </c:ext>
          </c:extLst>
        </c:ser>
        <c:ser>
          <c:idx val="0"/>
          <c:order val="3"/>
          <c:tx>
            <c:strRef>
              <c:f>'Gráfico GM 11'!$B$4</c:f>
              <c:strCache>
                <c:ptCount val="1"/>
                <c:pt idx="0">
                  <c:v>Cadastramento</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11'!$A$5:$A$12</c:f>
              <c:strCache>
                <c:ptCount val="8"/>
                <c:pt idx="0">
                  <c:v>No domicílio das famílias</c:v>
                </c:pt>
                <c:pt idx="1">
                  <c:v>Nos CRAS</c:v>
                </c:pt>
                <c:pt idx="2">
                  <c:v>Na sede do órgão gestor/Secretaria de Assistência</c:v>
                </c:pt>
                <c:pt idx="3">
                  <c:v>Em unidades móveis ou postos temporários</c:v>
                </c:pt>
                <c:pt idx="4">
                  <c:v>Em unidades/postos fixos exclusivos para cadastramento</c:v>
                </c:pt>
                <c:pt idx="5">
                  <c:v>Em outras unidades da Assistência Social</c:v>
                </c:pt>
                <c:pt idx="6">
                  <c:v>Outros</c:v>
                </c:pt>
                <c:pt idx="7">
                  <c:v>Em unidades de outras políticas públicas</c:v>
                </c:pt>
              </c:strCache>
            </c:strRef>
          </c:cat>
          <c:val>
            <c:numRef>
              <c:f>'Gráfico GM 11'!$B$5:$B$12</c:f>
              <c:numCache>
                <c:formatCode>#,##0</c:formatCode>
                <c:ptCount val="8"/>
                <c:pt idx="0">
                  <c:v>623</c:v>
                </c:pt>
                <c:pt idx="1">
                  <c:v>678</c:v>
                </c:pt>
                <c:pt idx="2">
                  <c:v>377</c:v>
                </c:pt>
                <c:pt idx="3">
                  <c:v>182</c:v>
                </c:pt>
                <c:pt idx="4">
                  <c:v>207</c:v>
                </c:pt>
                <c:pt idx="5">
                  <c:v>152</c:v>
                </c:pt>
                <c:pt idx="6">
                  <c:v>130</c:v>
                </c:pt>
                <c:pt idx="7">
                  <c:v>78</c:v>
                </c:pt>
              </c:numCache>
            </c:numRef>
          </c:val>
          <c:extLst>
            <c:ext xmlns:c16="http://schemas.microsoft.com/office/drawing/2014/chart" uri="{C3380CC4-5D6E-409C-BE32-E72D297353CC}">
              <c16:uniqueId val="{00000004-8299-4999-B31D-5B88B4AD42B0}"/>
            </c:ext>
          </c:extLst>
        </c:ser>
        <c:dLbls>
          <c:dLblPos val="ctr"/>
          <c:showLegendKey val="0"/>
          <c:showVal val="1"/>
          <c:showCatName val="0"/>
          <c:showSerName val="0"/>
          <c:showPercent val="0"/>
          <c:showBubbleSize val="0"/>
        </c:dLbls>
        <c:gapWidth val="150"/>
        <c:overlap val="100"/>
        <c:axId val="857893456"/>
        <c:axId val="857885056"/>
      </c:barChart>
      <c:catAx>
        <c:axId val="85789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857885056"/>
        <c:crosses val="autoZero"/>
        <c:auto val="1"/>
        <c:lblAlgn val="ctr"/>
        <c:lblOffset val="100"/>
        <c:noMultiLvlLbl val="0"/>
      </c:catAx>
      <c:valAx>
        <c:axId val="857885056"/>
        <c:scaling>
          <c:orientation val="minMax"/>
        </c:scaling>
        <c:delete val="1"/>
        <c:axPos val="l"/>
        <c:numFmt formatCode="#,##0" sourceLinked="1"/>
        <c:majorTickMark val="none"/>
        <c:minorTickMark val="none"/>
        <c:tickLblPos val="nextTo"/>
        <c:crossAx val="85789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'9_OK_110'!$B$3</c:f>
              <c:strCache>
                <c:ptCount val="1"/>
                <c:pt idx="0">
                  <c:v>Norte</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'9_OK_110'!$A$4:$A$8</c:f>
              <c:strCache>
                <c:ptCount val="5"/>
                <c:pt idx="0">
                  <c:v>Auxílio Funeral</c:v>
                </c:pt>
                <c:pt idx="1">
                  <c:v>Auxílio Natalidade</c:v>
                </c:pt>
                <c:pt idx="2">
                  <c:v>Auxílios relacionados à segurança alimentar</c:v>
                </c:pt>
                <c:pt idx="3">
                  <c:v>Passagens</c:v>
                </c:pt>
                <c:pt idx="4">
                  <c:v>Outros</c:v>
                </c:pt>
              </c:strCache>
            </c:strRef>
          </c:cat>
          <c:val>
            <c:numRef>
              <c:f>'9_OK_110'!$B$4:$B$8</c:f>
              <c:numCache>
                <c:formatCode>0.0%</c:formatCode>
                <c:ptCount val="5"/>
                <c:pt idx="0">
                  <c:v>0.65916398713826363</c:v>
                </c:pt>
                <c:pt idx="1">
                  <c:v>0.45819935691318325</c:v>
                </c:pt>
                <c:pt idx="2">
                  <c:v>0.80225080385852088</c:v>
                </c:pt>
                <c:pt idx="3">
                  <c:v>0.39710610932475882</c:v>
                </c:pt>
                <c:pt idx="4">
                  <c:v>0.19935691318327975</c:v>
                </c:pt>
              </c:numCache>
            </c:numRef>
          </c:val>
          <c:extLst>
            <c:ext xmlns:c16="http://schemas.microsoft.com/office/drawing/2014/chart" uri="{C3380CC4-5D6E-409C-BE32-E72D297353CC}">
              <c16:uniqueId val="{00000000-247E-4F5D-A18C-9121DB6D332D}"/>
            </c:ext>
          </c:extLst>
        </c:ser>
        <c:ser>
          <c:idx val="1"/>
          <c:order val="1"/>
          <c:tx>
            <c:strRef>
              <c:f>'9_OK_110'!$C$3</c:f>
              <c:strCache>
                <c:ptCount val="1"/>
                <c:pt idx="0">
                  <c:v>Nordeste</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'9_OK_110'!$A$4:$A$8</c:f>
              <c:strCache>
                <c:ptCount val="5"/>
                <c:pt idx="0">
                  <c:v>Auxílio Funeral</c:v>
                </c:pt>
                <c:pt idx="1">
                  <c:v>Auxílio Natalidade</c:v>
                </c:pt>
                <c:pt idx="2">
                  <c:v>Auxílios relacionados à segurança alimentar</c:v>
                </c:pt>
                <c:pt idx="3">
                  <c:v>Passagens</c:v>
                </c:pt>
                <c:pt idx="4">
                  <c:v>Outros</c:v>
                </c:pt>
              </c:strCache>
            </c:strRef>
          </c:cat>
          <c:val>
            <c:numRef>
              <c:f>'9_OK_110'!$C$4:$C$8</c:f>
              <c:numCache>
                <c:formatCode>0.0%</c:formatCode>
                <c:ptCount val="5"/>
                <c:pt idx="0">
                  <c:v>0.53688989784335983</c:v>
                </c:pt>
                <c:pt idx="1">
                  <c:v>0.58191449110858873</c:v>
                </c:pt>
                <c:pt idx="2">
                  <c:v>0.69163828982217179</c:v>
                </c:pt>
                <c:pt idx="3">
                  <c:v>0.3329549754067348</c:v>
                </c:pt>
                <c:pt idx="4">
                  <c:v>0.20582671206961786</c:v>
                </c:pt>
              </c:numCache>
            </c:numRef>
          </c:val>
          <c:extLst>
            <c:ext xmlns:c16="http://schemas.microsoft.com/office/drawing/2014/chart" uri="{C3380CC4-5D6E-409C-BE32-E72D297353CC}">
              <c16:uniqueId val="{00000001-247E-4F5D-A18C-9121DB6D332D}"/>
            </c:ext>
          </c:extLst>
        </c:ser>
        <c:ser>
          <c:idx val="2"/>
          <c:order val="2"/>
          <c:tx>
            <c:strRef>
              <c:f>'9_OK_110'!$D$3</c:f>
              <c:strCache>
                <c:ptCount val="1"/>
                <c:pt idx="0">
                  <c:v>Sudeste</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'9_OK_110'!$A$4:$A$8</c:f>
              <c:strCache>
                <c:ptCount val="5"/>
                <c:pt idx="0">
                  <c:v>Auxílio Funeral</c:v>
                </c:pt>
                <c:pt idx="1">
                  <c:v>Auxílio Natalidade</c:v>
                </c:pt>
                <c:pt idx="2">
                  <c:v>Auxílios relacionados à segurança alimentar</c:v>
                </c:pt>
                <c:pt idx="3">
                  <c:v>Passagens</c:v>
                </c:pt>
                <c:pt idx="4">
                  <c:v>Outros</c:v>
                </c:pt>
              </c:strCache>
            </c:strRef>
          </c:cat>
          <c:val>
            <c:numRef>
              <c:f>'9_OK_110'!$D$4:$D$8</c:f>
              <c:numCache>
                <c:formatCode>0.0%</c:formatCode>
                <c:ptCount val="5"/>
                <c:pt idx="0">
                  <c:v>0.49982400563181978</c:v>
                </c:pt>
                <c:pt idx="1">
                  <c:v>0.3020063357972545</c:v>
                </c:pt>
                <c:pt idx="2">
                  <c:v>0.7127771911298838</c:v>
                </c:pt>
                <c:pt idx="3">
                  <c:v>0.36571629707849351</c:v>
                </c:pt>
                <c:pt idx="4">
                  <c:v>0.36642027455121434</c:v>
                </c:pt>
              </c:numCache>
            </c:numRef>
          </c:val>
          <c:extLst>
            <c:ext xmlns:c16="http://schemas.microsoft.com/office/drawing/2014/chart" uri="{C3380CC4-5D6E-409C-BE32-E72D297353CC}">
              <c16:uniqueId val="{00000002-247E-4F5D-A18C-9121DB6D332D}"/>
            </c:ext>
          </c:extLst>
        </c:ser>
        <c:ser>
          <c:idx val="3"/>
          <c:order val="3"/>
          <c:tx>
            <c:strRef>
              <c:f>'9_OK_110'!$E$3</c:f>
              <c:strCache>
                <c:ptCount val="1"/>
                <c:pt idx="0">
                  <c:v>Sul</c:v>
                </c:pt>
              </c:strCache>
            </c:strRef>
          </c:tx>
          <c:spPr>
            <a:solidFill>
              <a:schemeClr val="accent1">
                <a:lumMod val="6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'9_OK_110'!$A$4:$A$8</c:f>
              <c:strCache>
                <c:ptCount val="5"/>
                <c:pt idx="0">
                  <c:v>Auxílio Funeral</c:v>
                </c:pt>
                <c:pt idx="1">
                  <c:v>Auxílio Natalidade</c:v>
                </c:pt>
                <c:pt idx="2">
                  <c:v>Auxílios relacionados à segurança alimentar</c:v>
                </c:pt>
                <c:pt idx="3">
                  <c:v>Passagens</c:v>
                </c:pt>
                <c:pt idx="4">
                  <c:v>Outros</c:v>
                </c:pt>
              </c:strCache>
            </c:strRef>
          </c:cat>
          <c:val>
            <c:numRef>
              <c:f>'9_OK_110'!$E$4:$E$8</c:f>
              <c:numCache>
                <c:formatCode>0.0%</c:formatCode>
                <c:ptCount val="5"/>
                <c:pt idx="0">
                  <c:v>0.64469347396176668</c:v>
                </c:pt>
                <c:pt idx="1">
                  <c:v>0.40804218852999341</c:v>
                </c:pt>
                <c:pt idx="2">
                  <c:v>0.78444297956493081</c:v>
                </c:pt>
                <c:pt idx="3">
                  <c:v>0.50955833882663149</c:v>
                </c:pt>
                <c:pt idx="4">
                  <c:v>0.39090309822017139</c:v>
                </c:pt>
              </c:numCache>
            </c:numRef>
          </c:val>
          <c:extLst>
            <c:ext xmlns:c16="http://schemas.microsoft.com/office/drawing/2014/chart" uri="{C3380CC4-5D6E-409C-BE32-E72D297353CC}">
              <c16:uniqueId val="{00000003-247E-4F5D-A18C-9121DB6D332D}"/>
            </c:ext>
          </c:extLst>
        </c:ser>
        <c:ser>
          <c:idx val="4"/>
          <c:order val="4"/>
          <c:tx>
            <c:strRef>
              <c:f>'9_OK_110'!$F$3</c:f>
              <c:strCache>
                <c:ptCount val="1"/>
                <c:pt idx="0">
                  <c:v>Centro-Oeste</c:v>
                </c:pt>
              </c:strCache>
            </c:strRef>
          </c:tx>
          <c:spPr>
            <a:solidFill>
              <a:schemeClr val="accent3">
                <a:lumMod val="60000"/>
              </a:schemeClr>
            </a:solidFill>
            <a:ln>
              <a:noFill/>
            </a:ln>
            <a:effectLst/>
          </c:spPr>
          <c:invertIfNegative val="0"/>
          <c:dLbls>
            <c:numFmt formatCode="0.0%" sourceLinked="0"/>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'9_OK_110'!$A$4:$A$8</c:f>
              <c:strCache>
                <c:ptCount val="5"/>
                <c:pt idx="0">
                  <c:v>Auxílio Funeral</c:v>
                </c:pt>
                <c:pt idx="1">
                  <c:v>Auxílio Natalidade</c:v>
                </c:pt>
                <c:pt idx="2">
                  <c:v>Auxílios relacionados à segurança alimentar</c:v>
                </c:pt>
                <c:pt idx="3">
                  <c:v>Passagens</c:v>
                </c:pt>
                <c:pt idx="4">
                  <c:v>Outros</c:v>
                </c:pt>
              </c:strCache>
            </c:strRef>
          </c:cat>
          <c:val>
            <c:numRef>
              <c:f>'9_OK_110'!$F$4:$F$8</c:f>
              <c:numCache>
                <c:formatCode>0.0%</c:formatCode>
                <c:ptCount val="5"/>
                <c:pt idx="0">
                  <c:v>0.71636952998379255</c:v>
                </c:pt>
                <c:pt idx="1">
                  <c:v>0.62398703403565636</c:v>
                </c:pt>
                <c:pt idx="2">
                  <c:v>0.85089141004862234</c:v>
                </c:pt>
                <c:pt idx="3">
                  <c:v>0.54943273905996759</c:v>
                </c:pt>
                <c:pt idx="4">
                  <c:v>0.3354943273905997</c:v>
                </c:pt>
              </c:numCache>
            </c:numRef>
          </c:val>
          <c:extLst>
            <c:ext xmlns:c16="http://schemas.microsoft.com/office/drawing/2014/chart" uri="{C3380CC4-5D6E-409C-BE32-E72D297353CC}">
              <c16:uniqueId val="{00000004-247E-4F5D-A18C-9121DB6D332D}"/>
            </c:ext>
          </c:extLst>
        </c:ser>
        <c:dLbls>
          <c:dLblPos val="outEnd"/>
          <c:showLegendKey val="0"/>
          <c:showVal val="1"/>
          <c:showCatName val="0"/>
          <c:showSerName val="0"/>
          <c:showPercent val="0"/>
          <c:showBubbleSize val="0"/>
        </c:dLbls>
        <c:gapWidth val="219"/>
        <c:overlap val="-27"/>
        <c:axId val="523377520"/>
        <c:axId val="523378080"/>
      </c:barChart>
      <c:catAx>
        <c:axId val="52337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78080"/>
        <c:crosses val="autoZero"/>
        <c:auto val="1"/>
        <c:lblAlgn val="ctr"/>
        <c:lblOffset val="100"/>
        <c:noMultiLvlLbl val="0"/>
      </c:catAx>
      <c:valAx>
        <c:axId val="523378080"/>
        <c:scaling>
          <c:orientation val="minMax"/>
          <c:max val="1"/>
        </c:scaling>
        <c:delete val="1"/>
        <c:axPos val="l"/>
        <c:numFmt formatCode="0.0%" sourceLinked="1"/>
        <c:majorTickMark val="out"/>
        <c:minorTickMark val="none"/>
        <c:tickLblPos val="nextTo"/>
        <c:crossAx val="523377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'10_OK_111'!$A$5</c:f>
              <c:strCache>
                <c:ptCount val="1"/>
                <c:pt idx="0">
                  <c:v>2011</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'10_OK_111'!$B$5:$G$5</c:f>
              <c:numCache>
                <c:formatCode>0.0%</c:formatCode>
                <c:ptCount val="6"/>
                <c:pt idx="0">
                  <c:v>0.10296684118673648</c:v>
                </c:pt>
                <c:pt idx="1">
                  <c:v>5.2373158756137482E-2</c:v>
                </c:pt>
                <c:pt idx="2">
                  <c:v>5.4339010543390104E-2</c:v>
                </c:pt>
                <c:pt idx="3">
                  <c:v>4.519368723098996E-2</c:v>
                </c:pt>
                <c:pt idx="4">
                  <c:v>5.6856187290969896E-2</c:v>
                </c:pt>
                <c:pt idx="5">
                  <c:v>5.5919732441471574E-2</c:v>
                </c:pt>
              </c:numCache>
            </c:numRef>
          </c:val>
          <c:extLst>
            <c:ext xmlns:c16="http://schemas.microsoft.com/office/drawing/2014/chart" uri="{C3380CC4-5D6E-409C-BE32-E72D297353CC}">
              <c16:uniqueId val="{00000000-FD65-4118-8F90-F31C4741C0F7}"/>
            </c:ext>
          </c:extLst>
        </c:ser>
        <c:ser>
          <c:idx val="1"/>
          <c:order val="1"/>
          <c:tx>
            <c:strRef>
              <c:f>'10_OK_111'!$A$6</c:f>
              <c:strCache>
                <c:ptCount val="1"/>
                <c:pt idx="0">
                  <c:v>2012</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'10_OK_111'!$B$6:$G$6</c:f>
              <c:numCache>
                <c:formatCode>0.0%</c:formatCode>
                <c:ptCount val="6"/>
                <c:pt idx="0">
                  <c:v>0.3082077051926298</c:v>
                </c:pt>
                <c:pt idx="1">
                  <c:v>0.20263262863980855</c:v>
                </c:pt>
                <c:pt idx="2">
                  <c:v>0.11990686845168801</c:v>
                </c:pt>
                <c:pt idx="3">
                  <c:v>8.5180055401662055E-2</c:v>
                </c:pt>
                <c:pt idx="4">
                  <c:v>0.27333333333333332</c:v>
                </c:pt>
                <c:pt idx="5">
                  <c:v>0.16673139158576053</c:v>
                </c:pt>
              </c:numCache>
            </c:numRef>
          </c:val>
          <c:extLst>
            <c:ext xmlns:c16="http://schemas.microsoft.com/office/drawing/2014/chart" uri="{C3380CC4-5D6E-409C-BE32-E72D297353CC}">
              <c16:uniqueId val="{00000001-FD65-4118-8F90-F31C4741C0F7}"/>
            </c:ext>
          </c:extLst>
        </c:ser>
        <c:ser>
          <c:idx val="2"/>
          <c:order val="2"/>
          <c:tx>
            <c:strRef>
              <c:f>'10_OK_111'!$A$7</c:f>
              <c:strCache>
                <c:ptCount val="1"/>
                <c:pt idx="0">
                  <c:v>2013</c:v>
                </c:pt>
              </c:strCache>
            </c:strRef>
          </c:tx>
          <c:spPr>
            <a:solidFill>
              <a:schemeClr val="accent3"/>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'10_OK_111'!$B$7:$G$7</c:f>
              <c:numCache>
                <c:formatCode>0.0%</c:formatCode>
                <c:ptCount val="6"/>
                <c:pt idx="0">
                  <c:v>0.31107491856677527</c:v>
                </c:pt>
                <c:pt idx="1">
                  <c:v>0.21079389910050841</c:v>
                </c:pt>
                <c:pt idx="2">
                  <c:v>0.10442678774120318</c:v>
                </c:pt>
                <c:pt idx="3">
                  <c:v>8.5675119945167924E-2</c:v>
                </c:pt>
                <c:pt idx="4">
                  <c:v>0.29016393442622951</c:v>
                </c:pt>
                <c:pt idx="5">
                  <c:v>0.16592667766078903</c:v>
                </c:pt>
              </c:numCache>
            </c:numRef>
          </c:val>
          <c:extLst>
            <c:ext xmlns:c16="http://schemas.microsoft.com/office/drawing/2014/chart" uri="{C3380CC4-5D6E-409C-BE32-E72D297353CC}">
              <c16:uniqueId val="{00000002-FD65-4118-8F90-F31C4741C0F7}"/>
            </c:ext>
          </c:extLst>
        </c:ser>
        <c:ser>
          <c:idx val="3"/>
          <c:order val="3"/>
          <c:tx>
            <c:strRef>
              <c:f>'10_OK_111'!$A$8</c:f>
              <c:strCache>
                <c:ptCount val="1"/>
                <c:pt idx="0">
                  <c:v>2014</c:v>
                </c:pt>
              </c:strCache>
            </c:strRef>
          </c:tx>
          <c:spPr>
            <a:solidFill>
              <a:schemeClr val="accent4"/>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'10_OK_111'!$B$8:$G$8</c:f>
              <c:numCache>
                <c:formatCode>0.0%</c:formatCode>
                <c:ptCount val="6"/>
                <c:pt idx="0">
                  <c:v>0.35876623376623379</c:v>
                </c:pt>
                <c:pt idx="1">
                  <c:v>0.21562619685944082</c:v>
                </c:pt>
                <c:pt idx="2">
                  <c:v>0.10596745027124774</c:v>
                </c:pt>
                <c:pt idx="3">
                  <c:v>8.0808080808080815E-2</c:v>
                </c:pt>
                <c:pt idx="4">
                  <c:v>0.30605564648117839</c:v>
                </c:pt>
                <c:pt idx="5">
                  <c:v>0.17111770524233433</c:v>
                </c:pt>
              </c:numCache>
            </c:numRef>
          </c:val>
          <c:extLst>
            <c:ext xmlns:c16="http://schemas.microsoft.com/office/drawing/2014/chart" uri="{C3380CC4-5D6E-409C-BE32-E72D297353CC}">
              <c16:uniqueId val="{00000003-FD65-4118-8F90-F31C4741C0F7}"/>
            </c:ext>
          </c:extLst>
        </c:ser>
        <c:ser>
          <c:idx val="4"/>
          <c:order val="4"/>
          <c:tx>
            <c:strRef>
              <c:f>'10_OK_111'!$A$9</c:f>
              <c:strCache>
                <c:ptCount val="1"/>
                <c:pt idx="0">
                  <c:v>2015</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'10_OK_111'!$B$9:$G$9</c:f>
              <c:numCache>
                <c:formatCode>0.0%</c:formatCode>
                <c:ptCount val="6"/>
                <c:pt idx="0">
                  <c:v>0.36952998379254459</c:v>
                </c:pt>
                <c:pt idx="1">
                  <c:v>0.20305927342256214</c:v>
                </c:pt>
                <c:pt idx="2">
                  <c:v>0.10445632798573976</c:v>
                </c:pt>
                <c:pt idx="3">
                  <c:v>6.933333333333333E-2</c:v>
                </c:pt>
                <c:pt idx="4">
                  <c:v>0.29449838187702265</c:v>
                </c:pt>
                <c:pt idx="5">
                  <c:v>0.16407112201103619</c:v>
                </c:pt>
              </c:numCache>
            </c:numRef>
          </c:val>
          <c:extLst>
            <c:ext xmlns:c16="http://schemas.microsoft.com/office/drawing/2014/chart" uri="{C3380CC4-5D6E-409C-BE32-E72D297353CC}">
              <c16:uniqueId val="{00000004-FD65-4118-8F90-F31C4741C0F7}"/>
            </c:ext>
          </c:extLst>
        </c:ser>
        <c:ser>
          <c:idx val="5"/>
          <c:order val="5"/>
          <c:tx>
            <c:strRef>
              <c:f>'10_OK_111'!$A$10</c:f>
              <c:strCache>
                <c:ptCount val="1"/>
                <c:pt idx="0">
                  <c:v>2016</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'10_OK_111'!$B$4:$G$4</c:f>
              <c:strCache>
                <c:ptCount val="6"/>
                <c:pt idx="0">
                  <c:v>Norte</c:v>
                </c:pt>
                <c:pt idx="1">
                  <c:v>Nordeste</c:v>
                </c:pt>
                <c:pt idx="2">
                  <c:v>Sudeste</c:v>
                </c:pt>
                <c:pt idx="3">
                  <c:v>Sul</c:v>
                </c:pt>
                <c:pt idx="4">
                  <c:v>Centro-Oeste</c:v>
                </c:pt>
                <c:pt idx="5">
                  <c:v>Brasil</c:v>
                </c:pt>
              </c:strCache>
            </c:strRef>
          </c:cat>
          <c:val>
            <c:numRef>
              <c:f>'10_OK_111'!$B$10:$G$10</c:f>
              <c:numCache>
                <c:formatCode>0.0%</c:formatCode>
                <c:ptCount val="6"/>
                <c:pt idx="0">
                  <c:v>0.35209003215434082</c:v>
                </c:pt>
                <c:pt idx="1">
                  <c:v>0.19901626939084374</c:v>
                </c:pt>
                <c:pt idx="2">
                  <c:v>8.9405139035550862E-2</c:v>
                </c:pt>
                <c:pt idx="3">
                  <c:v>6.0646011865524062E-2</c:v>
                </c:pt>
                <c:pt idx="4">
                  <c:v>0.28363047001620745</c:v>
                </c:pt>
                <c:pt idx="5">
                  <c:v>0.15364077669902912</c:v>
                </c:pt>
              </c:numCache>
            </c:numRef>
          </c:val>
          <c:extLst>
            <c:ext xmlns:c16="http://schemas.microsoft.com/office/drawing/2014/chart" uri="{C3380CC4-5D6E-409C-BE32-E72D297353CC}">
              <c16:uniqueId val="{00000005-FD65-4118-8F90-F31C4741C0F7}"/>
            </c:ext>
          </c:extLst>
        </c:ser>
        <c:dLbls>
          <c:dLblPos val="outEnd"/>
          <c:showLegendKey val="0"/>
          <c:showVal val="1"/>
          <c:showCatName val="0"/>
          <c:showSerName val="0"/>
          <c:showPercent val="0"/>
          <c:showBubbleSize val="0"/>
        </c:dLbls>
        <c:gapWidth val="219"/>
        <c:overlap val="-27"/>
        <c:axId val="523383120"/>
        <c:axId val="523383680"/>
      </c:barChart>
      <c:catAx>
        <c:axId val="52338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23383680"/>
        <c:crosses val="autoZero"/>
        <c:auto val="1"/>
        <c:lblAlgn val="ctr"/>
        <c:lblOffset val="100"/>
        <c:noMultiLvlLbl val="0"/>
      </c:catAx>
      <c:valAx>
        <c:axId val="523383680"/>
        <c:scaling>
          <c:orientation val="minMax"/>
          <c:max val="0.45"/>
        </c:scaling>
        <c:delete val="1"/>
        <c:axPos val="l"/>
        <c:numFmt formatCode="0.0%" sourceLinked="1"/>
        <c:majorTickMark val="out"/>
        <c:minorTickMark val="none"/>
        <c:tickLblPos val="nextTo"/>
        <c:crossAx val="52338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'11_OK_112'!$B$3</c:f>
              <c:strCache>
                <c:ptCount val="1"/>
                <c:pt idx="0">
                  <c:v>Crianças e Adolescentes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'11_OK_112'!$A$4:$A$18</c:f>
              <c:strCache>
                <c:ptCount val="15"/>
                <c:pt idx="0">
                  <c:v>Trabalho infantil</c:v>
                </c:pt>
                <c:pt idx="1">
                  <c:v>Famílias com adolescentes em Cumprimento de Medida Socioeducativa</c:v>
                </c:pt>
                <c:pt idx="2">
                  <c:v>Famílias com pessoas egressas do sistema prisional</c:v>
                </c:pt>
                <c:pt idx="3">
                  <c:v>Famílias com pessoas adultas em privação de liberdade</c:v>
                </c:pt>
                <c:pt idx="4">
                  <c:v>Tráfico de pessoas</c:v>
                </c:pt>
                <c:pt idx="5">
                  <c:v>Negligência ou abandono</c:v>
                </c:pt>
                <c:pt idx="6">
                  <c:v>Família/Indivíduos com pessoas em Serviços de Acolhimento</c:v>
                </c:pt>
                <c:pt idx="7">
                  <c:v>Exploração sexual</c:v>
                </c:pt>
                <c:pt idx="8">
                  <c:v>Discriminação em decorrência da raça/etnia</c:v>
                </c:pt>
                <c:pt idx="9">
                  <c:v>Discriminação em decorrência da orientação sexual</c:v>
                </c:pt>
                <c:pt idx="10">
                  <c:v>Situação de rua</c:v>
                </c:pt>
                <c:pt idx="11">
                  <c:v>Abuso sexual/ Violência Sexual</c:v>
                </c:pt>
                <c:pt idx="12">
                  <c:v>Pessoas com deficiência vítimas de violência/violação de direitos</c:v>
                </c:pt>
                <c:pt idx="13">
                  <c:v>Violência física</c:v>
                </c:pt>
                <c:pt idx="14">
                  <c:v>Violência psicológica</c:v>
                </c:pt>
              </c:strCache>
            </c:strRef>
          </c:cat>
          <c:val>
            <c:numRef>
              <c:f>'11_OK_112'!$B$4:$B$18</c:f>
              <c:numCache>
                <c:formatCode>0</c:formatCode>
                <c:ptCount val="15"/>
                <c:pt idx="0">
                  <c:v>2122</c:v>
                </c:pt>
                <c:pt idx="1">
                  <c:v>2218</c:v>
                </c:pt>
                <c:pt idx="4">
                  <c:v>940</c:v>
                </c:pt>
                <c:pt idx="5">
                  <c:v>2409</c:v>
                </c:pt>
                <c:pt idx="6">
                  <c:v>1991</c:v>
                </c:pt>
                <c:pt idx="7">
                  <c:v>2242</c:v>
                </c:pt>
                <c:pt idx="8">
                  <c:v>1578</c:v>
                </c:pt>
                <c:pt idx="9">
                  <c:v>1680</c:v>
                </c:pt>
                <c:pt idx="10">
                  <c:v>1537</c:v>
                </c:pt>
                <c:pt idx="11">
                  <c:v>2464</c:v>
                </c:pt>
                <c:pt idx="12">
                  <c:v>2208</c:v>
                </c:pt>
                <c:pt idx="13">
                  <c:v>2428</c:v>
                </c:pt>
                <c:pt idx="14">
                  <c:v>2442</c:v>
                </c:pt>
              </c:numCache>
            </c:numRef>
          </c:val>
          <c:extLst>
            <c:ext xmlns:c16="http://schemas.microsoft.com/office/drawing/2014/chart" uri="{C3380CC4-5D6E-409C-BE32-E72D297353CC}">
              <c16:uniqueId val="{00000000-4326-4438-98B5-D49CCCC4BBD3}"/>
            </c:ext>
          </c:extLst>
        </c:ser>
        <c:ser>
          <c:idx val="1"/>
          <c:order val="1"/>
          <c:tx>
            <c:strRef>
              <c:f>'11_OK_112'!$C$3</c:f>
              <c:strCache>
                <c:ptCount val="1"/>
                <c:pt idx="0">
                  <c:v>Mulheres adultas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'11_OK_112'!$A$4:$A$18</c:f>
              <c:strCache>
                <c:ptCount val="15"/>
                <c:pt idx="0">
                  <c:v>Trabalho infantil</c:v>
                </c:pt>
                <c:pt idx="1">
                  <c:v>Famílias com adolescentes em Cumprimento de Medida Socioeducativa</c:v>
                </c:pt>
                <c:pt idx="2">
                  <c:v>Famílias com pessoas egressas do sistema prisional</c:v>
                </c:pt>
                <c:pt idx="3">
                  <c:v>Famílias com pessoas adultas em privação de liberdade</c:v>
                </c:pt>
                <c:pt idx="4">
                  <c:v>Tráfico de pessoas</c:v>
                </c:pt>
                <c:pt idx="5">
                  <c:v>Negligência ou abandono</c:v>
                </c:pt>
                <c:pt idx="6">
                  <c:v>Família/Indivíduos com pessoas em Serviços de Acolhimento</c:v>
                </c:pt>
                <c:pt idx="7">
                  <c:v>Exploração sexual</c:v>
                </c:pt>
                <c:pt idx="8">
                  <c:v>Discriminação em decorrência da raça/etnia</c:v>
                </c:pt>
                <c:pt idx="9">
                  <c:v>Discriminação em decorrência da orientação sexual</c:v>
                </c:pt>
                <c:pt idx="10">
                  <c:v>Situação de rua</c:v>
                </c:pt>
                <c:pt idx="11">
                  <c:v>Abuso sexual/ Violência Sexual</c:v>
                </c:pt>
                <c:pt idx="12">
                  <c:v>Pessoas com deficiência vítimas de violência/violação de direitos</c:v>
                </c:pt>
                <c:pt idx="13">
                  <c:v>Violência física</c:v>
                </c:pt>
                <c:pt idx="14">
                  <c:v>Violência psicológica</c:v>
                </c:pt>
              </c:strCache>
            </c:strRef>
          </c:cat>
          <c:val>
            <c:numRef>
              <c:f>'11_OK_112'!$C$4:$C$18</c:f>
              <c:numCache>
                <c:formatCode>General</c:formatCode>
                <c:ptCount val="15"/>
                <c:pt idx="2" formatCode="0">
                  <c:v>975</c:v>
                </c:pt>
                <c:pt idx="3" formatCode="0">
                  <c:v>1043</c:v>
                </c:pt>
                <c:pt idx="4" formatCode="0">
                  <c:v>819</c:v>
                </c:pt>
                <c:pt idx="6" formatCode="0">
                  <c:v>1145</c:v>
                </c:pt>
                <c:pt idx="7" formatCode="0">
                  <c:v>1416</c:v>
                </c:pt>
                <c:pt idx="8" formatCode="0">
                  <c:v>1453</c:v>
                </c:pt>
                <c:pt idx="9" formatCode="0">
                  <c:v>1504</c:v>
                </c:pt>
                <c:pt idx="10" formatCode="0">
                  <c:v>1590</c:v>
                </c:pt>
                <c:pt idx="11" formatCode="0">
                  <c:v>1934</c:v>
                </c:pt>
                <c:pt idx="12" formatCode="0">
                  <c:v>2052</c:v>
                </c:pt>
                <c:pt idx="13" formatCode="0">
                  <c:v>2332</c:v>
                </c:pt>
                <c:pt idx="14" formatCode="0">
                  <c:v>2329</c:v>
                </c:pt>
              </c:numCache>
            </c:numRef>
          </c:val>
          <c:extLst>
            <c:ext xmlns:c16="http://schemas.microsoft.com/office/drawing/2014/chart" uri="{C3380CC4-5D6E-409C-BE32-E72D297353CC}">
              <c16:uniqueId val="{00000001-4326-4438-98B5-D49CCCC4BBD3}"/>
            </c:ext>
          </c:extLst>
        </c:ser>
        <c:ser>
          <c:idx val="2"/>
          <c:order val="2"/>
          <c:tx>
            <c:strRef>
              <c:f>'11_OK_112'!$D$3</c:f>
              <c:strCache>
                <c:ptCount val="1"/>
                <c:pt idx="0">
                  <c:v>Homens adultos</c:v>
                </c:pt>
              </c:strCache>
            </c:strRef>
          </c:tx>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'11_OK_112'!$A$4:$A$18</c:f>
              <c:strCache>
                <c:ptCount val="15"/>
                <c:pt idx="0">
                  <c:v>Trabalho infantil</c:v>
                </c:pt>
                <c:pt idx="1">
                  <c:v>Famílias com adolescentes em Cumprimento de Medida Socioeducativa</c:v>
                </c:pt>
                <c:pt idx="2">
                  <c:v>Famílias com pessoas egressas do sistema prisional</c:v>
                </c:pt>
                <c:pt idx="3">
                  <c:v>Famílias com pessoas adultas em privação de liberdade</c:v>
                </c:pt>
                <c:pt idx="4">
                  <c:v>Tráfico de pessoas</c:v>
                </c:pt>
                <c:pt idx="5">
                  <c:v>Negligência ou abandono</c:v>
                </c:pt>
                <c:pt idx="6">
                  <c:v>Família/Indivíduos com pessoas em Serviços de Acolhimento</c:v>
                </c:pt>
                <c:pt idx="7">
                  <c:v>Exploração sexual</c:v>
                </c:pt>
                <c:pt idx="8">
                  <c:v>Discriminação em decorrência da raça/etnia</c:v>
                </c:pt>
                <c:pt idx="9">
                  <c:v>Discriminação em decorrência da orientação sexual</c:v>
                </c:pt>
                <c:pt idx="10">
                  <c:v>Situação de rua</c:v>
                </c:pt>
                <c:pt idx="11">
                  <c:v>Abuso sexual/ Violência Sexual</c:v>
                </c:pt>
                <c:pt idx="12">
                  <c:v>Pessoas com deficiência vítimas de violência/violação de direitos</c:v>
                </c:pt>
                <c:pt idx="13">
                  <c:v>Violência física</c:v>
                </c:pt>
                <c:pt idx="14">
                  <c:v>Violência psicológica</c:v>
                </c:pt>
              </c:strCache>
            </c:strRef>
          </c:cat>
          <c:val>
            <c:numRef>
              <c:f>'11_OK_112'!$D$4:$D$18</c:f>
              <c:numCache>
                <c:formatCode>General</c:formatCode>
                <c:ptCount val="15"/>
                <c:pt idx="2" formatCode="0">
                  <c:v>979</c:v>
                </c:pt>
                <c:pt idx="3" formatCode="0">
                  <c:v>971</c:v>
                </c:pt>
                <c:pt idx="4" formatCode="0">
                  <c:v>698</c:v>
                </c:pt>
                <c:pt idx="6" formatCode="0">
                  <c:v>1012</c:v>
                </c:pt>
                <c:pt idx="7" formatCode="0">
                  <c:v>857</c:v>
                </c:pt>
                <c:pt idx="8" formatCode="0">
                  <c:v>1396</c:v>
                </c:pt>
                <c:pt idx="9" formatCode="0">
                  <c:v>1507</c:v>
                </c:pt>
                <c:pt idx="10" formatCode="0">
                  <c:v>1679</c:v>
                </c:pt>
                <c:pt idx="11" formatCode="0">
                  <c:v>974</c:v>
                </c:pt>
                <c:pt idx="12" formatCode="0">
                  <c:v>1903</c:v>
                </c:pt>
                <c:pt idx="13" formatCode="0">
                  <c:v>1348</c:v>
                </c:pt>
                <c:pt idx="14" formatCode="0">
                  <c:v>1431</c:v>
                </c:pt>
              </c:numCache>
            </c:numRef>
          </c:val>
          <c:extLst>
            <c:ext xmlns:c16="http://schemas.microsoft.com/office/drawing/2014/chart" uri="{C3380CC4-5D6E-409C-BE32-E72D297353CC}">
              <c16:uniqueId val="{00000002-4326-4438-98B5-D49CCCC4BBD3}"/>
            </c:ext>
          </c:extLst>
        </c:ser>
        <c:ser>
          <c:idx val="3"/>
          <c:order val="3"/>
          <c:tx>
            <c:strRef>
              <c:f>'11_OK_112'!$E$3</c:f>
              <c:strCache>
                <c:ptCount val="1"/>
                <c:pt idx="0">
                  <c:v>Idosos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'11_OK_112'!$A$4:$A$18</c:f>
              <c:strCache>
                <c:ptCount val="15"/>
                <c:pt idx="0">
                  <c:v>Trabalho infantil</c:v>
                </c:pt>
                <c:pt idx="1">
                  <c:v>Famílias com adolescentes em Cumprimento de Medida Socioeducativa</c:v>
                </c:pt>
                <c:pt idx="2">
                  <c:v>Famílias com pessoas egressas do sistema prisional</c:v>
                </c:pt>
                <c:pt idx="3">
                  <c:v>Famílias com pessoas adultas em privação de liberdade</c:v>
                </c:pt>
                <c:pt idx="4">
                  <c:v>Tráfico de pessoas</c:v>
                </c:pt>
                <c:pt idx="5">
                  <c:v>Negligência ou abandono</c:v>
                </c:pt>
                <c:pt idx="6">
                  <c:v>Família/Indivíduos com pessoas em Serviços de Acolhimento</c:v>
                </c:pt>
                <c:pt idx="7">
                  <c:v>Exploração sexual</c:v>
                </c:pt>
                <c:pt idx="8">
                  <c:v>Discriminação em decorrência da raça/etnia</c:v>
                </c:pt>
                <c:pt idx="9">
                  <c:v>Discriminação em decorrência da orientação sexual</c:v>
                </c:pt>
                <c:pt idx="10">
                  <c:v>Situação de rua</c:v>
                </c:pt>
                <c:pt idx="11">
                  <c:v>Abuso sexual/ Violência Sexual</c:v>
                </c:pt>
                <c:pt idx="12">
                  <c:v>Pessoas com deficiência vítimas de violência/violação de direitos</c:v>
                </c:pt>
                <c:pt idx="13">
                  <c:v>Violência física</c:v>
                </c:pt>
                <c:pt idx="14">
                  <c:v>Violência psicológica</c:v>
                </c:pt>
              </c:strCache>
            </c:strRef>
          </c:cat>
          <c:val>
            <c:numRef>
              <c:f>'11_OK_112'!$E$4:$E$18</c:f>
              <c:numCache>
                <c:formatCode>General</c:formatCode>
                <c:ptCount val="15"/>
                <c:pt idx="2" formatCode="0">
                  <c:v>670</c:v>
                </c:pt>
                <c:pt idx="3" formatCode="0">
                  <c:v>790</c:v>
                </c:pt>
                <c:pt idx="4" formatCode="0">
                  <c:v>717</c:v>
                </c:pt>
                <c:pt idx="5" formatCode="0">
                  <c:v>2255</c:v>
                </c:pt>
                <c:pt idx="6" formatCode="0">
                  <c:v>1392</c:v>
                </c:pt>
                <c:pt idx="7" formatCode="0">
                  <c:v>1135</c:v>
                </c:pt>
                <c:pt idx="8" formatCode="0">
                  <c:v>1335</c:v>
                </c:pt>
                <c:pt idx="9" formatCode="0">
                  <c:v>1188</c:v>
                </c:pt>
                <c:pt idx="10" formatCode="0">
                  <c:v>1509</c:v>
                </c:pt>
                <c:pt idx="11" formatCode="0">
                  <c:v>1516</c:v>
                </c:pt>
                <c:pt idx="12" formatCode="0">
                  <c:v>2081</c:v>
                </c:pt>
                <c:pt idx="13" formatCode="0">
                  <c:v>2299</c:v>
                </c:pt>
                <c:pt idx="14" formatCode="0">
                  <c:v>2314</c:v>
                </c:pt>
              </c:numCache>
            </c:numRef>
          </c:val>
          <c:extLst>
            <c:ext xmlns:c16="http://schemas.microsoft.com/office/drawing/2014/chart" uri="{C3380CC4-5D6E-409C-BE32-E72D297353CC}">
              <c16:uniqueId val="{00000003-4326-4438-98B5-D49CCCC4BBD3}"/>
            </c:ext>
          </c:extLst>
        </c:ser>
        <c:ser>
          <c:idx val="4"/>
          <c:order val="4"/>
          <c:tx>
            <c:strRef>
              <c:f>'11_OK_112'!$F$3</c:f>
              <c:strCache>
                <c:ptCount val="1"/>
                <c:pt idx="0">
                  <c:v>Não atende este tipo de situação</c:v>
                </c:pt>
              </c:strCache>
            </c:strRef>
          </c:tx>
          <c:spPr>
            <a:solidFill>
              <a:schemeClr val="bg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'11_OK_112'!$A$4:$A$18</c:f>
              <c:strCache>
                <c:ptCount val="15"/>
                <c:pt idx="0">
                  <c:v>Trabalho infantil</c:v>
                </c:pt>
                <c:pt idx="1">
                  <c:v>Famílias com adolescentes em Cumprimento de Medida Socioeducativa</c:v>
                </c:pt>
                <c:pt idx="2">
                  <c:v>Famílias com pessoas egressas do sistema prisional</c:v>
                </c:pt>
                <c:pt idx="3">
                  <c:v>Famílias com pessoas adultas em privação de liberdade</c:v>
                </c:pt>
                <c:pt idx="4">
                  <c:v>Tráfico de pessoas</c:v>
                </c:pt>
                <c:pt idx="5">
                  <c:v>Negligência ou abandono</c:v>
                </c:pt>
                <c:pt idx="6">
                  <c:v>Família/Indivíduos com pessoas em Serviços de Acolhimento</c:v>
                </c:pt>
                <c:pt idx="7">
                  <c:v>Exploração sexual</c:v>
                </c:pt>
                <c:pt idx="8">
                  <c:v>Discriminação em decorrência da raça/etnia</c:v>
                </c:pt>
                <c:pt idx="9">
                  <c:v>Discriminação em decorrência da orientação sexual</c:v>
                </c:pt>
                <c:pt idx="10">
                  <c:v>Situação de rua</c:v>
                </c:pt>
                <c:pt idx="11">
                  <c:v>Abuso sexual/ Violência Sexual</c:v>
                </c:pt>
                <c:pt idx="12">
                  <c:v>Pessoas com deficiência vítimas de violência/violação de direitos</c:v>
                </c:pt>
                <c:pt idx="13">
                  <c:v>Violência física</c:v>
                </c:pt>
                <c:pt idx="14">
                  <c:v>Violência psicológica</c:v>
                </c:pt>
              </c:strCache>
            </c:strRef>
          </c:cat>
          <c:val>
            <c:numRef>
              <c:f>'11_OK_112'!$F$4:$F$18</c:f>
              <c:numCache>
                <c:formatCode>0</c:formatCode>
                <c:ptCount val="15"/>
                <c:pt idx="0">
                  <c:v>399</c:v>
                </c:pt>
                <c:pt idx="1">
                  <c:v>303</c:v>
                </c:pt>
                <c:pt idx="2">
                  <c:v>1422</c:v>
                </c:pt>
                <c:pt idx="3">
                  <c:v>1363</c:v>
                </c:pt>
                <c:pt idx="4">
                  <c:v>1533</c:v>
                </c:pt>
                <c:pt idx="5">
                  <c:v>50</c:v>
                </c:pt>
                <c:pt idx="6">
                  <c:v>435</c:v>
                </c:pt>
                <c:pt idx="7">
                  <c:v>255</c:v>
                </c:pt>
                <c:pt idx="8">
                  <c:v>856</c:v>
                </c:pt>
                <c:pt idx="9">
                  <c:v>650</c:v>
                </c:pt>
                <c:pt idx="10">
                  <c:v>565</c:v>
                </c:pt>
                <c:pt idx="11">
                  <c:v>40</c:v>
                </c:pt>
                <c:pt idx="12">
                  <c:v>126</c:v>
                </c:pt>
                <c:pt idx="13">
                  <c:v>33</c:v>
                </c:pt>
                <c:pt idx="14">
                  <c:v>29</c:v>
                </c:pt>
              </c:numCache>
            </c:numRef>
          </c:val>
          <c:extLst>
            <c:ext xmlns:c16="http://schemas.microsoft.com/office/drawing/2014/chart" uri="{C3380CC4-5D6E-409C-BE32-E72D297353CC}">
              <c16:uniqueId val="{00000004-4326-4438-98B5-D49CCCC4BBD3}"/>
            </c:ext>
          </c:extLst>
        </c:ser>
        <c:dLbls>
          <c:dLblPos val="ctr"/>
          <c:showLegendKey val="0"/>
          <c:showVal val="1"/>
          <c:showCatName val="0"/>
          <c:showSerName val="0"/>
          <c:showPercent val="0"/>
          <c:showBubbleSize val="0"/>
        </c:dLbls>
        <c:gapWidth val="150"/>
        <c:overlap val="100"/>
        <c:axId val="564869040"/>
        <c:axId val="564869600"/>
      </c:barChart>
      <c:catAx>
        <c:axId val="564869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69600"/>
        <c:crosses val="autoZero"/>
        <c:auto val="1"/>
        <c:lblAlgn val="ctr"/>
        <c:lblOffset val="100"/>
        <c:noMultiLvlLbl val="0"/>
      </c:catAx>
      <c:valAx>
        <c:axId val="564869600"/>
        <c:scaling>
          <c:orientation val="minMax"/>
        </c:scaling>
        <c:delete val="1"/>
        <c:axPos val="b"/>
        <c:numFmt formatCode="0" sourceLinked="1"/>
        <c:majorTickMark val="none"/>
        <c:minorTickMark val="none"/>
        <c:tickLblPos val="nextTo"/>
        <c:crossAx val="56486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'12_OK_113'!$A$3:$A$24</c:f>
              <c:strCache>
                <c:ptCount val="22"/>
                <c:pt idx="0">
                  <c:v>Outros.</c:v>
                </c:pt>
                <c:pt idx="1">
                  <c:v>Grupo/oficina com famílias ou indivíduos</c:v>
                </c:pt>
                <c:pt idx="2">
                  <c:v>Orientação jurídico-social</c:v>
                </c:pt>
                <c:pt idx="3">
                  <c:v>Elaboração do Plano de Acompanhamento Familiar</c:v>
                </c:pt>
                <c:pt idx="4">
                  <c:v>Orientação/acompanhamento para inserção no BPC</c:v>
                </c:pt>
                <c:pt idx="5">
                  <c:v>Apoio para obtenção de Documentação pessoal</c:v>
                </c:pt>
                <c:pt idx="6">
                  <c:v>Palestras</c:v>
                </c:pt>
                <c:pt idx="7">
                  <c:v>Ações de mobilização e sensibilização para o enfrentamento das situações de violação de direitos</c:v>
                </c:pt>
                <c:pt idx="8">
                  <c:v>Encaminhamento para obtenção de Benefícios Eventuais</c:v>
                </c:pt>
                <c:pt idx="9">
                  <c:v>Encaminhamento para inserção/atualização de famílias no Cadastro Único</c:v>
                </c:pt>
                <c:pt idx="10">
                  <c:v>Registro do acompanhamento individual/familiar em prontuário</c:v>
                </c:pt>
                <c:pt idx="11">
                  <c:v>Acolhida Particularizada realizada por técnico de nível superior</c:v>
                </c:pt>
                <c:pt idx="12">
                  <c:v>Encaminhamento de famílias ou indivíduos para outras políticas públicas (educação, habitação, trabalho, etc.)</c:v>
                </c:pt>
                <c:pt idx="13">
                  <c:v>Acompanhamento dos encaminhamentos realizados</c:v>
                </c:pt>
                <c:pt idx="14">
                  <c:v>Elaboração de relatórios técnicos sobre casos em acompanhamento</c:v>
                </c:pt>
                <c:pt idx="15">
                  <c:v>Encaminhamento para órgãos de defesa e responsabilização (Defensoria Pública, Promotoria, Ministério Público, etc.)</c:v>
                </c:pt>
                <c:pt idx="16">
                  <c:v>Encaminhamento para o Conselho Tutelar</c:v>
                </c:pt>
                <c:pt idx="17">
                  <c:v>Encaminhamento de famílias ou indivíduos para a rede de serviço socioassistencial</c:v>
                </c:pt>
                <c:pt idx="18">
                  <c:v>Encaminhamento para serviços da rede de saúde</c:v>
                </c:pt>
                <c:pt idx="19">
                  <c:v>Encaminhamento para o CRAS</c:v>
                </c:pt>
                <c:pt idx="20">
                  <c:v>Acompanhamento individual/familiar</c:v>
                </c:pt>
                <c:pt idx="21">
                  <c:v>Visitas domiciliares</c:v>
                </c:pt>
              </c:strCache>
            </c:strRef>
          </c:cat>
          <c:val>
            <c:numRef>
              <c:f>'12_OK_113'!$C$3:$C$24</c:f>
              <c:numCache>
                <c:formatCode>0.0%</c:formatCode>
                <c:ptCount val="22"/>
                <c:pt idx="0">
                  <c:v>8.250694168980563E-2</c:v>
                </c:pt>
                <c:pt idx="1">
                  <c:v>0.72471241570805234</c:v>
                </c:pt>
                <c:pt idx="2">
                  <c:v>0.75247917493058314</c:v>
                </c:pt>
                <c:pt idx="3">
                  <c:v>0.79968266560888535</c:v>
                </c:pt>
                <c:pt idx="4">
                  <c:v>0.83895279650932175</c:v>
                </c:pt>
                <c:pt idx="5">
                  <c:v>0.86354621182070612</c:v>
                </c:pt>
                <c:pt idx="6">
                  <c:v>0.89289964299880997</c:v>
                </c:pt>
                <c:pt idx="7">
                  <c:v>0.91550971836572792</c:v>
                </c:pt>
                <c:pt idx="8">
                  <c:v>0.93454978183260606</c:v>
                </c:pt>
                <c:pt idx="9">
                  <c:v>0.93573978579928596</c:v>
                </c:pt>
                <c:pt idx="10">
                  <c:v>0.96548988496628319</c:v>
                </c:pt>
                <c:pt idx="11">
                  <c:v>0.97619992066640227</c:v>
                </c:pt>
                <c:pt idx="12">
                  <c:v>0.97699325664418879</c:v>
                </c:pt>
                <c:pt idx="13">
                  <c:v>0.98056326854422848</c:v>
                </c:pt>
                <c:pt idx="14">
                  <c:v>0.98095993653312175</c:v>
                </c:pt>
                <c:pt idx="15">
                  <c:v>0.98135660452201512</c:v>
                </c:pt>
                <c:pt idx="16">
                  <c:v>0.9849266164220547</c:v>
                </c:pt>
                <c:pt idx="17">
                  <c:v>0.99008330027766756</c:v>
                </c:pt>
                <c:pt idx="18">
                  <c:v>0.99087663625545419</c:v>
                </c:pt>
                <c:pt idx="19">
                  <c:v>0.99444664815549388</c:v>
                </c:pt>
                <c:pt idx="20">
                  <c:v>0.99523998413328041</c:v>
                </c:pt>
                <c:pt idx="21">
                  <c:v>0.99523998413328041</c:v>
                </c:pt>
              </c:numCache>
            </c:numRef>
          </c:val>
          <c:extLst>
            <c:ext xmlns:c16="http://schemas.microsoft.com/office/drawing/2014/chart" uri="{C3380CC4-5D6E-409C-BE32-E72D297353CC}">
              <c16:uniqueId val="{00000000-A56B-4FB8-AF23-A0C95C19379F}"/>
            </c:ext>
          </c:extLst>
        </c:ser>
        <c:dLbls>
          <c:dLblPos val="inEnd"/>
          <c:showLegendKey val="0"/>
          <c:showVal val="1"/>
          <c:showCatName val="0"/>
          <c:showSerName val="0"/>
          <c:showPercent val="0"/>
          <c:showBubbleSize val="0"/>
        </c:dLbls>
        <c:gapWidth val="182"/>
        <c:axId val="564872400"/>
        <c:axId val="564872960"/>
      </c:barChart>
      <c:catAx>
        <c:axId val="564872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pt-BR"/>
          </a:p>
        </c:txPr>
        <c:crossAx val="564872960"/>
        <c:crosses val="autoZero"/>
        <c:auto val="1"/>
        <c:lblAlgn val="ctr"/>
        <c:lblOffset val="100"/>
        <c:noMultiLvlLbl val="0"/>
      </c:catAx>
      <c:valAx>
        <c:axId val="564872960"/>
        <c:scaling>
          <c:orientation val="minMax"/>
          <c:max val="1"/>
        </c:scaling>
        <c:delete val="1"/>
        <c:axPos val="b"/>
        <c:numFmt formatCode="0.0%" sourceLinked="1"/>
        <c:majorTickMark val="out"/>
        <c:minorTickMark val="none"/>
        <c:tickLblPos val="nextTo"/>
        <c:crossAx val="564872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'13_OK_114'!$A$3</c:f>
              <c:strCache>
                <c:ptCount val="1"/>
                <c:pt idx="0">
                  <c:v>2016</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'13_OK_114'!$A$4:$A$9</c:f>
              <c:strCache>
                <c:ptCount val="6"/>
                <c:pt idx="0">
                  <c:v>Em Entidade Conveniada</c:v>
                </c:pt>
                <c:pt idx="1">
                  <c:v>Em outra unidade pública</c:v>
                </c:pt>
                <c:pt idx="2">
                  <c:v>No(s) Centro POP</c:v>
                </c:pt>
                <c:pt idx="3">
                  <c:v>Na sede/órgão gestor do município</c:v>
                </c:pt>
                <c:pt idx="4">
                  <c:v>No(s) CREAS</c:v>
                </c:pt>
                <c:pt idx="5">
                  <c:v>Não realiza</c:v>
                </c:pt>
              </c:strCache>
            </c:strRef>
          </c:cat>
          <c:val>
            <c:numRef>
              <c:f>'13_OK_114'!$B$4:$B$9</c:f>
              <c:numCache>
                <c:formatCode>#,##0</c:formatCode>
                <c:ptCount val="6"/>
                <c:pt idx="0">
                  <c:v>58</c:v>
                </c:pt>
                <c:pt idx="1">
                  <c:v>77</c:v>
                </c:pt>
                <c:pt idx="2">
                  <c:v>161</c:v>
                </c:pt>
                <c:pt idx="3">
                  <c:v>421</c:v>
                </c:pt>
                <c:pt idx="4">
                  <c:v>1319</c:v>
                </c:pt>
                <c:pt idx="5">
                  <c:v>3663</c:v>
                </c:pt>
              </c:numCache>
            </c:numRef>
          </c:val>
          <c:extLst>
            <c:ext xmlns:c16="http://schemas.microsoft.com/office/drawing/2014/chart" uri="{C3380CC4-5D6E-409C-BE32-E72D297353CC}">
              <c16:uniqueId val="{00000000-681A-4C88-A666-2D96D7230C53}"/>
            </c:ext>
          </c:extLst>
        </c:ser>
        <c:ser>
          <c:idx val="1"/>
          <c:order val="1"/>
          <c:tx>
            <c:strRef>
              <c:f>'13_OK_114'!$A$12</c:f>
              <c:strCache>
                <c:ptCount val="1"/>
                <c:pt idx="0">
                  <c:v>2015</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'13_OK_114'!$B$13:$B$18</c:f>
              <c:numCache>
                <c:formatCode>#,##0</c:formatCode>
                <c:ptCount val="6"/>
                <c:pt idx="0">
                  <c:v>152</c:v>
                </c:pt>
                <c:pt idx="1">
                  <c:v>161</c:v>
                </c:pt>
                <c:pt idx="2">
                  <c:v>186</c:v>
                </c:pt>
                <c:pt idx="3">
                  <c:v>955</c:v>
                </c:pt>
                <c:pt idx="4">
                  <c:v>1590</c:v>
                </c:pt>
                <c:pt idx="5">
                  <c:v>2831</c:v>
                </c:pt>
              </c:numCache>
            </c:numRef>
          </c:val>
          <c:extLst>
            <c:ext xmlns:c16="http://schemas.microsoft.com/office/drawing/2014/chart" uri="{C3380CC4-5D6E-409C-BE32-E72D297353CC}">
              <c16:uniqueId val="{00000001-681A-4C88-A666-2D96D7230C53}"/>
            </c:ext>
          </c:extLst>
        </c:ser>
        <c:dLbls>
          <c:dLblPos val="outEnd"/>
          <c:showLegendKey val="0"/>
          <c:showVal val="1"/>
          <c:showCatName val="0"/>
          <c:showSerName val="0"/>
          <c:showPercent val="0"/>
          <c:showBubbleSize val="0"/>
        </c:dLbls>
        <c:gapWidth val="182"/>
        <c:axId val="564875200"/>
        <c:axId val="564875760"/>
      </c:barChart>
      <c:catAx>
        <c:axId val="564875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564875760"/>
        <c:crosses val="autoZero"/>
        <c:auto val="1"/>
        <c:lblAlgn val="ctr"/>
        <c:lblOffset val="100"/>
        <c:noMultiLvlLbl val="0"/>
      </c:catAx>
      <c:valAx>
        <c:axId val="564875760"/>
        <c:scaling>
          <c:orientation val="minMax"/>
        </c:scaling>
        <c:delete val="1"/>
        <c:axPos val="b"/>
        <c:numFmt formatCode="#,##0" sourceLinked="1"/>
        <c:majorTickMark val="none"/>
        <c:minorTickMark val="none"/>
        <c:tickLblPos val="nextTo"/>
        <c:crossAx val="56487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'15_OK_115'!$A$3:$A$11</c:f>
              <c:strCache>
                <c:ptCount val="9"/>
                <c:pt idx="0">
                  <c:v>Atende em outra unidade pública (exceto CREAS) de acompanhamento de adolescentes em cumprimento de medida socioeducativa (LA) ou (PSC) do município.</c:v>
                </c:pt>
                <c:pt idx="1">
                  <c:v>Encaminha para o CREAS de outro município.</c:v>
                </c:pt>
                <c:pt idx="2">
                  <c:v>Encaminha para alguma entidade conveniada no município.</c:v>
                </c:pt>
                <c:pt idx="3">
                  <c:v>Encaminha para o CREAS Regional ao qual está vinculado.</c:v>
                </c:pt>
                <c:pt idx="4">
                  <c:v>Outro.</c:v>
                </c:pt>
                <c:pt idx="5">
                  <c:v>Não atende</c:v>
                </c:pt>
                <c:pt idx="6">
                  <c:v>É atendido pela equipe de referência da proteção social especial do município (órgão gestor).</c:v>
                </c:pt>
                <c:pt idx="7">
                  <c:v>Encaminha para o CRAS</c:v>
                </c:pt>
                <c:pt idx="8">
                  <c:v>Atende no CREAS do município.</c:v>
                </c:pt>
              </c:strCache>
            </c:strRef>
          </c:cat>
          <c:val>
            <c:numRef>
              <c:f>'15_OK_115'!$C$3:$C$11</c:f>
              <c:numCache>
                <c:formatCode>0.0%</c:formatCode>
                <c:ptCount val="9"/>
                <c:pt idx="0">
                  <c:v>1.9521985039226419E-2</c:v>
                </c:pt>
                <c:pt idx="1">
                  <c:v>2.9556650246305417E-2</c:v>
                </c:pt>
                <c:pt idx="2">
                  <c:v>3.4665207079000185E-2</c:v>
                </c:pt>
                <c:pt idx="3">
                  <c:v>4.2510490786352856E-2</c:v>
                </c:pt>
                <c:pt idx="4">
                  <c:v>5.9295748950921365E-2</c:v>
                </c:pt>
                <c:pt idx="5">
                  <c:v>9.870461594599525E-2</c:v>
                </c:pt>
                <c:pt idx="6">
                  <c:v>0.1625615763546798</c:v>
                </c:pt>
                <c:pt idx="7">
                  <c:v>0.35668673599708084</c:v>
                </c:pt>
                <c:pt idx="8">
                  <c:v>0.37529647874475458</c:v>
                </c:pt>
              </c:numCache>
            </c:numRef>
          </c:val>
          <c:extLst>
            <c:ext xmlns:c16="http://schemas.microsoft.com/office/drawing/2014/chart" uri="{C3380CC4-5D6E-409C-BE32-E72D297353CC}">
              <c16:uniqueId val="{00000000-E74E-4A65-A712-16E523210193}"/>
            </c:ext>
          </c:extLst>
        </c:ser>
        <c:dLbls>
          <c:dLblPos val="outEnd"/>
          <c:showLegendKey val="0"/>
          <c:showVal val="1"/>
          <c:showCatName val="0"/>
          <c:showSerName val="0"/>
          <c:showPercent val="0"/>
          <c:showBubbleSize val="0"/>
        </c:dLbls>
        <c:gapWidth val="182"/>
        <c:axId val="564878000"/>
        <c:axId val="564878560"/>
      </c:barChart>
      <c:catAx>
        <c:axId val="564878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78560"/>
        <c:crosses val="autoZero"/>
        <c:auto val="1"/>
        <c:lblAlgn val="ctr"/>
        <c:lblOffset val="100"/>
        <c:noMultiLvlLbl val="0"/>
      </c:catAx>
      <c:valAx>
        <c:axId val="564878560"/>
        <c:scaling>
          <c:orientation val="minMax"/>
          <c:max val="0.45"/>
        </c:scaling>
        <c:delete val="1"/>
        <c:axPos val="b"/>
        <c:numFmt formatCode="0.0%" sourceLinked="1"/>
        <c:majorTickMark val="out"/>
        <c:minorTickMark val="none"/>
        <c:tickLblPos val="nextTo"/>
        <c:crossAx val="564878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'16_OK_116'!$B$2</c:f>
              <c:strCache>
                <c:ptCount val="1"/>
                <c:pt idx="0">
                  <c:v>Quantidade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'16_OK_116'!$A$3:$A$9</c:f>
              <c:numCache>
                <c:formatCode>General</c:formatCode>
                <c:ptCount val="7"/>
                <c:pt idx="0">
                  <c:v>2010</c:v>
                </c:pt>
                <c:pt idx="1">
                  <c:v>2011</c:v>
                </c:pt>
                <c:pt idx="2">
                  <c:v>2012</c:v>
                </c:pt>
                <c:pt idx="3">
                  <c:v>2013</c:v>
                </c:pt>
                <c:pt idx="4">
                  <c:v>2014</c:v>
                </c:pt>
                <c:pt idx="5">
                  <c:v>2015</c:v>
                </c:pt>
                <c:pt idx="6">
                  <c:v>2016</c:v>
                </c:pt>
              </c:numCache>
            </c:numRef>
          </c:cat>
          <c:val>
            <c:numRef>
              <c:f>'16_OK_116'!$B$3:$B$9</c:f>
              <c:numCache>
                <c:formatCode>General</c:formatCode>
                <c:ptCount val="7"/>
                <c:pt idx="0">
                  <c:v>1099</c:v>
                </c:pt>
                <c:pt idx="1">
                  <c:v>1431</c:v>
                </c:pt>
                <c:pt idx="2">
                  <c:v>1561</c:v>
                </c:pt>
                <c:pt idx="3">
                  <c:v>1650</c:v>
                </c:pt>
                <c:pt idx="4">
                  <c:v>1846</c:v>
                </c:pt>
                <c:pt idx="5">
                  <c:v>1973</c:v>
                </c:pt>
                <c:pt idx="6">
                  <c:v>2018</c:v>
                </c:pt>
              </c:numCache>
            </c:numRef>
          </c:val>
          <c:extLst>
            <c:ext xmlns:c16="http://schemas.microsoft.com/office/drawing/2014/chart" uri="{C3380CC4-5D6E-409C-BE32-E72D297353CC}">
              <c16:uniqueId val="{00000000-D599-47AA-8294-B9E5979A2DDA}"/>
            </c:ext>
          </c:extLst>
        </c:ser>
        <c:dLbls>
          <c:dLblPos val="outEnd"/>
          <c:showLegendKey val="0"/>
          <c:showVal val="1"/>
          <c:showCatName val="0"/>
          <c:showSerName val="0"/>
          <c:showPercent val="0"/>
          <c:showBubbleSize val="0"/>
        </c:dLbls>
        <c:gapWidth val="219"/>
        <c:overlap val="-27"/>
        <c:axId val="564881360"/>
        <c:axId val="564881920"/>
      </c:barChart>
      <c:lineChart>
        <c:grouping val="standard"/>
        <c:varyColors val="0"/>
        <c:ser>
          <c:idx val="1"/>
          <c:order val="1"/>
          <c:tx>
            <c:strRef>
              <c:f>'16_OK_116'!$D$2</c:f>
              <c:strCache>
                <c:ptCount val="1"/>
                <c:pt idx="0">
                  <c:v>Percentual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'16_OK_116'!$A$3:$A$9</c:f>
              <c:numCache>
                <c:formatCode>General</c:formatCode>
                <c:ptCount val="7"/>
                <c:pt idx="0">
                  <c:v>2010</c:v>
                </c:pt>
                <c:pt idx="1">
                  <c:v>2011</c:v>
                </c:pt>
                <c:pt idx="2">
                  <c:v>2012</c:v>
                </c:pt>
                <c:pt idx="3">
                  <c:v>2013</c:v>
                </c:pt>
                <c:pt idx="4">
                  <c:v>2014</c:v>
                </c:pt>
                <c:pt idx="5">
                  <c:v>2015</c:v>
                </c:pt>
                <c:pt idx="6">
                  <c:v>2016</c:v>
                </c:pt>
              </c:numCache>
            </c:numRef>
          </c:cat>
          <c:val>
            <c:numRef>
              <c:f>'16_OK_116'!$D$3:$D$9</c:f>
              <c:numCache>
                <c:formatCode>0.0%</c:formatCode>
                <c:ptCount val="7"/>
                <c:pt idx="0">
                  <c:v>0.69119496855345908</c:v>
                </c:pt>
                <c:pt idx="1">
                  <c:v>0.67852062588904694</c:v>
                </c:pt>
                <c:pt idx="2">
                  <c:v>0.72035071527457317</c:v>
                </c:pt>
                <c:pt idx="3">
                  <c:v>0.73365940417963538</c:v>
                </c:pt>
                <c:pt idx="4">
                  <c:v>0.77824620573355818</c:v>
                </c:pt>
                <c:pt idx="5">
                  <c:v>0.81026694045174541</c:v>
                </c:pt>
                <c:pt idx="6">
                  <c:v>0.80047600158667198</c:v>
                </c:pt>
              </c:numCache>
            </c:numRef>
          </c:val>
          <c:smooth val="0"/>
          <c:extLst>
            <c:ext xmlns:c16="http://schemas.microsoft.com/office/drawing/2014/chart" uri="{C3380CC4-5D6E-409C-BE32-E72D297353CC}">
              <c16:uniqueId val="{00000001-D599-47AA-8294-B9E5979A2DDA}"/>
            </c:ext>
          </c:extLst>
        </c:ser>
        <c:dLbls>
          <c:showLegendKey val="0"/>
          <c:showVal val="1"/>
          <c:showCatName val="0"/>
          <c:showSerName val="0"/>
          <c:showPercent val="0"/>
          <c:showBubbleSize val="0"/>
        </c:dLbls>
        <c:marker val="1"/>
        <c:smooth val="0"/>
        <c:axId val="564883040"/>
        <c:axId val="564882480"/>
      </c:lineChart>
      <c:catAx>
        <c:axId val="56488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81920"/>
        <c:crosses val="autoZero"/>
        <c:auto val="1"/>
        <c:lblAlgn val="ctr"/>
        <c:lblOffset val="100"/>
        <c:noMultiLvlLbl val="0"/>
      </c:catAx>
      <c:valAx>
        <c:axId val="564881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81360"/>
        <c:crosses val="autoZero"/>
        <c:crossBetween val="between"/>
      </c:valAx>
      <c:valAx>
        <c:axId val="564882480"/>
        <c:scaling>
          <c:orientation val="minMax"/>
        </c:scaling>
        <c:delete val="0"/>
        <c:axPos val="r"/>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83040"/>
        <c:crosses val="max"/>
        <c:crossBetween val="between"/>
      </c:valAx>
      <c:catAx>
        <c:axId val="564883040"/>
        <c:scaling>
          <c:orientation val="minMax"/>
        </c:scaling>
        <c:delete val="1"/>
        <c:axPos val="b"/>
        <c:numFmt formatCode="General" sourceLinked="1"/>
        <c:majorTickMark val="none"/>
        <c:minorTickMark val="none"/>
        <c:tickLblPos val="nextTo"/>
        <c:crossAx val="5648824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'17_OK_117'!$A$3:$A$26</c:f>
              <c:strCache>
                <c:ptCount val="24"/>
                <c:pt idx="0">
                  <c:v>Provisão de órteses e próteses</c:v>
                </c:pt>
                <c:pt idx="1">
                  <c:v>Provimento de bens materiais</c:v>
                </c:pt>
                <c:pt idx="2">
                  <c:v>Orientação sobre tecnologias assistivas</c:v>
                </c:pt>
                <c:pt idx="3">
                  <c:v>Palestras e Oficinas envolvendo a comunidade</c:v>
                </c:pt>
                <c:pt idx="4">
                  <c:v>Mobilização dos usuários para acesso ao serviço</c:v>
                </c:pt>
                <c:pt idx="5">
                  <c:v>Elaboração de Plano de Acompanhamento Individual e/ou Familiar</c:v>
                </c:pt>
                <c:pt idx="6">
                  <c:v>Orientação para realização de cadastro no Cadúnico</c:v>
                </c:pt>
                <c:pt idx="7">
                  <c:v>Encaminhamento para política de educação</c:v>
                </c:pt>
                <c:pt idx="8">
                  <c:v>Acompanhamento dos usuários encaminhados para a rede</c:v>
                </c:pt>
                <c:pt idx="9">
                  <c:v>Orientação e apoio nos autocuidados</c:v>
                </c:pt>
                <c:pt idx="10">
                  <c:v>Estudo social</c:v>
                </c:pt>
                <c:pt idx="11">
                  <c:v>Encaminhamento para serviços/Unidades das demais políticas públicas</c:v>
                </c:pt>
                <c:pt idx="12">
                  <c:v>Apoio e orientação aos cuidadores familiares</c:v>
                </c:pt>
                <c:pt idx="13">
                  <c:v>Atividades com a família do usuário</c:v>
                </c:pt>
                <c:pt idx="14">
                  <c:v>Registro de informações em prontuário</c:v>
                </c:pt>
                <c:pt idx="15">
                  <c:v>Orientação e apoio para obtenção de documentação pessoal</c:v>
                </c:pt>
                <c:pt idx="16">
                  <c:v>Elaboração de relatórios sobre casos em acompanhamento</c:v>
                </c:pt>
                <c:pt idx="17">
                  <c:v>Encaminhamento para órgãos de defesa de direitos (Defensoria Pública, Ministério Público, Conselho Tutelar etc.)</c:v>
                </c:pt>
                <c:pt idx="18">
                  <c:v>Visitas Domiciliares</c:v>
                </c:pt>
                <c:pt idx="19">
                  <c:v>Oficinas e atividades coletivas de convívio e socialização</c:v>
                </c:pt>
                <c:pt idx="20">
                  <c:v>Orientação sobre acesso ao BPC e outros benefícios</c:v>
                </c:pt>
                <c:pt idx="21">
                  <c:v>Encaminhamento para a rede de serviços socioassistenciais</c:v>
                </c:pt>
                <c:pt idx="22">
                  <c:v>Encaminhamento para os serviços da rede de saúde</c:v>
                </c:pt>
                <c:pt idx="23">
                  <c:v>Acolhida e escuta inicial</c:v>
                </c:pt>
              </c:strCache>
            </c:strRef>
          </c:cat>
          <c:val>
            <c:numRef>
              <c:f>'17_OK_117'!$C$3:$C$26</c:f>
              <c:numCache>
                <c:formatCode>0.0%</c:formatCode>
                <c:ptCount val="24"/>
                <c:pt idx="0">
                  <c:v>0.22801788375558868</c:v>
                </c:pt>
                <c:pt idx="1">
                  <c:v>0.23695976154992549</c:v>
                </c:pt>
                <c:pt idx="2">
                  <c:v>0.5275707898658718</c:v>
                </c:pt>
                <c:pt idx="3">
                  <c:v>0.64828614008941876</c:v>
                </c:pt>
                <c:pt idx="4">
                  <c:v>0.71013412816691501</c:v>
                </c:pt>
                <c:pt idx="5">
                  <c:v>0.73248882265275705</c:v>
                </c:pt>
                <c:pt idx="6">
                  <c:v>0.76005961251862886</c:v>
                </c:pt>
                <c:pt idx="7">
                  <c:v>0.7764530551415797</c:v>
                </c:pt>
                <c:pt idx="8">
                  <c:v>0.80104321907600595</c:v>
                </c:pt>
                <c:pt idx="9">
                  <c:v>0.82637853949329354</c:v>
                </c:pt>
                <c:pt idx="10">
                  <c:v>0.856929955290611</c:v>
                </c:pt>
                <c:pt idx="11">
                  <c:v>0.85767511177347244</c:v>
                </c:pt>
                <c:pt idx="12">
                  <c:v>0.8763040238450075</c:v>
                </c:pt>
                <c:pt idx="13">
                  <c:v>0.88077496274217582</c:v>
                </c:pt>
                <c:pt idx="14">
                  <c:v>0.88375558867362147</c:v>
                </c:pt>
                <c:pt idx="15">
                  <c:v>0.89195230998509689</c:v>
                </c:pt>
                <c:pt idx="16">
                  <c:v>0.89493293591654244</c:v>
                </c:pt>
                <c:pt idx="17">
                  <c:v>0.89567809239940388</c:v>
                </c:pt>
                <c:pt idx="18">
                  <c:v>0.89865871833084943</c:v>
                </c:pt>
                <c:pt idx="19">
                  <c:v>0.90163934426229508</c:v>
                </c:pt>
                <c:pt idx="20">
                  <c:v>0.93964232488822652</c:v>
                </c:pt>
                <c:pt idx="21">
                  <c:v>0.9470938897168405</c:v>
                </c:pt>
                <c:pt idx="22">
                  <c:v>0.95827123695976157</c:v>
                </c:pt>
                <c:pt idx="23">
                  <c:v>0.96646795827123699</c:v>
                </c:pt>
              </c:numCache>
            </c:numRef>
          </c:val>
          <c:extLst>
            <c:ext xmlns:c16="http://schemas.microsoft.com/office/drawing/2014/chart" uri="{C3380CC4-5D6E-409C-BE32-E72D297353CC}">
              <c16:uniqueId val="{00000000-19C1-4819-B505-9F8947593DD8}"/>
            </c:ext>
          </c:extLst>
        </c:ser>
        <c:dLbls>
          <c:dLblPos val="outEnd"/>
          <c:showLegendKey val="0"/>
          <c:showVal val="1"/>
          <c:showCatName val="0"/>
          <c:showSerName val="0"/>
          <c:showPercent val="0"/>
          <c:showBubbleSize val="0"/>
        </c:dLbls>
        <c:gapWidth val="182"/>
        <c:axId val="564885280"/>
        <c:axId val="564885840"/>
      </c:barChart>
      <c:catAx>
        <c:axId val="5648852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pt-BR"/>
          </a:p>
        </c:txPr>
        <c:crossAx val="564885840"/>
        <c:crosses val="autoZero"/>
        <c:auto val="1"/>
        <c:lblAlgn val="ctr"/>
        <c:lblOffset val="100"/>
        <c:noMultiLvlLbl val="0"/>
      </c:catAx>
      <c:valAx>
        <c:axId val="564885840"/>
        <c:scaling>
          <c:orientation val="minMax"/>
          <c:max val="1.1000000000000001"/>
        </c:scaling>
        <c:delete val="1"/>
        <c:axPos val="b"/>
        <c:numFmt formatCode="0.0%" sourceLinked="1"/>
        <c:majorTickMark val="out"/>
        <c:minorTickMark val="none"/>
        <c:tickLblPos val="nextTo"/>
        <c:crossAx val="564885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'18_OK_118'!$A$3:$A$8</c:f>
              <c:strCache>
                <c:ptCount val="6"/>
                <c:pt idx="0">
                  <c:v>Crianças de 0 a 6 anos, com deficiência</c:v>
                </c:pt>
                <c:pt idx="1">
                  <c:v>Crianças de 7 a 14 anos, com deficiência</c:v>
                </c:pt>
                <c:pt idx="2">
                  <c:v>Adolescentes de 15 a 17 anos, com deficiência</c:v>
                </c:pt>
                <c:pt idx="3">
                  <c:v>Adultos (18 a 59 anos) com deficiência</c:v>
                </c:pt>
                <c:pt idx="4">
                  <c:v>Idosos (60 anos ou mais) com deficiência</c:v>
                </c:pt>
                <c:pt idx="5">
                  <c:v>Idosos (60 anos ou mais) dependentes pela idade, sem deficiência</c:v>
                </c:pt>
              </c:strCache>
            </c:strRef>
          </c:cat>
          <c:val>
            <c:numRef>
              <c:f>'18_OK_118'!$D$3:$D$8</c:f>
              <c:numCache>
                <c:formatCode>#,##0</c:formatCode>
                <c:ptCount val="6"/>
                <c:pt idx="0">
                  <c:v>25911</c:v>
                </c:pt>
                <c:pt idx="1">
                  <c:v>45021</c:v>
                </c:pt>
                <c:pt idx="2">
                  <c:v>18754</c:v>
                </c:pt>
                <c:pt idx="3">
                  <c:v>66251</c:v>
                </c:pt>
                <c:pt idx="4">
                  <c:v>7883</c:v>
                </c:pt>
                <c:pt idx="5">
                  <c:v>5268</c:v>
                </c:pt>
              </c:numCache>
            </c:numRef>
          </c:val>
          <c:extLst>
            <c:ext xmlns:c16="http://schemas.microsoft.com/office/drawing/2014/chart" uri="{C3380CC4-5D6E-409C-BE32-E72D297353CC}">
              <c16:uniqueId val="{00000000-2A6B-457C-8FD6-6EE577D0BDB3}"/>
            </c:ext>
          </c:extLst>
        </c:ser>
        <c:dLbls>
          <c:dLblPos val="outEnd"/>
          <c:showLegendKey val="0"/>
          <c:showVal val="1"/>
          <c:showCatName val="0"/>
          <c:showSerName val="0"/>
          <c:showPercent val="0"/>
          <c:showBubbleSize val="0"/>
        </c:dLbls>
        <c:gapWidth val="182"/>
        <c:axId val="564888080"/>
        <c:axId val="564888640"/>
      </c:barChart>
      <c:catAx>
        <c:axId val="5648880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88640"/>
        <c:crosses val="autoZero"/>
        <c:auto val="1"/>
        <c:lblAlgn val="ctr"/>
        <c:lblOffset val="100"/>
        <c:noMultiLvlLbl val="0"/>
      </c:catAx>
      <c:valAx>
        <c:axId val="564888640"/>
        <c:scaling>
          <c:orientation val="minMax"/>
          <c:max val="80000"/>
        </c:scaling>
        <c:delete val="1"/>
        <c:axPos val="b"/>
        <c:numFmt formatCode="#,##0" sourceLinked="1"/>
        <c:majorTickMark val="out"/>
        <c:minorTickMark val="none"/>
        <c:tickLblPos val="nextTo"/>
        <c:crossAx val="564888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202746111959883"/>
          <c:y val="1.3126491646778043E-2"/>
          <c:w val="0.48376855878089864"/>
          <c:h val="0.95919061131678351"/>
        </c:manualLayout>
      </c:layout>
      <c:barChart>
        <c:barDir val="bar"/>
        <c:grouping val="clustered"/>
        <c:varyColors val="0"/>
        <c:ser>
          <c:idx val="0"/>
          <c:order val="0"/>
          <c:tx>
            <c:strRef>
              <c:f>'19_OK_119'!$C$2</c:f>
              <c:strCache>
                <c:ptCount val="1"/>
                <c:pt idx="0">
                  <c:v>%</c:v>
                </c:pt>
              </c:strCache>
            </c:strRef>
          </c:tx>
          <c:spPr>
            <a:solidFill>
              <a:schemeClr val="accent1"/>
            </a:solidFill>
            <a:ln>
              <a:noFill/>
            </a:ln>
            <a:effectLst/>
          </c:spPr>
          <c:invertIfNegative val="0"/>
          <c:dLbls>
            <c:numFmt formatCode="0.0%" sourceLinked="0"/>
            <c:spPr>
              <a:noFill/>
              <a:ln w="12700" cap="flat" cmpd="sng" algn="ctr">
                <a:noFill/>
                <a:prstDash val="solid"/>
                <a:miter lim="800000"/>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dk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'19_OK_119'!$A$3:$A$25</c:f>
              <c:strCache>
                <c:ptCount val="23"/>
                <c:pt idx="0">
                  <c:v>Outras</c:v>
                </c:pt>
                <c:pt idx="1">
                  <c:v>Avaliação para concessão de aluguel social</c:v>
                </c:pt>
                <c:pt idx="2">
                  <c:v>Orientação sociojurídica</c:v>
                </c:pt>
                <c:pt idx="3">
                  <c:v>Mobilização de família extensa ou ampliada</c:v>
                </c:pt>
                <c:pt idx="4">
                  <c:v>Acolhida em Grupo realizada por profissional de nível superior</c:v>
                </c:pt>
                <c:pt idx="5">
                  <c:v>Ações de mobilização e participação social</c:v>
                </c:pt>
                <c:pt idx="6">
                  <c:v>Palestras</c:v>
                </c:pt>
                <c:pt idx="7">
                  <c:v>Encaminhamento de famílias ou indivíduos para políticas de educação (jovens e adultos, etc.)</c:v>
                </c:pt>
                <c:pt idx="8">
                  <c:v>Elaboração de Plano de Acompanhamento Individual e/ou Familiar</c:v>
                </c:pt>
                <c:pt idx="9">
                  <c:v>Mobilização e fortalecimento do convívio e de redes sociais de apoio</c:v>
                </c:pt>
                <c:pt idx="10">
                  <c:v>Acompanhamento dos usuários encaminhados para a rede</c:v>
                </c:pt>
                <c:pt idx="11">
                  <c:v>Orientação/acompanhamento para inserção no BPC</c:v>
                </c:pt>
                <c:pt idx="12">
                  <c:v>Encaminhamento de famílias ou indivíduos para demais políticas (trabalho, habitação, etc.)</c:v>
                </c:pt>
                <c:pt idx="13">
                  <c:v>Registro das informações em prontuário</c:v>
                </c:pt>
                <c:pt idx="14">
                  <c:v>Acolhida Particularizada realizada por técnico de nível superior</c:v>
                </c:pt>
                <c:pt idx="15">
                  <c:v>Atendimento particularizado de famílias ou indivíduos</c:v>
                </c:pt>
                <c:pt idx="16">
                  <c:v>Estudo de Caso/Discussão de casos em equipe</c:v>
                </c:pt>
                <c:pt idx="17">
                  <c:v>Encaminhamento para órgãos de defesa de direitos (Defensoria Pública, Poder Judiciário, Ministério Público, Conselho Tutelar, etc.)</c:v>
                </c:pt>
                <c:pt idx="18">
                  <c:v>Elaboração de relatórios técnicos sobre casos em atendimento</c:v>
                </c:pt>
                <c:pt idx="19">
                  <c:v>Encaminhamento de famílias ou indivíduos para a rede de serviço socioassistencial</c:v>
                </c:pt>
                <c:pt idx="20">
                  <c:v>Encaminhamento para outros serviços da rede de saúde</c:v>
                </c:pt>
                <c:pt idx="21">
                  <c:v>Encaminhamento de usuários/dependentes de substâncias psicoativas para serviços da rede de saúde</c:v>
                </c:pt>
                <c:pt idx="22">
                  <c:v>Apoio para obtenção de documentação pessoal</c:v>
                </c:pt>
              </c:strCache>
            </c:strRef>
          </c:cat>
          <c:val>
            <c:numRef>
              <c:f>'19_OK_119'!$C$3:$C$25</c:f>
              <c:numCache>
                <c:formatCode>0.0%</c:formatCode>
                <c:ptCount val="23"/>
                <c:pt idx="0">
                  <c:v>0.2565217391304348</c:v>
                </c:pt>
                <c:pt idx="1">
                  <c:v>0.33478260869565218</c:v>
                </c:pt>
                <c:pt idx="2">
                  <c:v>0.44347826086956521</c:v>
                </c:pt>
                <c:pt idx="3">
                  <c:v>0.7</c:v>
                </c:pt>
                <c:pt idx="4">
                  <c:v>0.7</c:v>
                </c:pt>
                <c:pt idx="5">
                  <c:v>0.76956521739130435</c:v>
                </c:pt>
                <c:pt idx="6">
                  <c:v>0.77391304347826084</c:v>
                </c:pt>
                <c:pt idx="7">
                  <c:v>0.83913043478260874</c:v>
                </c:pt>
                <c:pt idx="8">
                  <c:v>0.85217391304347823</c:v>
                </c:pt>
                <c:pt idx="9">
                  <c:v>0.87826086956521743</c:v>
                </c:pt>
                <c:pt idx="10">
                  <c:v>0.94782608695652171</c:v>
                </c:pt>
                <c:pt idx="11">
                  <c:v>0.94782608695652171</c:v>
                </c:pt>
                <c:pt idx="12">
                  <c:v>0.96086956521739131</c:v>
                </c:pt>
                <c:pt idx="13">
                  <c:v>0.96086956521739131</c:v>
                </c:pt>
                <c:pt idx="14">
                  <c:v>0.9652173913043478</c:v>
                </c:pt>
                <c:pt idx="15">
                  <c:v>0.9695652173913043</c:v>
                </c:pt>
                <c:pt idx="16">
                  <c:v>0.9695652173913043</c:v>
                </c:pt>
                <c:pt idx="17">
                  <c:v>0.97391304347826091</c:v>
                </c:pt>
                <c:pt idx="18">
                  <c:v>0.97391304347826091</c:v>
                </c:pt>
                <c:pt idx="19">
                  <c:v>0.97826086956521741</c:v>
                </c:pt>
                <c:pt idx="20">
                  <c:v>0.9869565217391304</c:v>
                </c:pt>
                <c:pt idx="21">
                  <c:v>0.9956521739130435</c:v>
                </c:pt>
                <c:pt idx="22">
                  <c:v>1</c:v>
                </c:pt>
              </c:numCache>
            </c:numRef>
          </c:val>
          <c:extLst>
            <c:ext xmlns:c16="http://schemas.microsoft.com/office/drawing/2014/chart" uri="{C3380CC4-5D6E-409C-BE32-E72D297353CC}">
              <c16:uniqueId val="{00000000-7A6C-44D2-8C0D-D1CB2E4D615D}"/>
            </c:ext>
          </c:extLst>
        </c:ser>
        <c:dLbls>
          <c:dLblPos val="outEnd"/>
          <c:showLegendKey val="0"/>
          <c:showVal val="1"/>
          <c:showCatName val="0"/>
          <c:showSerName val="0"/>
          <c:showPercent val="0"/>
          <c:showBubbleSize val="0"/>
        </c:dLbls>
        <c:gapWidth val="182"/>
        <c:axId val="564891440"/>
        <c:axId val="564892000"/>
      </c:barChart>
      <c:catAx>
        <c:axId val="564891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pt-BR"/>
          </a:p>
        </c:txPr>
        <c:crossAx val="564892000"/>
        <c:crosses val="autoZero"/>
        <c:auto val="1"/>
        <c:lblAlgn val="ctr"/>
        <c:lblOffset val="100"/>
        <c:noMultiLvlLbl val="0"/>
      </c:catAx>
      <c:valAx>
        <c:axId val="564892000"/>
        <c:scaling>
          <c:orientation val="minMax"/>
        </c:scaling>
        <c:delete val="1"/>
        <c:axPos val="b"/>
        <c:numFmt formatCode="0.0%" sourceLinked="1"/>
        <c:majorTickMark val="out"/>
        <c:minorTickMark val="none"/>
        <c:tickLblPos val="nextTo"/>
        <c:crossAx val="56489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dPt>
            <c:idx val="0"/>
            <c:bubble3D val="0"/>
            <c:spPr>
              <a:solidFill>
                <a:schemeClr val="accent1">
                  <a:shade val="50000"/>
                </a:schemeClr>
              </a:solidFill>
              <a:ln>
                <a:noFill/>
              </a:ln>
              <a:effectLst/>
            </c:spPr>
            <c:extLst>
              <c:ext xmlns:c16="http://schemas.microsoft.com/office/drawing/2014/chart" uri="{C3380CC4-5D6E-409C-BE32-E72D297353CC}">
                <c16:uniqueId val="{00000001-1C7A-4D34-93E1-4405D2CD717C}"/>
              </c:ext>
            </c:extLst>
          </c:dPt>
          <c:dPt>
            <c:idx val="1"/>
            <c:bubble3D val="0"/>
            <c:spPr>
              <a:solidFill>
                <a:schemeClr val="accent1">
                  <a:shade val="70000"/>
                </a:schemeClr>
              </a:solidFill>
              <a:ln>
                <a:noFill/>
              </a:ln>
              <a:effectLst/>
            </c:spPr>
            <c:extLst>
              <c:ext xmlns:c16="http://schemas.microsoft.com/office/drawing/2014/chart" uri="{C3380CC4-5D6E-409C-BE32-E72D297353CC}">
                <c16:uniqueId val="{00000003-1C7A-4D34-93E1-4405D2CD717C}"/>
              </c:ext>
            </c:extLst>
          </c:dPt>
          <c:dPt>
            <c:idx val="2"/>
            <c:bubble3D val="0"/>
            <c:spPr>
              <a:solidFill>
                <a:schemeClr val="accent1">
                  <a:shade val="90000"/>
                </a:schemeClr>
              </a:solidFill>
              <a:ln>
                <a:noFill/>
              </a:ln>
              <a:effectLst/>
            </c:spPr>
            <c:extLst>
              <c:ext xmlns:c16="http://schemas.microsoft.com/office/drawing/2014/chart" uri="{C3380CC4-5D6E-409C-BE32-E72D297353CC}">
                <c16:uniqueId val="{00000005-1C7A-4D34-93E1-4405D2CD717C}"/>
              </c:ext>
            </c:extLst>
          </c:dPt>
          <c:dPt>
            <c:idx val="3"/>
            <c:bubble3D val="0"/>
            <c:spPr>
              <a:solidFill>
                <a:schemeClr val="accent1">
                  <a:tint val="90000"/>
                </a:schemeClr>
              </a:solidFill>
              <a:ln>
                <a:noFill/>
              </a:ln>
              <a:effectLst/>
            </c:spPr>
            <c:extLst>
              <c:ext xmlns:c16="http://schemas.microsoft.com/office/drawing/2014/chart" uri="{C3380CC4-5D6E-409C-BE32-E72D297353CC}">
                <c16:uniqueId val="{00000007-1C7A-4D34-93E1-4405D2CD717C}"/>
              </c:ext>
            </c:extLst>
          </c:dPt>
          <c:dPt>
            <c:idx val="4"/>
            <c:bubble3D val="0"/>
            <c:spPr>
              <a:solidFill>
                <a:schemeClr val="accent1">
                  <a:tint val="70000"/>
                </a:schemeClr>
              </a:solidFill>
              <a:ln>
                <a:noFill/>
              </a:ln>
              <a:effectLst/>
            </c:spPr>
            <c:extLst>
              <c:ext xmlns:c16="http://schemas.microsoft.com/office/drawing/2014/chart" uri="{C3380CC4-5D6E-409C-BE32-E72D297353CC}">
                <c16:uniqueId val="{00000009-1C7A-4D34-93E1-4405D2CD717C}"/>
              </c:ext>
            </c:extLst>
          </c:dPt>
          <c:dPt>
            <c:idx val="5"/>
            <c:bubble3D val="0"/>
            <c:spPr>
              <a:solidFill>
                <a:schemeClr val="accent1">
                  <a:tint val="50000"/>
                </a:schemeClr>
              </a:solidFill>
              <a:ln>
                <a:noFill/>
              </a:ln>
              <a:effectLst/>
            </c:spPr>
            <c:extLst>
              <c:ext xmlns:c16="http://schemas.microsoft.com/office/drawing/2014/chart" uri="{C3380CC4-5D6E-409C-BE32-E72D297353CC}">
                <c16:uniqueId val="{0000000B-1C7A-4D34-93E1-4405D2CD717C}"/>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'Gráfico GE 12'!$A$4:$A$9</c:f>
              <c:strCache>
                <c:ptCount val="6"/>
                <c:pt idx="0">
                  <c:v>Secretaria estadual exclusiva da área de Assistência Social</c:v>
                </c:pt>
                <c:pt idx="1">
                  <c:v>Secretaria estadual em conjunto com uma política setorial</c:v>
                </c:pt>
                <c:pt idx="2">
                  <c:v>Secretaria estadual em conjunto com duas políticas setoriais</c:v>
                </c:pt>
                <c:pt idx="3">
                  <c:v>Secretaria estadual em conjunto com três políticas setoriais</c:v>
                </c:pt>
                <c:pt idx="4">
                  <c:v>Secretaria estadual em conjunto com quatro políticas setoriais</c:v>
                </c:pt>
                <c:pt idx="5">
                  <c:v>Secretaria estadual em conjunto com cinco ou mais políticas setoriais</c:v>
                </c:pt>
              </c:strCache>
            </c:strRef>
          </c:cat>
          <c:val>
            <c:numRef>
              <c:f>'Gráfico GE 12'!$B$4:$B$9</c:f>
              <c:numCache>
                <c:formatCode>0.0%</c:formatCode>
                <c:ptCount val="6"/>
                <c:pt idx="0">
                  <c:v>0.19230769230769232</c:v>
                </c:pt>
                <c:pt idx="1">
                  <c:v>0.26923076923076922</c:v>
                </c:pt>
                <c:pt idx="2">
                  <c:v>0.26923076923076922</c:v>
                </c:pt>
                <c:pt idx="3">
                  <c:v>7.6923076923076927E-2</c:v>
                </c:pt>
                <c:pt idx="4">
                  <c:v>0.15384615384615385</c:v>
                </c:pt>
                <c:pt idx="5">
                  <c:v>3.8461538461538464E-2</c:v>
                </c:pt>
              </c:numCache>
            </c:numRef>
          </c:val>
          <c:extLst>
            <c:ext xmlns:c16="http://schemas.microsoft.com/office/drawing/2014/chart" uri="{C3380CC4-5D6E-409C-BE32-E72D297353CC}">
              <c16:uniqueId val="{0000000C-1C7A-4D34-93E1-4405D2CD717C}"/>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'20_OK_120'!$A$5</c:f>
              <c:strCache>
                <c:ptCount val="1"/>
                <c:pt idx="0">
                  <c:v>Unidades de acolhimento que fazem PIA de cada pessoa acolhida</c:v>
                </c:pt>
              </c:strCache>
            </c:strRef>
          </c:tx>
          <c:spPr>
            <a:solidFill>
              <a:schemeClr val="accent1"/>
            </a:solidFill>
            <a:ln>
              <a:noFill/>
            </a:ln>
            <a:effectLst/>
          </c:spPr>
          <c:invertIfNegative val="0"/>
          <c:dLbls>
            <c:delete val="1"/>
          </c:dLbls>
          <c:cat>
            <c:strRef>
              <c:f>'20_OK_120'!$B$2:$H$2</c:f>
              <c:strCache>
                <c:ptCount val="7"/>
                <c:pt idx="0">
                  <c:v>Crianças/adolescentes</c:v>
                </c:pt>
                <c:pt idx="1">
                  <c:v>Jovens egressos de serviços de acolhimento</c:v>
                </c:pt>
                <c:pt idx="2">
                  <c:v>Exclusivamente crianças/adolescentes com deficiência</c:v>
                </c:pt>
                <c:pt idx="3">
                  <c:v>Exclusivamente para pessoas adultas com deficiência</c:v>
                </c:pt>
                <c:pt idx="4">
                  <c:v>Adultos e famílias</c:v>
                </c:pt>
                <c:pt idx="5">
                  <c:v>Mulheres em situação de violência doméstica ou familiar</c:v>
                </c:pt>
                <c:pt idx="6">
                  <c:v>Pessoas idosas</c:v>
                </c:pt>
              </c:strCache>
            </c:strRef>
          </c:cat>
          <c:val>
            <c:numRef>
              <c:f>'20_OK_120'!$B$5:$H$5</c:f>
              <c:numCache>
                <c:formatCode>#,##0</c:formatCode>
                <c:ptCount val="7"/>
                <c:pt idx="0">
                  <c:v>2931</c:v>
                </c:pt>
                <c:pt idx="1">
                  <c:v>22</c:v>
                </c:pt>
                <c:pt idx="2">
                  <c:v>33</c:v>
                </c:pt>
                <c:pt idx="3">
                  <c:v>219</c:v>
                </c:pt>
                <c:pt idx="4">
                  <c:v>514</c:v>
                </c:pt>
                <c:pt idx="5">
                  <c:v>72</c:v>
                </c:pt>
                <c:pt idx="6">
                  <c:v>1138</c:v>
                </c:pt>
              </c:numCache>
            </c:numRef>
          </c:val>
          <c:extLst>
            <c:ext xmlns:c16="http://schemas.microsoft.com/office/drawing/2014/chart" uri="{C3380CC4-5D6E-409C-BE32-E72D297353CC}">
              <c16:uniqueId val="{00000000-2637-47C6-8975-5B0A6CD32471}"/>
            </c:ext>
          </c:extLst>
        </c:ser>
        <c:ser>
          <c:idx val="1"/>
          <c:order val="1"/>
          <c:tx>
            <c:strRef>
              <c:f>'20_OK_120'!$A$7</c:f>
              <c:strCache>
                <c:ptCount val="1"/>
                <c:pt idx="0">
                  <c:v>Unidades de acolhimento que não fazem PIA de cada pessoa acolhida</c:v>
                </c:pt>
              </c:strCache>
            </c:strRef>
          </c:tx>
          <c:spPr>
            <a:solidFill>
              <a:schemeClr val="accent2"/>
            </a:solidFill>
            <a:ln>
              <a:noFill/>
            </a:ln>
            <a:effectLst/>
          </c:spPr>
          <c:invertIfNegative val="0"/>
          <c:dLbls>
            <c:delete val="1"/>
          </c:dLbls>
          <c:cat>
            <c:strRef>
              <c:f>'20_OK_120'!$B$2:$H$2</c:f>
              <c:strCache>
                <c:ptCount val="7"/>
                <c:pt idx="0">
                  <c:v>Crianças/adolescentes</c:v>
                </c:pt>
                <c:pt idx="1">
                  <c:v>Jovens egressos de serviços de acolhimento</c:v>
                </c:pt>
                <c:pt idx="2">
                  <c:v>Exclusivamente crianças/adolescentes com deficiência</c:v>
                </c:pt>
                <c:pt idx="3">
                  <c:v>Exclusivamente para pessoas adultas com deficiência</c:v>
                </c:pt>
                <c:pt idx="4">
                  <c:v>Adultos e famílias</c:v>
                </c:pt>
                <c:pt idx="5">
                  <c:v>Mulheres em situação de violência doméstica ou familiar</c:v>
                </c:pt>
                <c:pt idx="6">
                  <c:v>Pessoas idosas</c:v>
                </c:pt>
              </c:strCache>
            </c:strRef>
          </c:cat>
          <c:val>
            <c:numRef>
              <c:f>'20_OK_120'!$B$7:$H$7</c:f>
              <c:numCache>
                <c:formatCode>#,##0</c:formatCode>
                <c:ptCount val="7"/>
                <c:pt idx="0">
                  <c:v>34</c:v>
                </c:pt>
                <c:pt idx="1">
                  <c:v>3</c:v>
                </c:pt>
                <c:pt idx="2">
                  <c:v>0</c:v>
                </c:pt>
                <c:pt idx="3">
                  <c:v>21</c:v>
                </c:pt>
                <c:pt idx="4">
                  <c:v>96</c:v>
                </c:pt>
                <c:pt idx="5">
                  <c:v>11</c:v>
                </c:pt>
                <c:pt idx="6">
                  <c:v>279</c:v>
                </c:pt>
              </c:numCache>
            </c:numRef>
          </c:val>
          <c:extLst>
            <c:ext xmlns:c16="http://schemas.microsoft.com/office/drawing/2014/chart" uri="{C3380CC4-5D6E-409C-BE32-E72D297353CC}">
              <c16:uniqueId val="{00000001-2637-47C6-8975-5B0A6CD32471}"/>
            </c:ext>
          </c:extLst>
        </c:ser>
        <c:ser>
          <c:idx val="2"/>
          <c:order val="2"/>
          <c:tx>
            <c:v/>
          </c:tx>
          <c:spPr>
            <a:no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'20_OK_120'!$B$6:$H$6</c:f>
              <c:numCache>
                <c:formatCode>0.0%</c:formatCode>
                <c:ptCount val="7"/>
                <c:pt idx="0">
                  <c:v>0.98853288364249581</c:v>
                </c:pt>
                <c:pt idx="1">
                  <c:v>0.88</c:v>
                </c:pt>
                <c:pt idx="2">
                  <c:v>1</c:v>
                </c:pt>
                <c:pt idx="3">
                  <c:v>0.91249999999999998</c:v>
                </c:pt>
                <c:pt idx="4">
                  <c:v>0.84262295081967209</c:v>
                </c:pt>
                <c:pt idx="5">
                  <c:v>0.86746987951807231</c:v>
                </c:pt>
                <c:pt idx="6">
                  <c:v>0.80310515172900498</c:v>
                </c:pt>
              </c:numCache>
            </c:numRef>
          </c:val>
          <c:extLst>
            <c:ext xmlns:c16="http://schemas.microsoft.com/office/drawing/2014/chart" uri="{C3380CC4-5D6E-409C-BE32-E72D297353CC}">
              <c16:uniqueId val="{00000002-2637-47C6-8975-5B0A6CD32471}"/>
            </c:ext>
          </c:extLst>
        </c:ser>
        <c:dLbls>
          <c:showLegendKey val="0"/>
          <c:showVal val="1"/>
          <c:showCatName val="0"/>
          <c:showSerName val="0"/>
          <c:showPercent val="0"/>
          <c:showBubbleSize val="0"/>
        </c:dLbls>
        <c:gapWidth val="150"/>
        <c:overlap val="100"/>
        <c:axId val="564894800"/>
        <c:axId val="564895360"/>
      </c:barChart>
      <c:catAx>
        <c:axId val="5648948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95360"/>
        <c:crosses val="autoZero"/>
        <c:auto val="1"/>
        <c:lblAlgn val="ctr"/>
        <c:lblOffset val="100"/>
        <c:noMultiLvlLbl val="0"/>
      </c:catAx>
      <c:valAx>
        <c:axId val="5648953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9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'21_OK_121'!$A$3:$A$19</c:f>
              <c:strCache>
                <c:ptCount val="17"/>
                <c:pt idx="0">
                  <c:v>Não realiza nenhuma das atividades listadas</c:v>
                </c:pt>
                <c:pt idx="1">
                  <c:v>Reuniões com grupos de famílias dos usuários</c:v>
                </c:pt>
                <c:pt idx="2">
                  <c:v>Envio de relatório semestral para o Judiciário (exclusivo para acolhimento de criança/adolescente)</c:v>
                </c:pt>
                <c:pt idx="3">
                  <c:v>Acompanhamento escolar</c:v>
                </c:pt>
                <c:pt idx="4">
                  <c:v>Palestras / oficinas</c:v>
                </c:pt>
                <c:pt idx="5">
                  <c:v>Atendimento psicossocial em grupos</c:v>
                </c:pt>
                <c:pt idx="6">
                  <c:v>Atendimento psicossocial das famílias das pessoas acolhidas (orientação familiar)</c:v>
                </c:pt>
                <c:pt idx="7">
                  <c:v>Promove contato e a participação da família na vida do usuário</c:v>
                </c:pt>
                <c:pt idx="8">
                  <c:v>Visitas domiciliares da equipe técnica da Unidade à família do usuário</c:v>
                </c:pt>
                <c:pt idx="9">
                  <c:v>Organização e discussão das rotinas das Unidades com os acolhidos</c:v>
                </c:pt>
                <c:pt idx="10">
                  <c:v>Promove atividades com participação da Comunidade</c:v>
                </c:pt>
                <c:pt idx="11">
                  <c:v>Promove a participação das pessoas acolhidas em serviços, projetos ou atividades existentes na comunidade</c:v>
                </c:pt>
                <c:pt idx="12">
                  <c:v>Atendimento psicossocial individualizado</c:v>
                </c:pt>
                <c:pt idx="13">
                  <c:v>Passeios com usuários</c:v>
                </c:pt>
                <c:pt idx="14">
                  <c:v>Encaminhamento para retirada de documentos</c:v>
                </c:pt>
                <c:pt idx="15">
                  <c:v>Discussão de casos com outros profissionais da rede</c:v>
                </c:pt>
                <c:pt idx="16">
                  <c:v>Elaboração de relatórios técnicos sobre casos em acompanhamento</c:v>
                </c:pt>
              </c:strCache>
            </c:strRef>
          </c:cat>
          <c:val>
            <c:numRef>
              <c:f>'21_OK_121'!$C$3:$C$19</c:f>
              <c:numCache>
                <c:formatCode>0.0%</c:formatCode>
                <c:ptCount val="17"/>
                <c:pt idx="0">
                  <c:v>9.1679640200657327E-3</c:v>
                </c:pt>
                <c:pt idx="1">
                  <c:v>0.45147898287493515</c:v>
                </c:pt>
                <c:pt idx="2">
                  <c:v>0.48970766303407715</c:v>
                </c:pt>
                <c:pt idx="3">
                  <c:v>0.57516000691921809</c:v>
                </c:pt>
                <c:pt idx="4">
                  <c:v>0.5819062445943608</c:v>
                </c:pt>
                <c:pt idx="5">
                  <c:v>0.60698841030963502</c:v>
                </c:pt>
                <c:pt idx="6">
                  <c:v>0.61805915931499744</c:v>
                </c:pt>
                <c:pt idx="7">
                  <c:v>0.65179034769071098</c:v>
                </c:pt>
                <c:pt idx="8">
                  <c:v>0.70921985815602839</c:v>
                </c:pt>
                <c:pt idx="9">
                  <c:v>0.71856080262930289</c:v>
                </c:pt>
                <c:pt idx="10">
                  <c:v>0.76734129043418098</c:v>
                </c:pt>
                <c:pt idx="11">
                  <c:v>0.78723404255319152</c:v>
                </c:pt>
                <c:pt idx="12">
                  <c:v>0.78775298391281789</c:v>
                </c:pt>
                <c:pt idx="13">
                  <c:v>0.8245978204462896</c:v>
                </c:pt>
                <c:pt idx="14">
                  <c:v>0.82926829268292679</c:v>
                </c:pt>
                <c:pt idx="15">
                  <c:v>0.85158277114686043</c:v>
                </c:pt>
                <c:pt idx="16">
                  <c:v>0.85936689154125578</c:v>
                </c:pt>
              </c:numCache>
            </c:numRef>
          </c:val>
          <c:extLst>
            <c:ext xmlns:c16="http://schemas.microsoft.com/office/drawing/2014/chart" uri="{C3380CC4-5D6E-409C-BE32-E72D297353CC}">
              <c16:uniqueId val="{00000000-E3F1-4235-A6C7-8A9066F014BE}"/>
            </c:ext>
          </c:extLst>
        </c:ser>
        <c:dLbls>
          <c:dLblPos val="outEnd"/>
          <c:showLegendKey val="0"/>
          <c:showVal val="1"/>
          <c:showCatName val="0"/>
          <c:showSerName val="0"/>
          <c:showPercent val="0"/>
          <c:showBubbleSize val="0"/>
        </c:dLbls>
        <c:gapWidth val="182"/>
        <c:axId val="564897600"/>
        <c:axId val="564898160"/>
      </c:barChart>
      <c:catAx>
        <c:axId val="5648976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64898160"/>
        <c:crosses val="autoZero"/>
        <c:auto val="1"/>
        <c:lblAlgn val="ctr"/>
        <c:lblOffset val="100"/>
        <c:noMultiLvlLbl val="0"/>
      </c:catAx>
      <c:valAx>
        <c:axId val="564898160"/>
        <c:scaling>
          <c:orientation val="minMax"/>
        </c:scaling>
        <c:delete val="1"/>
        <c:axPos val="b"/>
        <c:numFmt formatCode="0.0%" sourceLinked="1"/>
        <c:majorTickMark val="none"/>
        <c:minorTickMark val="none"/>
        <c:tickLblPos val="nextTo"/>
        <c:crossAx val="564897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'22_OK_122'!$B$2:$C$2</c:f>
              <c:strCache>
                <c:ptCount val="1"/>
                <c:pt idx="0">
                  <c:v>Percentual de municípios que possuem Serviço de Acolhimento em Família Acolhedora para Criança e Adolescente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'22_OK_122'!$A$3:$A$8</c:f>
              <c:strCache>
                <c:ptCount val="6"/>
                <c:pt idx="0">
                  <c:v>Norte</c:v>
                </c:pt>
                <c:pt idx="1">
                  <c:v>Nordeste</c:v>
                </c:pt>
                <c:pt idx="2">
                  <c:v>Sudeste</c:v>
                </c:pt>
                <c:pt idx="3">
                  <c:v>Sul</c:v>
                </c:pt>
                <c:pt idx="4">
                  <c:v>Centro-Oeste</c:v>
                </c:pt>
                <c:pt idx="5">
                  <c:v>Brasil</c:v>
                </c:pt>
              </c:strCache>
            </c:strRef>
          </c:cat>
          <c:val>
            <c:numRef>
              <c:f>'22_OK_122'!$C$3:$C$8</c:f>
              <c:numCache>
                <c:formatCode>0.0%</c:formatCode>
                <c:ptCount val="6"/>
                <c:pt idx="0">
                  <c:v>9.2550790067720087E-2</c:v>
                </c:pt>
                <c:pt idx="1">
                  <c:v>3.7225042301184431E-2</c:v>
                </c:pt>
                <c:pt idx="2">
                  <c:v>0.12545899632802937</c:v>
                </c:pt>
                <c:pt idx="3">
                  <c:v>0.1598639455782313</c:v>
                </c:pt>
                <c:pt idx="4">
                  <c:v>4.8351648351648353E-2</c:v>
                </c:pt>
                <c:pt idx="5">
                  <c:v>9.5238095238095233E-2</c:v>
                </c:pt>
              </c:numCache>
            </c:numRef>
          </c:val>
          <c:extLst>
            <c:ext xmlns:c16="http://schemas.microsoft.com/office/drawing/2014/chart" uri="{C3380CC4-5D6E-409C-BE32-E72D297353CC}">
              <c16:uniqueId val="{00000000-A501-4F91-BB1A-AA7638C4431F}"/>
            </c:ext>
          </c:extLst>
        </c:ser>
        <c:ser>
          <c:idx val="1"/>
          <c:order val="1"/>
          <c:tx>
            <c:strRef>
              <c:f>'22_OK_122'!$D$2:$E$2</c:f>
              <c:strCache>
                <c:ptCount val="1"/>
                <c:pt idx="0">
                  <c:v>Percentual de municípios que possuem o Serviço de Acolhimento em Família Acolhedora, e ele é regulamentado por lei municipal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'22_OK_122'!$A$3:$A$8</c:f>
              <c:strCache>
                <c:ptCount val="6"/>
                <c:pt idx="0">
                  <c:v>Norte</c:v>
                </c:pt>
                <c:pt idx="1">
                  <c:v>Nordeste</c:v>
                </c:pt>
                <c:pt idx="2">
                  <c:v>Sudeste</c:v>
                </c:pt>
                <c:pt idx="3">
                  <c:v>Sul</c:v>
                </c:pt>
                <c:pt idx="4">
                  <c:v>Centro-Oeste</c:v>
                </c:pt>
                <c:pt idx="5">
                  <c:v>Brasil</c:v>
                </c:pt>
              </c:strCache>
            </c:strRef>
          </c:cat>
          <c:val>
            <c:numRef>
              <c:f>'22_OK_122'!$E$3:$E$8</c:f>
              <c:numCache>
                <c:formatCode>0.0%</c:formatCode>
                <c:ptCount val="6"/>
                <c:pt idx="0">
                  <c:v>5.6433408577878104E-2</c:v>
                </c:pt>
                <c:pt idx="1">
                  <c:v>2.4252679075014102E-2</c:v>
                </c:pt>
                <c:pt idx="2">
                  <c:v>0.10771113831089352</c:v>
                </c:pt>
                <c:pt idx="3">
                  <c:v>0.14965986394557823</c:v>
                </c:pt>
                <c:pt idx="4">
                  <c:v>2.4175824175824177E-2</c:v>
                </c:pt>
                <c:pt idx="5">
                  <c:v>7.8635285531837254E-2</c:v>
                </c:pt>
              </c:numCache>
            </c:numRef>
          </c:val>
          <c:extLst>
            <c:ext xmlns:c16="http://schemas.microsoft.com/office/drawing/2014/chart" uri="{C3380CC4-5D6E-409C-BE32-E72D297353CC}">
              <c16:uniqueId val="{00000001-A501-4F91-BB1A-AA7638C4431F}"/>
            </c:ext>
          </c:extLst>
        </c:ser>
        <c:dLbls>
          <c:dLblPos val="outEnd"/>
          <c:showLegendKey val="0"/>
          <c:showVal val="1"/>
          <c:showCatName val="0"/>
          <c:showSerName val="0"/>
          <c:showPercent val="0"/>
          <c:showBubbleSize val="0"/>
        </c:dLbls>
        <c:gapWidth val="219"/>
        <c:overlap val="-27"/>
        <c:axId val="461459616"/>
        <c:axId val="461460176"/>
      </c:barChart>
      <c:catAx>
        <c:axId val="46145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61460176"/>
        <c:crosses val="autoZero"/>
        <c:auto val="1"/>
        <c:lblAlgn val="ctr"/>
        <c:lblOffset val="100"/>
        <c:noMultiLvlLbl val="0"/>
      </c:catAx>
      <c:valAx>
        <c:axId val="461460176"/>
        <c:scaling>
          <c:orientation val="minMax"/>
        </c:scaling>
        <c:delete val="1"/>
        <c:axPos val="l"/>
        <c:numFmt formatCode="0.0%" sourceLinked="1"/>
        <c:majorTickMark val="none"/>
        <c:minorTickMark val="none"/>
        <c:tickLblPos val="nextTo"/>
        <c:crossAx val="461459616"/>
        <c:crosses val="autoZero"/>
        <c:crossBetween val="between"/>
      </c:valAx>
      <c:spPr>
        <a:noFill/>
        <a:ln>
          <a:noFill/>
        </a:ln>
        <a:effectLst/>
      </c:spPr>
    </c:plotArea>
    <c:legend>
      <c:legendPos val="b"/>
      <c:layout>
        <c:manualLayout>
          <c:xMode val="edge"/>
          <c:yMode val="edge"/>
          <c:x val="5.8715676180176445E-2"/>
          <c:y val="0.82073055502208569"/>
          <c:w val="0.88256864763964715"/>
          <c:h val="0.159757249855963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'23'!$A$4</c:f>
              <c:strCache>
                <c:ptCount val="1"/>
                <c:pt idx="0">
                  <c:v>Percentual de municípios por quantidade de famílias cadastradas pelo Serviço e aptas a receber as crianças/adolescentes com medidas protetivas</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'23'!$B$3:$G$3</c:f>
              <c:strCache>
                <c:ptCount val="6"/>
                <c:pt idx="0">
                  <c:v>Nenhuma</c:v>
                </c:pt>
                <c:pt idx="1">
                  <c:v>1 a 5</c:v>
                </c:pt>
                <c:pt idx="2">
                  <c:v>6 a 15</c:v>
                </c:pt>
                <c:pt idx="3">
                  <c:v>16 a 30</c:v>
                </c:pt>
                <c:pt idx="4">
                  <c:v>31 a 50</c:v>
                </c:pt>
                <c:pt idx="5">
                  <c:v>Mais de 50</c:v>
                </c:pt>
              </c:strCache>
            </c:strRef>
          </c:cat>
          <c:val>
            <c:numRef>
              <c:f>'23'!$B$4:$G$4</c:f>
              <c:numCache>
                <c:formatCode>0.0%</c:formatCode>
                <c:ptCount val="6"/>
                <c:pt idx="0">
                  <c:v>0.33333333333333331</c:v>
                </c:pt>
                <c:pt idx="1">
                  <c:v>0.49616858237547895</c:v>
                </c:pt>
                <c:pt idx="2">
                  <c:v>0.12452107279693486</c:v>
                </c:pt>
                <c:pt idx="3">
                  <c:v>2.681992337164751E-2</c:v>
                </c:pt>
                <c:pt idx="4">
                  <c:v>1.3409961685823755E-2</c:v>
                </c:pt>
                <c:pt idx="5">
                  <c:v>5.7471264367816091E-3</c:v>
                </c:pt>
              </c:numCache>
            </c:numRef>
          </c:val>
          <c:extLst>
            <c:ext xmlns:c16="http://schemas.microsoft.com/office/drawing/2014/chart" uri="{C3380CC4-5D6E-409C-BE32-E72D297353CC}">
              <c16:uniqueId val="{00000000-E6C0-4D3C-82EB-B62BA314026E}"/>
            </c:ext>
          </c:extLst>
        </c:ser>
        <c:dLbls>
          <c:dLblPos val="outEnd"/>
          <c:showLegendKey val="0"/>
          <c:showVal val="1"/>
          <c:showCatName val="0"/>
          <c:showSerName val="0"/>
          <c:showPercent val="0"/>
          <c:showBubbleSize val="0"/>
        </c:dLbls>
        <c:gapWidth val="219"/>
        <c:overlap val="-27"/>
        <c:axId val="264996928"/>
        <c:axId val="264997488"/>
        <c:extLst>
          <c:ext xmlns:c15="http://schemas.microsoft.com/office/drawing/2012/chart" uri="{02D57815-91ED-43cb-92C2-25804820EDAC}">
            <c15:filteredBarSeries>
              <c15:ser>
                <c:idx val="1"/>
                <c:order val="1"/>
                <c:tx>
                  <c:strRef>
                    <c:extLst>
                      <c:ext uri="{02D57815-91ED-43cb-92C2-25804820EDAC}">
                        <c15:formulaRef>
                          <c15:sqref>'23'!$A$5</c15:sqref>
                        </c15:formulaRef>
                      </c:ext>
                    </c:extLst>
                    <c:strCache>
                      <c:ptCount val="1"/>
                      <c:pt idx="0">
                        <c:v>Percentual de municípios por quantidade de crianças/adolescentes que estão sendo acolhidas por meio do Serviço de Família Acolhedora no município</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'23'!$B$3:$G$3</c15:sqref>
                        </c15:formulaRef>
                      </c:ext>
                    </c:extLst>
                    <c:strCache>
                      <c:ptCount val="6"/>
                      <c:pt idx="0">
                        <c:v>Nenhuma</c:v>
                      </c:pt>
                      <c:pt idx="1">
                        <c:v>1 a 5</c:v>
                      </c:pt>
                      <c:pt idx="2">
                        <c:v>6 a 15</c:v>
                      </c:pt>
                      <c:pt idx="3">
                        <c:v>16 a 30</c:v>
                      </c:pt>
                      <c:pt idx="4">
                        <c:v>31 a 50</c:v>
                      </c:pt>
                      <c:pt idx="5">
                        <c:v>Mais de 50</c:v>
                      </c:pt>
                    </c:strCache>
                  </c:strRef>
                </c:cat>
                <c:val>
                  <c:numRef>
                    <c:extLst>
                      <c:ext uri="{02D57815-91ED-43cb-92C2-25804820EDAC}">
                        <c15:formulaRef>
                          <c15:sqref>'23'!$B$5:$G$5</c15:sqref>
                        </c15:formulaRef>
                      </c:ext>
                    </c:extLst>
                    <c:numCache>
                      <c:formatCode>0.0%</c:formatCode>
                      <c:ptCount val="6"/>
                      <c:pt idx="0">
                        <c:v>0.54980842911877392</c:v>
                      </c:pt>
                      <c:pt idx="1">
                        <c:v>0.31992337164750956</c:v>
                      </c:pt>
                      <c:pt idx="2">
                        <c:v>9.3869731800766285E-2</c:v>
                      </c:pt>
                      <c:pt idx="3">
                        <c:v>2.2988505747126436E-2</c:v>
                      </c:pt>
                      <c:pt idx="4">
                        <c:v>5.7471264367816091E-3</c:v>
                      </c:pt>
                      <c:pt idx="5">
                        <c:v>7.6628352490421452E-3</c:v>
                      </c:pt>
                    </c:numCache>
                  </c:numRef>
                </c:val>
                <c:extLst>
                  <c:ext xmlns:c16="http://schemas.microsoft.com/office/drawing/2014/chart" uri="{C3380CC4-5D6E-409C-BE32-E72D297353CC}">
                    <c16:uniqueId val="{00000001-E6C0-4D3C-82EB-B62BA314026E}"/>
                  </c:ext>
                </c:extLst>
              </c15:ser>
            </c15:filteredBarSeries>
          </c:ext>
        </c:extLst>
      </c:barChart>
      <c:catAx>
        <c:axId val="26499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64997488"/>
        <c:crosses val="autoZero"/>
        <c:auto val="1"/>
        <c:lblAlgn val="ctr"/>
        <c:lblOffset val="100"/>
        <c:noMultiLvlLbl val="0"/>
      </c:catAx>
      <c:valAx>
        <c:axId val="264997488"/>
        <c:scaling>
          <c:orientation val="minMax"/>
        </c:scaling>
        <c:delete val="1"/>
        <c:axPos val="l"/>
        <c:numFmt formatCode="0.0%" sourceLinked="1"/>
        <c:majorTickMark val="none"/>
        <c:minorTickMark val="none"/>
        <c:tickLblPos val="nextTo"/>
        <c:crossAx val="264996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'23'!$A$5</c:f>
              <c:strCache>
                <c:ptCount val="1"/>
                <c:pt idx="0">
                  <c:v>Percentual de municípios por quantidade de crianças/adolescentes que estão sendo acolhidas por meio do Serviço de Família Acolhedora no município</c:v>
                </c:pt>
              </c:strCache>
            </c:strRef>
          </c:tx>
          <c:spPr>
            <a:solidFill>
              <a:schemeClr val="accent2"/>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'23'!$B$3:$G$3</c:f>
              <c:strCache>
                <c:ptCount val="6"/>
                <c:pt idx="0">
                  <c:v>Nenhuma</c:v>
                </c:pt>
                <c:pt idx="1">
                  <c:v>1 a 5</c:v>
                </c:pt>
                <c:pt idx="2">
                  <c:v>6 a 15</c:v>
                </c:pt>
                <c:pt idx="3">
                  <c:v>16 a 30</c:v>
                </c:pt>
                <c:pt idx="4">
                  <c:v>31 a 50</c:v>
                </c:pt>
                <c:pt idx="5">
                  <c:v>Mais de 50</c:v>
                </c:pt>
              </c:strCache>
            </c:strRef>
          </c:cat>
          <c:val>
            <c:numRef>
              <c:f>'23'!$B$5:$G$5</c:f>
              <c:numCache>
                <c:formatCode>0.0%</c:formatCode>
                <c:ptCount val="6"/>
                <c:pt idx="0">
                  <c:v>0.54980842911877392</c:v>
                </c:pt>
                <c:pt idx="1">
                  <c:v>0.31992337164750956</c:v>
                </c:pt>
                <c:pt idx="2">
                  <c:v>9.3869731800766285E-2</c:v>
                </c:pt>
                <c:pt idx="3">
                  <c:v>2.2988505747126436E-2</c:v>
                </c:pt>
                <c:pt idx="4">
                  <c:v>5.7471264367816091E-3</c:v>
                </c:pt>
                <c:pt idx="5">
                  <c:v>7.6628352490421452E-3</c:v>
                </c:pt>
              </c:numCache>
            </c:numRef>
          </c:val>
          <c:extLst>
            <c:ext xmlns:c16="http://schemas.microsoft.com/office/drawing/2014/chart" uri="{C3380CC4-5D6E-409C-BE32-E72D297353CC}">
              <c16:uniqueId val="{00000000-CCD8-492D-A46D-5F86EF1F1DD9}"/>
            </c:ext>
          </c:extLst>
        </c:ser>
        <c:dLbls>
          <c:dLblPos val="outEnd"/>
          <c:showLegendKey val="0"/>
          <c:showVal val="1"/>
          <c:showCatName val="0"/>
          <c:showSerName val="0"/>
          <c:showPercent val="0"/>
          <c:showBubbleSize val="0"/>
        </c:dLbls>
        <c:gapWidth val="219"/>
        <c:overlap val="-27"/>
        <c:axId val="264996928"/>
        <c:axId val="264997488"/>
        <c:extLst>
          <c:ext xmlns:c15="http://schemas.microsoft.com/office/drawing/2012/chart" uri="{02D57815-91ED-43cb-92C2-25804820EDAC}">
            <c15:filteredBarSeries>
              <c15:ser>
                <c:idx val="0"/>
                <c:order val="0"/>
                <c:tx>
                  <c:strRef>
                    <c:extLst>
                      <c:ext uri="{02D57815-91ED-43cb-92C2-25804820EDAC}">
                        <c15:formulaRef>
                          <c15:sqref>'23'!$A$4</c15:sqref>
                        </c15:formulaRef>
                      </c:ext>
                    </c:extLst>
                    <c:strCache>
                      <c:ptCount val="1"/>
                      <c:pt idx="0">
                        <c:v>Percentual de municípios por quantidade de famílias cadastradas pelo Serviço e aptas a receber as crianças/adolescentes com medidas protetivas</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'23'!$B$3:$G$3</c15:sqref>
                        </c15:formulaRef>
                      </c:ext>
                    </c:extLst>
                    <c:strCache>
                      <c:ptCount val="6"/>
                      <c:pt idx="0">
                        <c:v>Nenhuma</c:v>
                      </c:pt>
                      <c:pt idx="1">
                        <c:v>1 a 5</c:v>
                      </c:pt>
                      <c:pt idx="2">
                        <c:v>6 a 15</c:v>
                      </c:pt>
                      <c:pt idx="3">
                        <c:v>16 a 30</c:v>
                      </c:pt>
                      <c:pt idx="4">
                        <c:v>31 a 50</c:v>
                      </c:pt>
                      <c:pt idx="5">
                        <c:v>Mais de 50</c:v>
                      </c:pt>
                    </c:strCache>
                  </c:strRef>
                </c:cat>
                <c:val>
                  <c:numRef>
                    <c:extLst>
                      <c:ext uri="{02D57815-91ED-43cb-92C2-25804820EDAC}">
                        <c15:formulaRef>
                          <c15:sqref>'23'!$B$4:$G$4</c15:sqref>
                        </c15:formulaRef>
                      </c:ext>
                    </c:extLst>
                    <c:numCache>
                      <c:formatCode>0.0%</c:formatCode>
                      <c:ptCount val="6"/>
                      <c:pt idx="0">
                        <c:v>0.33333333333333331</c:v>
                      </c:pt>
                      <c:pt idx="1">
                        <c:v>0.49616858237547895</c:v>
                      </c:pt>
                      <c:pt idx="2">
                        <c:v>0.12452107279693486</c:v>
                      </c:pt>
                      <c:pt idx="3">
                        <c:v>2.681992337164751E-2</c:v>
                      </c:pt>
                      <c:pt idx="4">
                        <c:v>1.3409961685823755E-2</c:v>
                      </c:pt>
                      <c:pt idx="5">
                        <c:v>5.7471264367816091E-3</c:v>
                      </c:pt>
                    </c:numCache>
                  </c:numRef>
                </c:val>
                <c:extLst>
                  <c:ext xmlns:c16="http://schemas.microsoft.com/office/drawing/2014/chart" uri="{C3380CC4-5D6E-409C-BE32-E72D297353CC}">
                    <c16:uniqueId val="{00000001-CCD8-492D-A46D-5F86EF1F1DD9}"/>
                  </c:ext>
                </c:extLst>
              </c15:ser>
            </c15:filteredBarSeries>
          </c:ext>
        </c:extLst>
      </c:barChart>
      <c:catAx>
        <c:axId val="26499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64997488"/>
        <c:crosses val="autoZero"/>
        <c:auto val="1"/>
        <c:lblAlgn val="ctr"/>
        <c:lblOffset val="100"/>
        <c:noMultiLvlLbl val="0"/>
      </c:catAx>
      <c:valAx>
        <c:axId val="264997488"/>
        <c:scaling>
          <c:orientation val="minMax"/>
        </c:scaling>
        <c:delete val="1"/>
        <c:axPos val="l"/>
        <c:numFmt formatCode="0.0%" sourceLinked="1"/>
        <c:majorTickMark val="none"/>
        <c:minorTickMark val="none"/>
        <c:tickLblPos val="nextTo"/>
        <c:crossAx val="264996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2.4444444444444446E-2"/>
          <c:y val="7.8551037284722985E-2"/>
          <c:w val="0.95111111111111113"/>
          <c:h val="0.7672929924855284"/>
        </c:manualLayout>
      </c:layout>
      <c:barChart>
        <c:barDir val="col"/>
        <c:grouping val="clustered"/>
        <c:varyColors val="0"/>
        <c:ser>
          <c:idx val="0"/>
          <c:order val="0"/>
          <c:tx>
            <c:strRef>
              <c:f>'Gráfico 1_OK_124'!$A$4</c:f>
              <c:strCache>
                <c:ptCount val="1"/>
                <c:pt idx="0">
                  <c:v>Norte</c:v>
                </c:pt>
              </c:strCache>
              <c:extLst xmlns:c15="http://schemas.microsoft.com/office/drawing/2012/chart"/>
            </c:strRef>
          </c:tx>
          <c:spPr>
            <a:solidFill>
              <a:schemeClr val="accent5">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extLst xmlns:c15="http://schemas.microsoft.com/office/drawing/2012/chart"/>
            </c:numRef>
          </c:cat>
          <c:val>
            <c:numRef>
              <c:f>'Gráfico 1_OK_124'!$B$4:$H$4</c:f>
              <c:numCache>
                <c:formatCode>0.0%</c:formatCode>
                <c:ptCount val="7"/>
                <c:pt idx="0">
                  <c:v>0.95760000000000001</c:v>
                </c:pt>
                <c:pt idx="1">
                  <c:v>0.92649999999999999</c:v>
                </c:pt>
                <c:pt idx="2">
                  <c:v>0.95540000000000003</c:v>
                </c:pt>
                <c:pt idx="3">
                  <c:v>0.93330000000000002</c:v>
                </c:pt>
                <c:pt idx="4">
                  <c:v>0.92200000000000004</c:v>
                </c:pt>
                <c:pt idx="5">
                  <c:v>0.97299999999999998</c:v>
                </c:pt>
                <c:pt idx="6">
                  <c:v>0.93799999999999994</c:v>
                </c:pt>
              </c:numCache>
              <c:extLst xmlns:c15="http://schemas.microsoft.com/office/drawing/2012/chart"/>
            </c:numRef>
          </c:val>
          <c:extLst>
            <c:ext xmlns:c16="http://schemas.microsoft.com/office/drawing/2014/chart" uri="{C3380CC4-5D6E-409C-BE32-E72D297353CC}">
              <c16:uniqueId val="{00000005-4E96-45AA-A530-291EC36B5012}"/>
            </c:ext>
          </c:extLst>
        </c:ser>
        <c:ser>
          <c:idx val="1"/>
          <c:order val="1"/>
          <c:tx>
            <c:strRef>
              <c:f>'Gráfico 1_OK_124'!$A$5</c:f>
              <c:strCache>
                <c:ptCount val="1"/>
                <c:pt idx="0">
                  <c:v>Nordeste</c:v>
                </c:pt>
              </c:strCache>
              <c:extLst xmlns:c15="http://schemas.microsoft.com/office/drawing/2012/chart"/>
            </c:strRef>
          </c:tx>
          <c:spPr>
            <a:solidFill>
              <a:schemeClr val="accent5">
                <a:shade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extLst xmlns:c15="http://schemas.microsoft.com/office/drawing/2012/chart"/>
            </c:numRef>
          </c:cat>
          <c:val>
            <c:numRef>
              <c:f>'Gráfico 1_OK_124'!$B$5:$H$5</c:f>
              <c:numCache>
                <c:formatCode>0.0%</c:formatCode>
                <c:ptCount val="7"/>
                <c:pt idx="0">
                  <c:v>0.93310000000000004</c:v>
                </c:pt>
                <c:pt idx="1">
                  <c:v>0.95089999999999997</c:v>
                </c:pt>
                <c:pt idx="2">
                  <c:v>0.92079999999999995</c:v>
                </c:pt>
                <c:pt idx="3">
                  <c:v>0.95650000000000002</c:v>
                </c:pt>
                <c:pt idx="4">
                  <c:v>0.97099999999999997</c:v>
                </c:pt>
                <c:pt idx="5">
                  <c:v>0.95799999999999996</c:v>
                </c:pt>
                <c:pt idx="6">
                  <c:v>0.96899999999999997</c:v>
                </c:pt>
              </c:numCache>
              <c:extLst xmlns:c15="http://schemas.microsoft.com/office/drawing/2012/chart"/>
            </c:numRef>
          </c:val>
          <c:extLst>
            <c:ext xmlns:c16="http://schemas.microsoft.com/office/drawing/2014/chart" uri="{C3380CC4-5D6E-409C-BE32-E72D297353CC}">
              <c16:uniqueId val="{00000006-4E96-45AA-A530-291EC36B5012}"/>
            </c:ext>
          </c:extLst>
        </c:ser>
        <c:ser>
          <c:idx val="2"/>
          <c:order val="2"/>
          <c:tx>
            <c:strRef>
              <c:f>'Gráfico 1_OK_124'!$A$6</c:f>
              <c:strCache>
                <c:ptCount val="1"/>
                <c:pt idx="0">
                  <c:v>Sudeste</c:v>
                </c:pt>
              </c:strCache>
              <c:extLst xmlns:c15="http://schemas.microsoft.com/office/drawing/2012/chart"/>
            </c:strRef>
          </c:tx>
          <c:spPr>
            <a:solidFill>
              <a:schemeClr val="accent5">
                <a:shade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extLst xmlns:c15="http://schemas.microsoft.com/office/drawing/2012/chart"/>
            </c:numRef>
          </c:cat>
          <c:val>
            <c:numRef>
              <c:f>'Gráfico 1_OK_124'!$B$6:$H$6</c:f>
              <c:numCache>
                <c:formatCode>0.0%</c:formatCode>
                <c:ptCount val="7"/>
                <c:pt idx="0">
                  <c:v>0.93879999999999997</c:v>
                </c:pt>
                <c:pt idx="1">
                  <c:v>0.92979999999999996</c:v>
                </c:pt>
                <c:pt idx="2">
                  <c:v>0.91359999999999997</c:v>
                </c:pt>
                <c:pt idx="3">
                  <c:v>0.92620000000000002</c:v>
                </c:pt>
                <c:pt idx="4">
                  <c:v>0.96099999999999997</c:v>
                </c:pt>
                <c:pt idx="5">
                  <c:v>0.96499999999999997</c:v>
                </c:pt>
                <c:pt idx="6">
                  <c:v>0.96599999999999997</c:v>
                </c:pt>
              </c:numCache>
              <c:extLst xmlns:c15="http://schemas.microsoft.com/office/drawing/2012/chart"/>
            </c:numRef>
          </c:val>
          <c:extLst>
            <c:ext xmlns:c16="http://schemas.microsoft.com/office/drawing/2014/chart" uri="{C3380CC4-5D6E-409C-BE32-E72D297353CC}">
              <c16:uniqueId val="{00000007-4E96-45AA-A530-291EC36B5012}"/>
            </c:ext>
          </c:extLst>
        </c:ser>
        <c:ser>
          <c:idx val="3"/>
          <c:order val="3"/>
          <c:tx>
            <c:strRef>
              <c:f>'Gráfico 1_OK_124'!$A$7</c:f>
              <c:strCache>
                <c:ptCount val="1"/>
                <c:pt idx="0">
                  <c:v>Sul</c:v>
                </c:pt>
              </c:strCache>
              <c:extLst xmlns:c15="http://schemas.microsoft.com/office/drawing/2012/chart"/>
            </c:strRef>
          </c:tx>
          <c:spPr>
            <a:solidFill>
              <a:schemeClr val="accent5">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extLst xmlns:c15="http://schemas.microsoft.com/office/drawing/2012/chart"/>
            </c:numRef>
          </c:cat>
          <c:val>
            <c:numRef>
              <c:f>'Gráfico 1_OK_124'!$B$7:$H$7</c:f>
              <c:numCache>
                <c:formatCode>0.0%</c:formatCode>
                <c:ptCount val="7"/>
                <c:pt idx="0">
                  <c:v>0.94269999999999998</c:v>
                </c:pt>
                <c:pt idx="1">
                  <c:v>0.94440000000000002</c:v>
                </c:pt>
                <c:pt idx="2">
                  <c:v>0.94779999999999998</c:v>
                </c:pt>
                <c:pt idx="3">
                  <c:v>0.95379999999999998</c:v>
                </c:pt>
                <c:pt idx="4">
                  <c:v>0.96899999999999997</c:v>
                </c:pt>
                <c:pt idx="5">
                  <c:v>0.97399999999999998</c:v>
                </c:pt>
                <c:pt idx="6">
                  <c:v>0.96599999999999997</c:v>
                </c:pt>
              </c:numCache>
              <c:extLst xmlns:c15="http://schemas.microsoft.com/office/drawing/2012/chart"/>
            </c:numRef>
          </c:val>
          <c:extLst>
            <c:ext xmlns:c16="http://schemas.microsoft.com/office/drawing/2014/chart" uri="{C3380CC4-5D6E-409C-BE32-E72D297353CC}">
              <c16:uniqueId val="{00000008-4E96-45AA-A530-291EC36B5012}"/>
            </c:ext>
          </c:extLst>
        </c:ser>
        <c:ser>
          <c:idx val="4"/>
          <c:order val="4"/>
          <c:tx>
            <c:strRef>
              <c:f>'Gráfico 1_OK_124'!$A$8</c:f>
              <c:strCache>
                <c:ptCount val="1"/>
                <c:pt idx="0">
                  <c:v>Centro-Oeste</c:v>
                </c:pt>
              </c:strCache>
              <c:extLst xmlns:c15="http://schemas.microsoft.com/office/drawing/2012/chart"/>
            </c:strRef>
          </c:tx>
          <c:spPr>
            <a:solidFill>
              <a:schemeClr val="accent5">
                <a:tint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extLst xmlns:c15="http://schemas.microsoft.com/office/drawing/2012/chart"/>
            </c:numRef>
          </c:cat>
          <c:val>
            <c:numRef>
              <c:f>'Gráfico 1_OK_124'!$B$8:$H$8</c:f>
              <c:numCache>
                <c:formatCode>0.0%</c:formatCode>
                <c:ptCount val="7"/>
                <c:pt idx="0">
                  <c:v>0.97850000000000004</c:v>
                </c:pt>
                <c:pt idx="1">
                  <c:v>0.9849</c:v>
                </c:pt>
                <c:pt idx="2">
                  <c:v>0.95920000000000005</c:v>
                </c:pt>
                <c:pt idx="3">
                  <c:v>0.96779999999999999</c:v>
                </c:pt>
                <c:pt idx="4">
                  <c:v>0.96599999999999997</c:v>
                </c:pt>
                <c:pt idx="5">
                  <c:v>0.95699999999999996</c:v>
                </c:pt>
                <c:pt idx="6">
                  <c:v>0.93799999999999994</c:v>
                </c:pt>
              </c:numCache>
              <c:extLst xmlns:c15="http://schemas.microsoft.com/office/drawing/2012/chart"/>
            </c:numRef>
          </c:val>
          <c:extLst>
            <c:ext xmlns:c16="http://schemas.microsoft.com/office/drawing/2014/chart" uri="{C3380CC4-5D6E-409C-BE32-E72D297353CC}">
              <c16:uniqueId val="{00000009-4E96-45AA-A530-291EC36B5012}"/>
            </c:ext>
          </c:extLst>
        </c:ser>
        <c:ser>
          <c:idx val="5"/>
          <c:order val="5"/>
          <c:tx>
            <c:strRef>
              <c:f>'Gráfico 1_OK_124'!$A$9</c:f>
              <c:strCache>
                <c:ptCount val="1"/>
                <c:pt idx="0">
                  <c:v>Brasil</c:v>
                </c:pt>
              </c:strCache>
            </c:strRef>
          </c:tx>
          <c:spPr>
            <a:solidFill>
              <a:schemeClr val="accent5">
                <a:tint val="50000"/>
              </a:schemeClr>
            </a:solidFill>
            <a:ln>
              <a:noFill/>
            </a:ln>
            <a:effectLst/>
          </c:spPr>
          <c:invertIfNegative val="0"/>
          <c:dPt>
            <c:idx val="1"/>
            <c:invertIfNegative val="0"/>
            <c:bubble3D val="0"/>
            <c:spPr>
              <a:solidFill>
                <a:schemeClr val="accent5">
                  <a:tint val="50000"/>
                </a:schemeClr>
              </a:solidFill>
              <a:ln>
                <a:noFill/>
              </a:ln>
              <a:effectLst/>
            </c:spPr>
            <c:extLst>
              <c:ext xmlns:c16="http://schemas.microsoft.com/office/drawing/2014/chart" uri="{C3380CC4-5D6E-409C-BE32-E72D297353CC}">
                <c16:uniqueId val="{0000000B-4E96-45AA-A530-291EC36B5012}"/>
              </c:ext>
            </c:extLst>
          </c:dPt>
          <c:dPt>
            <c:idx val="2"/>
            <c:invertIfNegative val="0"/>
            <c:bubble3D val="0"/>
            <c:spPr>
              <a:solidFill>
                <a:schemeClr val="accent5">
                  <a:tint val="50000"/>
                </a:schemeClr>
              </a:solidFill>
              <a:ln>
                <a:noFill/>
              </a:ln>
              <a:effectLst/>
            </c:spPr>
            <c:extLst>
              <c:ext xmlns:c16="http://schemas.microsoft.com/office/drawing/2014/chart" uri="{C3380CC4-5D6E-409C-BE32-E72D297353CC}">
                <c16:uniqueId val="{0000000D-4E96-45AA-A530-291EC36B5012}"/>
              </c:ext>
            </c:extLst>
          </c:dPt>
          <c:dPt>
            <c:idx val="3"/>
            <c:invertIfNegative val="0"/>
            <c:bubble3D val="0"/>
            <c:spPr>
              <a:solidFill>
                <a:schemeClr val="accent5">
                  <a:tint val="50000"/>
                </a:schemeClr>
              </a:solidFill>
              <a:ln>
                <a:noFill/>
              </a:ln>
              <a:effectLst/>
            </c:spPr>
            <c:extLst>
              <c:ext xmlns:c16="http://schemas.microsoft.com/office/drawing/2014/chart" uri="{C3380CC4-5D6E-409C-BE32-E72D297353CC}">
                <c16:uniqueId val="{0000000F-4E96-45AA-A530-291EC36B5012}"/>
              </c:ext>
            </c:extLst>
          </c:dPt>
          <c:dPt>
            <c:idx val="4"/>
            <c:invertIfNegative val="0"/>
            <c:bubble3D val="0"/>
            <c:spPr>
              <a:solidFill>
                <a:schemeClr val="accent5">
                  <a:tint val="50000"/>
                </a:schemeClr>
              </a:solidFill>
              <a:ln>
                <a:noFill/>
              </a:ln>
              <a:effectLst/>
            </c:spPr>
            <c:extLst>
              <c:ext xmlns:c16="http://schemas.microsoft.com/office/drawing/2014/chart" uri="{C3380CC4-5D6E-409C-BE32-E72D297353CC}">
                <c16:uniqueId val="{00000011-4E96-45AA-A530-291EC36B5012}"/>
              </c:ext>
            </c:extLst>
          </c:dPt>
          <c:dPt>
            <c:idx val="5"/>
            <c:invertIfNegative val="0"/>
            <c:bubble3D val="0"/>
            <c:spPr>
              <a:solidFill>
                <a:schemeClr val="accent5">
                  <a:tint val="50000"/>
                </a:schemeClr>
              </a:solidFill>
              <a:ln>
                <a:noFill/>
              </a:ln>
              <a:effectLst/>
            </c:spPr>
            <c:extLst>
              <c:ext xmlns:c16="http://schemas.microsoft.com/office/drawing/2014/chart" uri="{C3380CC4-5D6E-409C-BE32-E72D297353CC}">
                <c16:uniqueId val="{00000013-4E96-45AA-A530-291EC36B5012}"/>
              </c:ext>
            </c:extLst>
          </c:dPt>
          <c:dPt>
            <c:idx val="6"/>
            <c:invertIfNegative val="0"/>
            <c:bubble3D val="0"/>
            <c:spPr>
              <a:solidFill>
                <a:schemeClr val="accent5">
                  <a:tint val="50000"/>
                </a:schemeClr>
              </a:solidFill>
              <a:ln>
                <a:noFill/>
              </a:ln>
              <a:effectLst/>
            </c:spPr>
            <c:extLst>
              <c:ext xmlns:c16="http://schemas.microsoft.com/office/drawing/2014/chart" uri="{C3380CC4-5D6E-409C-BE32-E72D297353CC}">
                <c16:uniqueId val="{00000015-4E96-45AA-A530-291EC36B5012}"/>
              </c:ext>
            </c:extLst>
          </c:dPt>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1_OK_124'!$B$3:$H$3</c:f>
              <c:numCache>
                <c:formatCode>0</c:formatCode>
                <c:ptCount val="7"/>
                <c:pt idx="0">
                  <c:v>2010</c:v>
                </c:pt>
                <c:pt idx="1">
                  <c:v>2011</c:v>
                </c:pt>
                <c:pt idx="2">
                  <c:v>2012</c:v>
                </c:pt>
                <c:pt idx="3">
                  <c:v>2013</c:v>
                </c:pt>
                <c:pt idx="4">
                  <c:v>2014</c:v>
                </c:pt>
                <c:pt idx="5">
                  <c:v>2015</c:v>
                </c:pt>
                <c:pt idx="6">
                  <c:v>2016</c:v>
                </c:pt>
              </c:numCache>
            </c:numRef>
          </c:cat>
          <c:val>
            <c:numRef>
              <c:f>'Gráfico 1_OK_124'!$B$9:$H$9</c:f>
              <c:numCache>
                <c:formatCode>0.0%</c:formatCode>
                <c:ptCount val="7"/>
                <c:pt idx="0">
                  <c:v>0.94179999999999997</c:v>
                </c:pt>
                <c:pt idx="1">
                  <c:v>0.94320000000000004</c:v>
                </c:pt>
                <c:pt idx="2">
                  <c:v>0.92959999999999998</c:v>
                </c:pt>
                <c:pt idx="3">
                  <c:v>0.94589999999999996</c:v>
                </c:pt>
                <c:pt idx="4">
                  <c:v>0.96330000000000005</c:v>
                </c:pt>
                <c:pt idx="5">
                  <c:v>0.96499999999999997</c:v>
                </c:pt>
                <c:pt idx="6">
                  <c:v>0.96199999999999997</c:v>
                </c:pt>
              </c:numCache>
            </c:numRef>
          </c:val>
          <c:extLst>
            <c:ext xmlns:c16="http://schemas.microsoft.com/office/drawing/2014/chart" uri="{C3380CC4-5D6E-409C-BE32-E72D297353CC}">
              <c16:uniqueId val="{00000016-4E96-45AA-A530-291EC36B5012}"/>
            </c:ext>
          </c:extLst>
        </c:ser>
        <c:dLbls>
          <c:showLegendKey val="0"/>
          <c:showVal val="0"/>
          <c:showCatName val="0"/>
          <c:showSerName val="0"/>
          <c:showPercent val="0"/>
          <c:showBubbleSize val="0"/>
        </c:dLbls>
        <c:gapWidth val="150"/>
        <c:axId val="837477248"/>
        <c:axId val="837477808"/>
      </c:barChart>
      <c:catAx>
        <c:axId val="837477248"/>
        <c:scaling>
          <c:orientation val="minMax"/>
        </c:scaling>
        <c:delete val="0"/>
        <c:axPos val="b"/>
        <c:numFmt formatCode="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477808"/>
        <c:crosses val="autoZero"/>
        <c:auto val="1"/>
        <c:lblAlgn val="ctr"/>
        <c:lblOffset val="100"/>
        <c:noMultiLvlLbl val="0"/>
      </c:catAx>
      <c:valAx>
        <c:axId val="837477808"/>
        <c:scaling>
          <c:orientation val="minMax"/>
          <c:min val="0.8"/>
        </c:scaling>
        <c:delete val="1"/>
        <c:axPos val="l"/>
        <c:numFmt formatCode="0.0%" sourceLinked="1"/>
        <c:majorTickMark val="out"/>
        <c:minorTickMark val="none"/>
        <c:tickLblPos val="nextTo"/>
        <c:crossAx val="83747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1.9680195277125043E-2"/>
          <c:y val="3.6484245439469321E-2"/>
          <c:w val="0.95670357039032494"/>
          <c:h val="0.8107018712213212"/>
        </c:manualLayout>
      </c:layout>
      <c:barChart>
        <c:barDir val="col"/>
        <c:grouping val="clustered"/>
        <c:varyColors val="0"/>
        <c:ser>
          <c:idx val="1"/>
          <c:order val="0"/>
          <c:tx>
            <c:strRef>
              <c:f>'Gráfico 2_OK_125'!$A$5</c:f>
              <c:strCache>
                <c:ptCount val="1"/>
                <c:pt idx="0">
                  <c:v>Conselhos Municipais</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2_OK_125'!$B$3:$E$3</c:f>
              <c:numCache>
                <c:formatCode>General</c:formatCode>
                <c:ptCount val="4"/>
                <c:pt idx="0">
                  <c:v>2013</c:v>
                </c:pt>
                <c:pt idx="1">
                  <c:v>2014</c:v>
                </c:pt>
                <c:pt idx="2">
                  <c:v>2015</c:v>
                </c:pt>
                <c:pt idx="3">
                  <c:v>2016</c:v>
                </c:pt>
              </c:numCache>
            </c:numRef>
          </c:cat>
          <c:val>
            <c:numRef>
              <c:f>'Gráfico 2_OK_125'!$B$5:$E$5</c:f>
              <c:numCache>
                <c:formatCode>0.0%</c:formatCode>
                <c:ptCount val="4"/>
                <c:pt idx="0">
                  <c:v>0.68100000000000005</c:v>
                </c:pt>
                <c:pt idx="1">
                  <c:v>0.73899999999999999</c:v>
                </c:pt>
                <c:pt idx="2">
                  <c:v>0.74299999999999999</c:v>
                </c:pt>
                <c:pt idx="3">
                  <c:v>0.76500000000000001</c:v>
                </c:pt>
              </c:numCache>
            </c:numRef>
          </c:val>
          <c:extLst>
            <c:ext xmlns:c16="http://schemas.microsoft.com/office/drawing/2014/chart" uri="{C3380CC4-5D6E-409C-BE32-E72D297353CC}">
              <c16:uniqueId val="{00000000-D3E7-4DDD-A73D-85EEB4A292FB}"/>
            </c:ext>
          </c:extLst>
        </c:ser>
        <c:ser>
          <c:idx val="0"/>
          <c:order val="1"/>
          <c:tx>
            <c:strRef>
              <c:f>'Gráfico 2_OK_125'!$A$4</c:f>
              <c:strCache>
                <c:ptCount val="1"/>
                <c:pt idx="0">
                  <c:v>Conselhos Estaduais</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2_OK_125'!$B$3:$E$3</c:f>
              <c:numCache>
                <c:formatCode>General</c:formatCode>
                <c:ptCount val="4"/>
                <c:pt idx="0">
                  <c:v>2013</c:v>
                </c:pt>
                <c:pt idx="1">
                  <c:v>2014</c:v>
                </c:pt>
                <c:pt idx="2">
                  <c:v>2015</c:v>
                </c:pt>
                <c:pt idx="3">
                  <c:v>2016</c:v>
                </c:pt>
              </c:numCache>
            </c:numRef>
          </c:cat>
          <c:val>
            <c:numRef>
              <c:f>'Gráfico 2_OK_125'!$B$4:$E$4</c:f>
              <c:numCache>
                <c:formatCode>0.0%</c:formatCode>
                <c:ptCount val="4"/>
                <c:pt idx="0">
                  <c:v>1</c:v>
                </c:pt>
                <c:pt idx="1">
                  <c:v>1</c:v>
                </c:pt>
                <c:pt idx="2">
                  <c:v>0.96299999999999997</c:v>
                </c:pt>
                <c:pt idx="3">
                  <c:v>1</c:v>
                </c:pt>
              </c:numCache>
            </c:numRef>
          </c:val>
          <c:extLst>
            <c:ext xmlns:c16="http://schemas.microsoft.com/office/drawing/2014/chart" uri="{C3380CC4-5D6E-409C-BE32-E72D297353CC}">
              <c16:uniqueId val="{00000001-D3E7-4DDD-A73D-85EEB4A292FB}"/>
            </c:ext>
          </c:extLst>
        </c:ser>
        <c:dLbls>
          <c:dLblPos val="outEnd"/>
          <c:showLegendKey val="0"/>
          <c:showVal val="1"/>
          <c:showCatName val="0"/>
          <c:showSerName val="0"/>
          <c:showPercent val="0"/>
          <c:showBubbleSize val="0"/>
        </c:dLbls>
        <c:gapWidth val="219"/>
        <c:overlap val="-27"/>
        <c:axId val="837480608"/>
        <c:axId val="837481168"/>
      </c:barChart>
      <c:catAx>
        <c:axId val="83748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481168"/>
        <c:crosses val="autoZero"/>
        <c:auto val="1"/>
        <c:lblAlgn val="ctr"/>
        <c:lblOffset val="100"/>
        <c:noMultiLvlLbl val="0"/>
      </c:catAx>
      <c:valAx>
        <c:axId val="837481168"/>
        <c:scaling>
          <c:orientation val="minMax"/>
        </c:scaling>
        <c:delete val="1"/>
        <c:axPos val="l"/>
        <c:numFmt formatCode="0.0%" sourceLinked="1"/>
        <c:majorTickMark val="none"/>
        <c:minorTickMark val="none"/>
        <c:tickLblPos val="nextTo"/>
        <c:crossAx val="837480608"/>
        <c:crosses val="autoZero"/>
        <c:crossBetween val="between"/>
      </c:valAx>
      <c:spPr>
        <a:noFill/>
        <a:ln>
          <a:noFill/>
        </a:ln>
        <a:effectLst/>
      </c:spPr>
    </c:plotArea>
    <c:legend>
      <c:legendPos val="b"/>
      <c:layout>
        <c:manualLayout>
          <c:xMode val="edge"/>
          <c:yMode val="edge"/>
          <c:x val="0.27140465726667889"/>
          <c:y val="0.92293582017331632"/>
          <c:w val="0.46881843984618204"/>
          <c:h val="6.9615390254989071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'Gráfico 3_OK_126'!$B$3</c:f>
              <c:strCache>
                <c:ptCount val="1"/>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3_OK_126'!$A$4:$A$8</c:f>
              <c:strCache>
                <c:ptCount val="5"/>
                <c:pt idx="0">
                  <c:v>Pequeno I</c:v>
                </c:pt>
                <c:pt idx="1">
                  <c:v>Pequeno II</c:v>
                </c:pt>
                <c:pt idx="2">
                  <c:v>Médio</c:v>
                </c:pt>
                <c:pt idx="3">
                  <c:v>Grande</c:v>
                </c:pt>
                <c:pt idx="4">
                  <c:v>Metrópole</c:v>
                </c:pt>
              </c:strCache>
            </c:strRef>
          </c:cat>
          <c:val>
            <c:numRef>
              <c:f>'Gráfico 3_OK_126'!$B$4:$B$8</c:f>
              <c:numCache>
                <c:formatCode>0.0%</c:formatCode>
                <c:ptCount val="5"/>
                <c:pt idx="0">
                  <c:v>0.72168803418803418</c:v>
                </c:pt>
                <c:pt idx="1">
                  <c:v>0.82544378698224852</c:v>
                </c:pt>
                <c:pt idx="2">
                  <c:v>0.91588785046728971</c:v>
                </c:pt>
                <c:pt idx="3">
                  <c:v>0.9507575757575758</c:v>
                </c:pt>
                <c:pt idx="4">
                  <c:v>1</c:v>
                </c:pt>
              </c:numCache>
            </c:numRef>
          </c:val>
          <c:extLst>
            <c:ext xmlns:c16="http://schemas.microsoft.com/office/drawing/2014/chart" uri="{C3380CC4-5D6E-409C-BE32-E72D297353CC}">
              <c16:uniqueId val="{00000000-9063-44FD-B0DF-E365F5456762}"/>
            </c:ext>
          </c:extLst>
        </c:ser>
        <c:dLbls>
          <c:dLblPos val="outEnd"/>
          <c:showLegendKey val="0"/>
          <c:showVal val="1"/>
          <c:showCatName val="0"/>
          <c:showSerName val="0"/>
          <c:showPercent val="0"/>
          <c:showBubbleSize val="0"/>
        </c:dLbls>
        <c:gapWidth val="219"/>
        <c:overlap val="-27"/>
        <c:axId val="837483408"/>
        <c:axId val="837483968"/>
      </c:barChart>
      <c:catAx>
        <c:axId val="83748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37483968"/>
        <c:crosses val="autoZero"/>
        <c:auto val="1"/>
        <c:lblAlgn val="ctr"/>
        <c:lblOffset val="100"/>
        <c:noMultiLvlLbl val="0"/>
      </c:catAx>
      <c:valAx>
        <c:axId val="837483968"/>
        <c:scaling>
          <c:orientation val="minMax"/>
        </c:scaling>
        <c:delete val="1"/>
        <c:axPos val="l"/>
        <c:numFmt formatCode="0.0%" sourceLinked="1"/>
        <c:majorTickMark val="none"/>
        <c:minorTickMark val="none"/>
        <c:tickLblPos val="nextTo"/>
        <c:crossAx val="837483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2"/>
          <c:order val="0"/>
          <c:tx>
            <c:strRef>
              <c:f>'Gráfico 4_OK_127'!$A$6</c:f>
              <c:strCache>
                <c:ptCount val="1"/>
                <c:pt idx="0">
                  <c:v>2014</c:v>
                </c:pt>
              </c:strCache>
            </c:strRef>
          </c:tx>
          <c:spPr>
            <a:solidFill>
              <a:schemeClr val="accent5">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4_OK_127'!$B$3:$C$3</c:f>
              <c:strCache>
                <c:ptCount val="2"/>
                <c:pt idx="0">
                  <c:v>Estadual</c:v>
                </c:pt>
                <c:pt idx="1">
                  <c:v>Municipal</c:v>
                </c:pt>
              </c:strCache>
            </c:strRef>
          </c:cat>
          <c:val>
            <c:numRef>
              <c:f>'Gráfico 4_OK_127'!$B$6:$C$6</c:f>
              <c:numCache>
                <c:formatCode>0.0%</c:formatCode>
                <c:ptCount val="2"/>
                <c:pt idx="0">
                  <c:v>1</c:v>
                </c:pt>
                <c:pt idx="1">
                  <c:v>0.48899999999999999</c:v>
                </c:pt>
              </c:numCache>
            </c:numRef>
          </c:val>
          <c:extLst>
            <c:ext xmlns:c16="http://schemas.microsoft.com/office/drawing/2014/chart" uri="{C3380CC4-5D6E-409C-BE32-E72D297353CC}">
              <c16:uniqueId val="{00000000-335D-44F3-99B8-3EA4C7F7147F}"/>
            </c:ext>
          </c:extLst>
        </c:ser>
        <c:ser>
          <c:idx val="1"/>
          <c:order val="1"/>
          <c:tx>
            <c:strRef>
              <c:f>'Gráfico 4_OK_127'!$A$5</c:f>
              <c:strCache>
                <c:ptCount val="1"/>
                <c:pt idx="0">
                  <c:v>2015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4_OK_127'!$B$3:$C$3</c:f>
              <c:strCache>
                <c:ptCount val="2"/>
                <c:pt idx="0">
                  <c:v>Estadual</c:v>
                </c:pt>
                <c:pt idx="1">
                  <c:v>Municipal</c:v>
                </c:pt>
              </c:strCache>
            </c:strRef>
          </c:cat>
          <c:val>
            <c:numRef>
              <c:f>'Gráfico 4_OK_127'!$B$5:$C$5</c:f>
              <c:numCache>
                <c:formatCode>0.0%</c:formatCode>
                <c:ptCount val="2"/>
                <c:pt idx="0">
                  <c:v>0.96299999999999997</c:v>
                </c:pt>
                <c:pt idx="1">
                  <c:v>0.53300000000000003</c:v>
                </c:pt>
              </c:numCache>
            </c:numRef>
          </c:val>
          <c:extLst>
            <c:ext xmlns:c16="http://schemas.microsoft.com/office/drawing/2014/chart" uri="{C3380CC4-5D6E-409C-BE32-E72D297353CC}">
              <c16:uniqueId val="{00000001-335D-44F3-99B8-3EA4C7F7147F}"/>
            </c:ext>
          </c:extLst>
        </c:ser>
        <c:ser>
          <c:idx val="0"/>
          <c:order val="2"/>
          <c:tx>
            <c:strRef>
              <c:f>'Gráfico 4_OK_127'!$A$4</c:f>
              <c:strCache>
                <c:ptCount val="1"/>
                <c:pt idx="0">
                  <c:v>2016</c:v>
                </c:pt>
              </c:strCache>
            </c:strRef>
          </c:tx>
          <c:spPr>
            <a:solidFill>
              <a:schemeClr val="accent5">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4_OK_127'!$B$3:$C$3</c:f>
              <c:strCache>
                <c:ptCount val="2"/>
                <c:pt idx="0">
                  <c:v>Estadual</c:v>
                </c:pt>
                <c:pt idx="1">
                  <c:v>Municipal</c:v>
                </c:pt>
              </c:strCache>
            </c:strRef>
          </c:cat>
          <c:val>
            <c:numRef>
              <c:f>'Gráfico 4_OK_127'!$B$4:$C$4</c:f>
              <c:numCache>
                <c:formatCode>0.0%</c:formatCode>
                <c:ptCount val="2"/>
                <c:pt idx="0">
                  <c:v>0.88900000000000001</c:v>
                </c:pt>
                <c:pt idx="1">
                  <c:v>0.55900000000000005</c:v>
                </c:pt>
              </c:numCache>
            </c:numRef>
          </c:val>
          <c:extLst>
            <c:ext xmlns:c16="http://schemas.microsoft.com/office/drawing/2014/chart" uri="{C3380CC4-5D6E-409C-BE32-E72D297353CC}">
              <c16:uniqueId val="{00000002-335D-44F3-99B8-3EA4C7F7147F}"/>
            </c:ext>
          </c:extLst>
        </c:ser>
        <c:dLbls>
          <c:dLblPos val="outEnd"/>
          <c:showLegendKey val="0"/>
          <c:showVal val="1"/>
          <c:showCatName val="0"/>
          <c:showSerName val="0"/>
          <c:showPercent val="0"/>
          <c:showBubbleSize val="0"/>
        </c:dLbls>
        <c:gapWidth val="219"/>
        <c:overlap val="-27"/>
        <c:axId val="837487328"/>
        <c:axId val="837487888"/>
      </c:barChart>
      <c:catAx>
        <c:axId val="83748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487888"/>
        <c:crosses val="autoZero"/>
        <c:auto val="1"/>
        <c:lblAlgn val="ctr"/>
        <c:lblOffset val="100"/>
        <c:noMultiLvlLbl val="0"/>
      </c:catAx>
      <c:valAx>
        <c:axId val="837487888"/>
        <c:scaling>
          <c:orientation val="minMax"/>
        </c:scaling>
        <c:delete val="1"/>
        <c:axPos val="l"/>
        <c:numFmt formatCode="0.0%" sourceLinked="1"/>
        <c:majorTickMark val="none"/>
        <c:minorTickMark val="none"/>
        <c:tickLblPos val="nextTo"/>
        <c:crossAx val="83748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barChart>
        <c:barDir val="col"/>
        <c:grouping val="clustered"/>
        <c:varyColors val="0"/>
        <c:ser>
          <c:idx val="0"/>
          <c:order val="0"/>
          <c:tx>
            <c:strRef>
              <c:f>'Gráfico 5'!$B$4</c:f>
              <c:strCache>
                <c:ptCount val="1"/>
                <c:pt idx="0">
                  <c:v>2014</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5'!$A$5:$A$9</c:f>
              <c:strCache>
                <c:ptCount val="5"/>
                <c:pt idx="0">
                  <c:v>Norte</c:v>
                </c:pt>
                <c:pt idx="1">
                  <c:v>Nordeste</c:v>
                </c:pt>
                <c:pt idx="2">
                  <c:v>Sudeste</c:v>
                </c:pt>
                <c:pt idx="3">
                  <c:v>Sul</c:v>
                </c:pt>
                <c:pt idx="4">
                  <c:v>Centro-Oeste</c:v>
                </c:pt>
              </c:strCache>
            </c:strRef>
          </c:cat>
          <c:val>
            <c:numRef>
              <c:f>'Gráfico 5'!$B$5:$B$9</c:f>
              <c:numCache>
                <c:formatCode>0.0%</c:formatCode>
                <c:ptCount val="5"/>
                <c:pt idx="0">
                  <c:v>0.82699999999999996</c:v>
                </c:pt>
                <c:pt idx="1">
                  <c:v>0.82199999999999995</c:v>
                </c:pt>
                <c:pt idx="2">
                  <c:v>0.77400000000000002</c:v>
                </c:pt>
                <c:pt idx="3">
                  <c:v>0.79</c:v>
                </c:pt>
                <c:pt idx="4">
                  <c:v>0.80900000000000005</c:v>
                </c:pt>
              </c:numCache>
            </c:numRef>
          </c:val>
          <c:extLst>
            <c:ext xmlns:c16="http://schemas.microsoft.com/office/drawing/2014/chart" uri="{C3380CC4-5D6E-409C-BE32-E72D297353CC}">
              <c16:uniqueId val="{00000000-405D-4E7B-B25D-E2BAA580F840}"/>
            </c:ext>
          </c:extLst>
        </c:ser>
        <c:ser>
          <c:idx val="1"/>
          <c:order val="1"/>
          <c:tx>
            <c:strRef>
              <c:f>'Gráfico 5'!$C$4</c:f>
              <c:strCache>
                <c:ptCount val="1"/>
                <c:pt idx="0">
                  <c:v>2015</c:v>
                </c:pt>
              </c:strCache>
            </c:strRef>
          </c:tx>
          <c:invertIfNegative val="0"/>
          <c:dLbls>
            <c:spPr>
              <a:noFill/>
              <a:ln>
                <a:noFill/>
              </a:ln>
              <a:effectLst/>
            </c:spPr>
            <c:txPr>
              <a:bodyPr rot="-5400000" vert="horz" wrap="square" lIns="38100" tIns="19050" rIns="38100" bIns="19050" anchor="ctr">
                <a:spAutoFit/>
              </a:bodyPr>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5'!$A$5:$A$9</c:f>
              <c:strCache>
                <c:ptCount val="5"/>
                <c:pt idx="0">
                  <c:v>Norte</c:v>
                </c:pt>
                <c:pt idx="1">
                  <c:v>Nordeste</c:v>
                </c:pt>
                <c:pt idx="2">
                  <c:v>Sudeste</c:v>
                </c:pt>
                <c:pt idx="3">
                  <c:v>Sul</c:v>
                </c:pt>
                <c:pt idx="4">
                  <c:v>Centro-Oeste</c:v>
                </c:pt>
              </c:strCache>
            </c:strRef>
          </c:cat>
          <c:val>
            <c:numRef>
              <c:f>'Gráfico 5'!$C$5:$C$9</c:f>
              <c:numCache>
                <c:formatCode>0.0%</c:formatCode>
                <c:ptCount val="5"/>
                <c:pt idx="0">
                  <c:v>0.86073059360730597</c:v>
                </c:pt>
                <c:pt idx="1">
                  <c:v>0.86271087841768468</c:v>
                </c:pt>
                <c:pt idx="2">
                  <c:v>0.81789931634555624</c:v>
                </c:pt>
                <c:pt idx="3">
                  <c:v>0.8318965517241379</c:v>
                </c:pt>
                <c:pt idx="4">
                  <c:v>0.88590604026845643</c:v>
                </c:pt>
              </c:numCache>
            </c:numRef>
          </c:val>
          <c:extLst>
            <c:ext xmlns:c16="http://schemas.microsoft.com/office/drawing/2014/chart" uri="{C3380CC4-5D6E-409C-BE32-E72D297353CC}">
              <c16:uniqueId val="{00000001-405D-4E7B-B25D-E2BAA580F840}"/>
            </c:ext>
          </c:extLst>
        </c:ser>
        <c:ser>
          <c:idx val="2"/>
          <c:order val="2"/>
          <c:tx>
            <c:strRef>
              <c:f>'Gráfico 5'!$D$4</c:f>
              <c:strCache>
                <c:ptCount val="1"/>
                <c:pt idx="0">
                  <c:v>2016</c:v>
                </c:pt>
              </c:strCache>
            </c:strRef>
          </c:tx>
          <c:invertIfNegative val="0"/>
          <c:dLbls>
            <c:spPr>
              <a:noFill/>
              <a:ln>
                <a:noFill/>
              </a:ln>
              <a:effectLst/>
            </c:spPr>
            <c:txPr>
              <a:bodyPr rot="-5400000" vert="horz" wrap="square" lIns="38100" tIns="19050" rIns="38100" bIns="19050" anchor="ctr">
                <a:spAutoFit/>
              </a:bodyPr>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'Gráfico 5'!$D$5:$D$9</c:f>
              <c:numCache>
                <c:formatCode>0.0%</c:formatCode>
                <c:ptCount val="5"/>
                <c:pt idx="0">
                  <c:v>0.87440758293838861</c:v>
                </c:pt>
                <c:pt idx="1">
                  <c:v>0.87629459148446487</c:v>
                </c:pt>
                <c:pt idx="2">
                  <c:v>0.83426443202979517</c:v>
                </c:pt>
                <c:pt idx="3">
                  <c:v>0.84</c:v>
                </c:pt>
                <c:pt idx="4">
                  <c:v>0.87442922374429222</c:v>
                </c:pt>
              </c:numCache>
            </c:numRef>
          </c:val>
          <c:extLst>
            <c:ext xmlns:c16="http://schemas.microsoft.com/office/drawing/2014/chart" uri="{C3380CC4-5D6E-409C-BE32-E72D297353CC}">
              <c16:uniqueId val="{00000002-405D-4E7B-B25D-E2BAA580F840}"/>
            </c:ext>
          </c:extLst>
        </c:ser>
        <c:dLbls>
          <c:dLblPos val="outEnd"/>
          <c:showLegendKey val="0"/>
          <c:showVal val="1"/>
          <c:showCatName val="0"/>
          <c:showSerName val="0"/>
          <c:showPercent val="0"/>
          <c:showBubbleSize val="0"/>
        </c:dLbls>
        <c:gapWidth val="150"/>
        <c:axId val="192866672"/>
        <c:axId val="192867232"/>
      </c:barChart>
      <c:catAx>
        <c:axId val="192866672"/>
        <c:scaling>
          <c:orientation val="minMax"/>
        </c:scaling>
        <c:delete val="0"/>
        <c:axPos val="b"/>
        <c:numFmt formatCode="General" sourceLinked="0"/>
        <c:majorTickMark val="out"/>
        <c:minorTickMark val="none"/>
        <c:tickLblPos val="nextTo"/>
        <c:txPr>
          <a:bodyPr/>
          <a:lstStyle/>
          <a:p>
            <a:pPr>
              <a:defRPr b="1"/>
            </a:pPr>
            <a:endParaRPr lang="pt-BR"/>
          </a:p>
        </c:txPr>
        <c:crossAx val="192867232"/>
        <c:crosses val="autoZero"/>
        <c:auto val="1"/>
        <c:lblAlgn val="ctr"/>
        <c:lblOffset val="100"/>
        <c:noMultiLvlLbl val="0"/>
      </c:catAx>
      <c:valAx>
        <c:axId val="192867232"/>
        <c:scaling>
          <c:orientation val="minMax"/>
        </c:scaling>
        <c:delete val="1"/>
        <c:axPos val="l"/>
        <c:numFmt formatCode="0.0%" sourceLinked="1"/>
        <c:majorTickMark val="out"/>
        <c:minorTickMark val="none"/>
        <c:tickLblPos val="nextTo"/>
        <c:crossAx val="192866672"/>
        <c:crosses val="autoZero"/>
        <c:crossBetween val="between"/>
      </c:valAx>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3.9162518478293655E-2"/>
          <c:y val="4.9723302659456731E-3"/>
          <c:w val="0.90606718221524973"/>
          <c:h val="0.79913986655282543"/>
        </c:manualLayout>
      </c:layout>
      <c:barChart>
        <c:barDir val="col"/>
        <c:grouping val="stacked"/>
        <c:varyColors val="0"/>
        <c:ser>
          <c:idx val="0"/>
          <c:order val="0"/>
          <c:tx>
            <c:strRef>
              <c:f>'Gráfico GE 13'!$A$14</c:f>
              <c:strCache>
                <c:ptCount val="1"/>
                <c:pt idx="0">
                  <c:v>Até 2011</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13'!$B$14:$D$14</c:f>
              <c:numCache>
                <c:formatCode>0.0%</c:formatCode>
                <c:ptCount val="3"/>
                <c:pt idx="0">
                  <c:v>0.19230769230769201</c:v>
                </c:pt>
                <c:pt idx="1">
                  <c:v>3.8461538461538464E-2</c:v>
                </c:pt>
                <c:pt idx="2">
                  <c:v>7.6923076923076927E-2</c:v>
                </c:pt>
              </c:numCache>
            </c:numRef>
          </c:val>
          <c:extLst>
            <c:ext xmlns:c16="http://schemas.microsoft.com/office/drawing/2014/chart" uri="{C3380CC4-5D6E-409C-BE32-E72D297353CC}">
              <c16:uniqueId val="{00000000-3061-4138-8892-1DEBC6F8C897}"/>
            </c:ext>
          </c:extLst>
        </c:ser>
        <c:ser>
          <c:idx val="1"/>
          <c:order val="1"/>
          <c:tx>
            <c:strRef>
              <c:f>'Gráfico GE 13'!$A$15</c:f>
              <c:strCache>
                <c:ptCount val="1"/>
                <c:pt idx="0">
                  <c:v>2012</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13'!$B$15:$D$15</c:f>
              <c:numCache>
                <c:formatCode>0.0%</c:formatCode>
                <c:ptCount val="3"/>
                <c:pt idx="0">
                  <c:v>0.11538461538461539</c:v>
                </c:pt>
                <c:pt idx="1">
                  <c:v>3.8461538461538464E-2</c:v>
                </c:pt>
                <c:pt idx="2">
                  <c:v>0.23076923076923078</c:v>
                </c:pt>
              </c:numCache>
            </c:numRef>
          </c:val>
          <c:extLst>
            <c:ext xmlns:c16="http://schemas.microsoft.com/office/drawing/2014/chart" uri="{C3380CC4-5D6E-409C-BE32-E72D297353CC}">
              <c16:uniqueId val="{00000001-3061-4138-8892-1DEBC6F8C897}"/>
            </c:ext>
          </c:extLst>
        </c:ser>
        <c:ser>
          <c:idx val="2"/>
          <c:order val="2"/>
          <c:tx>
            <c:strRef>
              <c:f>'Gráfico GE 13'!$A$16</c:f>
              <c:strCache>
                <c:ptCount val="1"/>
                <c:pt idx="0">
                  <c:v>2013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13'!$B$16:$D$16</c:f>
              <c:numCache>
                <c:formatCode>General</c:formatCode>
                <c:ptCount val="3"/>
                <c:pt idx="0" formatCode="0.0%">
                  <c:v>7.6923076923076927E-2</c:v>
                </c:pt>
                <c:pt idx="2" formatCode="0.0%">
                  <c:v>7.6923076923076927E-2</c:v>
                </c:pt>
              </c:numCache>
            </c:numRef>
          </c:val>
          <c:extLst>
            <c:ext xmlns:c16="http://schemas.microsoft.com/office/drawing/2014/chart" uri="{C3380CC4-5D6E-409C-BE32-E72D297353CC}">
              <c16:uniqueId val="{00000002-3061-4138-8892-1DEBC6F8C897}"/>
            </c:ext>
          </c:extLst>
        </c:ser>
        <c:ser>
          <c:idx val="3"/>
          <c:order val="3"/>
          <c:tx>
            <c:strRef>
              <c:f>'Gráfico GE 13'!$A$17</c:f>
              <c:strCache>
                <c:ptCount val="1"/>
                <c:pt idx="0">
                  <c:v>2014</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13'!$B$17:$D$17</c:f>
              <c:numCache>
                <c:formatCode>General</c:formatCode>
                <c:ptCount val="3"/>
                <c:pt idx="0" formatCode="0.0%">
                  <c:v>7.6923076923076927E-2</c:v>
                </c:pt>
              </c:numCache>
            </c:numRef>
          </c:val>
          <c:extLst>
            <c:ext xmlns:c16="http://schemas.microsoft.com/office/drawing/2014/chart" uri="{C3380CC4-5D6E-409C-BE32-E72D297353CC}">
              <c16:uniqueId val="{00000003-3061-4138-8892-1DEBC6F8C897}"/>
            </c:ext>
          </c:extLst>
        </c:ser>
        <c:ser>
          <c:idx val="4"/>
          <c:order val="4"/>
          <c:tx>
            <c:strRef>
              <c:f>'Gráfico GE 13'!$A$18</c:f>
              <c:strCache>
                <c:ptCount val="1"/>
                <c:pt idx="0">
                  <c:v>2015</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13'!$B$18:$D$18</c:f>
              <c:numCache>
                <c:formatCode>0.0%</c:formatCode>
                <c:ptCount val="3"/>
                <c:pt idx="0">
                  <c:v>3.8461538461538464E-2</c:v>
                </c:pt>
                <c:pt idx="1">
                  <c:v>3.8461538461538464E-2</c:v>
                </c:pt>
                <c:pt idx="2">
                  <c:v>0.15384615384615385</c:v>
                </c:pt>
              </c:numCache>
            </c:numRef>
          </c:val>
          <c:extLst>
            <c:ext xmlns:c16="http://schemas.microsoft.com/office/drawing/2014/chart" uri="{C3380CC4-5D6E-409C-BE32-E72D297353CC}">
              <c16:uniqueId val="{00000004-3061-4138-8892-1DEBC6F8C897}"/>
            </c:ext>
          </c:extLst>
        </c:ser>
        <c:ser>
          <c:idx val="5"/>
          <c:order val="5"/>
          <c:tx>
            <c:strRef>
              <c:f>'Gráfico GE 13'!$A$19</c:f>
              <c:strCache>
                <c:ptCount val="1"/>
                <c:pt idx="0">
                  <c:v>2016</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13'!$B$13:$D$13</c:f>
              <c:strCache>
                <c:ptCount val="3"/>
                <c:pt idx="0">
                  <c:v>Última atualização do PEAS</c:v>
                </c:pt>
                <c:pt idx="1">
                  <c:v>Última atualização da Lei Estadual de regulamentação do SUAS</c:v>
                </c:pt>
                <c:pt idx="2">
                  <c:v>Última atualização do Plano Estadual de Capacitação</c:v>
                </c:pt>
              </c:strCache>
            </c:strRef>
          </c:cat>
          <c:val>
            <c:numRef>
              <c:f>'Gráfico GE 13'!$B$19:$D$19</c:f>
              <c:numCache>
                <c:formatCode>0.0%</c:formatCode>
                <c:ptCount val="3"/>
                <c:pt idx="0">
                  <c:v>0.34615384615384615</c:v>
                </c:pt>
                <c:pt idx="1">
                  <c:v>3.8461538461538464E-2</c:v>
                </c:pt>
                <c:pt idx="2">
                  <c:v>0.38461538461538464</c:v>
                </c:pt>
              </c:numCache>
            </c:numRef>
          </c:val>
          <c:extLst>
            <c:ext xmlns:c16="http://schemas.microsoft.com/office/drawing/2014/chart" uri="{C3380CC4-5D6E-409C-BE32-E72D297353CC}">
              <c16:uniqueId val="{00000005-3061-4138-8892-1DEBC6F8C897}"/>
            </c:ext>
          </c:extLst>
        </c:ser>
        <c:dLbls>
          <c:dLblPos val="ctr"/>
          <c:showLegendKey val="0"/>
          <c:showVal val="1"/>
          <c:showCatName val="0"/>
          <c:showSerName val="0"/>
          <c:showPercent val="0"/>
          <c:showBubbleSize val="0"/>
        </c:dLbls>
        <c:gapWidth val="150"/>
        <c:overlap val="100"/>
        <c:axId val="857880016"/>
        <c:axId val="857878896"/>
      </c:barChart>
      <c:catAx>
        <c:axId val="85788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857878896"/>
        <c:crosses val="autoZero"/>
        <c:auto val="1"/>
        <c:lblAlgn val="ctr"/>
        <c:lblOffset val="100"/>
        <c:noMultiLvlLbl val="0"/>
      </c:catAx>
      <c:valAx>
        <c:axId val="857878896"/>
        <c:scaling>
          <c:orientation val="minMax"/>
        </c:scaling>
        <c:delete val="1"/>
        <c:axPos val="l"/>
        <c:numFmt formatCode="0.0%" sourceLinked="1"/>
        <c:majorTickMark val="none"/>
        <c:minorTickMark val="none"/>
        <c:tickLblPos val="nextTo"/>
        <c:crossAx val="85788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0"/>
          <c:order val="0"/>
          <c:tx>
            <c:strRef>
              <c:f>'Gráfico 6_OK_129'!$A$4</c:f>
              <c:strCache>
                <c:ptCount val="1"/>
                <c:pt idx="0">
                  <c:v>Municipal</c:v>
                </c:pt>
              </c:strCache>
            </c:strRef>
          </c:tx>
          <c:spPr>
            <a:ln w="28575" cap="rnd">
              <a:solidFill>
                <a:schemeClr val="accent5">
                  <a:shade val="76000"/>
                </a:schemeClr>
              </a:solidFill>
              <a:round/>
            </a:ln>
            <a:effectLst/>
          </c:spPr>
          <c:marker>
            <c:symbol val="circle"/>
            <c:size val="5"/>
            <c:spPr>
              <a:solidFill>
                <a:schemeClr val="accent5">
                  <a:shade val="76000"/>
                </a:schemeClr>
              </a:solidFill>
              <a:ln w="9525">
                <a:solidFill>
                  <a:schemeClr val="accent5">
                    <a:shade val="76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6_OK_129'!$B$3:$D$3</c:f>
              <c:numCache>
                <c:formatCode>General</c:formatCode>
                <c:ptCount val="3"/>
                <c:pt idx="0">
                  <c:v>2014</c:v>
                </c:pt>
                <c:pt idx="1">
                  <c:v>2015</c:v>
                </c:pt>
                <c:pt idx="2">
                  <c:v>2016</c:v>
                </c:pt>
              </c:numCache>
            </c:numRef>
          </c:cat>
          <c:val>
            <c:numRef>
              <c:f>'Gráfico 6_OK_129'!$B$4:$D$4</c:f>
              <c:numCache>
                <c:formatCode>0.0%</c:formatCode>
                <c:ptCount val="3"/>
                <c:pt idx="0">
                  <c:v>0.71</c:v>
                </c:pt>
                <c:pt idx="1">
                  <c:v>0.73</c:v>
                </c:pt>
                <c:pt idx="2">
                  <c:v>0.77500000000000002</c:v>
                </c:pt>
              </c:numCache>
            </c:numRef>
          </c:val>
          <c:smooth val="0"/>
          <c:extLst>
            <c:ext xmlns:c16="http://schemas.microsoft.com/office/drawing/2014/chart" uri="{C3380CC4-5D6E-409C-BE32-E72D297353CC}">
              <c16:uniqueId val="{00000000-3AC7-4677-A127-22F8CBB88DD6}"/>
            </c:ext>
          </c:extLst>
        </c:ser>
        <c:ser>
          <c:idx val="1"/>
          <c:order val="1"/>
          <c:tx>
            <c:strRef>
              <c:f>'Gráfico 6_OK_129'!$A$5</c:f>
              <c:strCache>
                <c:ptCount val="1"/>
                <c:pt idx="0">
                  <c:v>Estadual</c:v>
                </c:pt>
              </c:strCache>
            </c:strRef>
          </c:tx>
          <c:spPr>
            <a:ln w="28575" cap="rnd">
              <a:solidFill>
                <a:schemeClr val="accent5">
                  <a:tint val="77000"/>
                </a:schemeClr>
              </a:solidFill>
              <a:round/>
            </a:ln>
            <a:effectLst/>
          </c:spPr>
          <c:marker>
            <c:symbol val="circle"/>
            <c:size val="5"/>
            <c:spPr>
              <a:solidFill>
                <a:schemeClr val="accent5">
                  <a:tint val="77000"/>
                </a:schemeClr>
              </a:solidFill>
              <a:ln w="9525">
                <a:solidFill>
                  <a:schemeClr val="accent5">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6_OK_129'!$B$3:$D$3</c:f>
              <c:numCache>
                <c:formatCode>General</c:formatCode>
                <c:ptCount val="3"/>
                <c:pt idx="0">
                  <c:v>2014</c:v>
                </c:pt>
                <c:pt idx="1">
                  <c:v>2015</c:v>
                </c:pt>
                <c:pt idx="2">
                  <c:v>2016</c:v>
                </c:pt>
              </c:numCache>
            </c:numRef>
          </c:cat>
          <c:val>
            <c:numRef>
              <c:f>'Gráfico 6_OK_129'!$B$5:$D$5</c:f>
              <c:numCache>
                <c:formatCode>0.0%</c:formatCode>
                <c:ptCount val="3"/>
                <c:pt idx="0">
                  <c:v>1</c:v>
                </c:pt>
                <c:pt idx="1">
                  <c:v>0.96299999999999997</c:v>
                </c:pt>
                <c:pt idx="2">
                  <c:v>0.92600000000000005</c:v>
                </c:pt>
              </c:numCache>
            </c:numRef>
          </c:val>
          <c:smooth val="0"/>
          <c:extLst>
            <c:ext xmlns:c16="http://schemas.microsoft.com/office/drawing/2014/chart" uri="{C3380CC4-5D6E-409C-BE32-E72D297353CC}">
              <c16:uniqueId val="{00000001-3AC7-4677-A127-22F8CBB88DD6}"/>
            </c:ext>
          </c:extLst>
        </c:ser>
        <c:dLbls>
          <c:dLblPos val="t"/>
          <c:showLegendKey val="0"/>
          <c:showVal val="1"/>
          <c:showCatName val="0"/>
          <c:showSerName val="0"/>
          <c:showPercent val="0"/>
          <c:showBubbleSize val="0"/>
        </c:dLbls>
        <c:marker val="1"/>
        <c:smooth val="0"/>
        <c:axId val="837494608"/>
        <c:axId val="837495168"/>
      </c:lineChart>
      <c:catAx>
        <c:axId val="83749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495168"/>
        <c:crosses val="autoZero"/>
        <c:auto val="1"/>
        <c:lblAlgn val="ctr"/>
        <c:lblOffset val="100"/>
        <c:noMultiLvlLbl val="0"/>
      </c:catAx>
      <c:valAx>
        <c:axId val="837495168"/>
        <c:scaling>
          <c:orientation val="minMax"/>
        </c:scaling>
        <c:delete val="1"/>
        <c:axPos val="l"/>
        <c:numFmt formatCode="0.0%" sourceLinked="1"/>
        <c:majorTickMark val="none"/>
        <c:minorTickMark val="none"/>
        <c:tickLblPos val="nextTo"/>
        <c:crossAx val="83749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9.9497779123763369E-2"/>
          <c:y val="2.4383483602150913E-2"/>
          <c:w val="0.88607914395315968"/>
          <c:h val="0.89649935559182925"/>
        </c:manualLayout>
      </c:layout>
      <c:barChart>
        <c:barDir val="bar"/>
        <c:grouping val="clustered"/>
        <c:varyColors val="0"/>
        <c:ser>
          <c:idx val="0"/>
          <c:order val="0"/>
          <c:tx>
            <c:strRef>
              <c:f>'Gráfico 7_OK_130'!$A$6</c:f>
              <c:strCache>
                <c:ptCount val="1"/>
                <c:pt idx="0">
                  <c:v>Possui Plano de Assistência Social</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7_OK_130'!$B$4:$M$5</c:f>
              <c:multiLvlStrCache>
                <c:ptCount val="12"/>
                <c:lvl>
                  <c:pt idx="0">
                    <c:v>2011</c:v>
                  </c:pt>
                  <c:pt idx="1">
                    <c:v>2012</c:v>
                  </c:pt>
                  <c:pt idx="2">
                    <c:v>2013</c:v>
                  </c:pt>
                  <c:pt idx="3">
                    <c:v>2014</c:v>
                  </c:pt>
                  <c:pt idx="4">
                    <c:v>2015</c:v>
                  </c:pt>
                  <c:pt idx="5">
                    <c:v>2016</c:v>
                  </c:pt>
                  <c:pt idx="6">
                    <c:v>2011</c:v>
                  </c:pt>
                  <c:pt idx="7">
                    <c:v>2012</c:v>
                  </c:pt>
                  <c:pt idx="8">
                    <c:v>2013</c:v>
                  </c:pt>
                  <c:pt idx="9">
                    <c:v>2014</c:v>
                  </c:pt>
                  <c:pt idx="10">
                    <c:v>2015</c:v>
                  </c:pt>
                  <c:pt idx="11">
                    <c:v>2016</c:v>
                  </c:pt>
                </c:lvl>
                <c:lvl>
                  <c:pt idx="0">
                    <c:v>Conselhos Municipais</c:v>
                  </c:pt>
                  <c:pt idx="6">
                    <c:v>Conselhos Estaduais</c:v>
                  </c:pt>
                </c:lvl>
              </c:multiLvlStrCache>
            </c:multiLvlStrRef>
          </c:cat>
          <c:val>
            <c:numRef>
              <c:f>'Gráfico 7_OK_130'!$B$6:$M$6</c:f>
              <c:numCache>
                <c:formatCode>0.0%</c:formatCode>
                <c:ptCount val="12"/>
                <c:pt idx="0">
                  <c:v>0.89779215835553861</c:v>
                </c:pt>
                <c:pt idx="1">
                  <c:v>0.906527616840479</c:v>
                </c:pt>
                <c:pt idx="2">
                  <c:v>0.90890111975707</c:v>
                </c:pt>
                <c:pt idx="3">
                  <c:v>0.92415206857994803</c:v>
                </c:pt>
                <c:pt idx="4">
                  <c:v>0.92462311557789001</c:v>
                </c:pt>
                <c:pt idx="5">
                  <c:v>0.92461280089568998</c:v>
                </c:pt>
                <c:pt idx="6">
                  <c:v>0.69230769230769229</c:v>
                </c:pt>
                <c:pt idx="7">
                  <c:v>0.69230769230769196</c:v>
                </c:pt>
                <c:pt idx="8">
                  <c:v>0.69230769230769196</c:v>
                </c:pt>
                <c:pt idx="9">
                  <c:v>0.80769230769230804</c:v>
                </c:pt>
                <c:pt idx="10">
                  <c:v>0.77777777777777801</c:v>
                </c:pt>
                <c:pt idx="11">
                  <c:v>0.74074074074074103</c:v>
                </c:pt>
              </c:numCache>
            </c:numRef>
          </c:val>
          <c:extLst>
            <c:ext xmlns:c16="http://schemas.microsoft.com/office/drawing/2014/chart" uri="{C3380CC4-5D6E-409C-BE32-E72D297353CC}">
              <c16:uniqueId val="{00000000-EEE5-4F76-904C-620DD312F0DE}"/>
            </c:ext>
          </c:extLst>
        </c:ser>
        <c:ser>
          <c:idx val="1"/>
          <c:order val="1"/>
          <c:tx>
            <c:strRef>
              <c:f>'Gráfico 7_OK_130'!$A$7</c:f>
              <c:strCache>
                <c:ptCount val="1"/>
                <c:pt idx="0">
                  <c:v>Delibera sobre o Plano</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7_OK_130'!$B$4:$M$5</c:f>
              <c:multiLvlStrCache>
                <c:ptCount val="12"/>
                <c:lvl>
                  <c:pt idx="0">
                    <c:v>2011</c:v>
                  </c:pt>
                  <c:pt idx="1">
                    <c:v>2012</c:v>
                  </c:pt>
                  <c:pt idx="2">
                    <c:v>2013</c:v>
                  </c:pt>
                  <c:pt idx="3">
                    <c:v>2014</c:v>
                  </c:pt>
                  <c:pt idx="4">
                    <c:v>2015</c:v>
                  </c:pt>
                  <c:pt idx="5">
                    <c:v>2016</c:v>
                  </c:pt>
                  <c:pt idx="6">
                    <c:v>2011</c:v>
                  </c:pt>
                  <c:pt idx="7">
                    <c:v>2012</c:v>
                  </c:pt>
                  <c:pt idx="8">
                    <c:v>2013</c:v>
                  </c:pt>
                  <c:pt idx="9">
                    <c:v>2014</c:v>
                  </c:pt>
                  <c:pt idx="10">
                    <c:v>2015</c:v>
                  </c:pt>
                  <c:pt idx="11">
                    <c:v>2016</c:v>
                  </c:pt>
                </c:lvl>
                <c:lvl>
                  <c:pt idx="0">
                    <c:v>Conselhos Municipais</c:v>
                  </c:pt>
                  <c:pt idx="6">
                    <c:v>Conselhos Estaduais</c:v>
                  </c:pt>
                </c:lvl>
              </c:multiLvlStrCache>
            </c:multiLvlStrRef>
          </c:cat>
          <c:val>
            <c:numRef>
              <c:f>'Gráfico 7_OK_130'!$B$7:$M$7</c:f>
              <c:numCache>
                <c:formatCode>0.0%</c:formatCode>
                <c:ptCount val="12"/>
                <c:pt idx="0">
                  <c:v>0.86200989722116483</c:v>
                </c:pt>
                <c:pt idx="1">
                  <c:v>0.87408265739667801</c:v>
                </c:pt>
                <c:pt idx="2">
                  <c:v>0.80641487948377299</c:v>
                </c:pt>
                <c:pt idx="3">
                  <c:v>0.89918002236302597</c:v>
                </c:pt>
                <c:pt idx="4">
                  <c:v>0.89893914014516996</c:v>
                </c:pt>
                <c:pt idx="5">
                  <c:v>0.89867512595633503</c:v>
                </c:pt>
                <c:pt idx="6">
                  <c:v>0.69230769230769229</c:v>
                </c:pt>
                <c:pt idx="7">
                  <c:v>0.69230769230769196</c:v>
                </c:pt>
                <c:pt idx="8">
                  <c:v>0.65384615384615397</c:v>
                </c:pt>
                <c:pt idx="9">
                  <c:v>0.73076923076923095</c:v>
                </c:pt>
                <c:pt idx="10">
                  <c:v>0.62962962962962998</c:v>
                </c:pt>
                <c:pt idx="11">
                  <c:v>0.70370370370370405</c:v>
                </c:pt>
              </c:numCache>
            </c:numRef>
          </c:val>
          <c:extLst>
            <c:ext xmlns:c16="http://schemas.microsoft.com/office/drawing/2014/chart" uri="{C3380CC4-5D6E-409C-BE32-E72D297353CC}">
              <c16:uniqueId val="{00000001-EEE5-4F76-904C-620DD312F0DE}"/>
            </c:ext>
          </c:extLst>
        </c:ser>
        <c:dLbls>
          <c:dLblPos val="outEnd"/>
          <c:showLegendKey val="0"/>
          <c:showVal val="1"/>
          <c:showCatName val="0"/>
          <c:showSerName val="0"/>
          <c:showPercent val="0"/>
          <c:showBubbleSize val="0"/>
        </c:dLbls>
        <c:gapWidth val="219"/>
        <c:axId val="837497968"/>
        <c:axId val="837498528"/>
      </c:barChart>
      <c:catAx>
        <c:axId val="837497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498528"/>
        <c:crosses val="autoZero"/>
        <c:auto val="1"/>
        <c:lblAlgn val="ctr"/>
        <c:lblOffset val="100"/>
        <c:noMultiLvlLbl val="0"/>
      </c:catAx>
      <c:valAx>
        <c:axId val="837498528"/>
        <c:scaling>
          <c:orientation val="minMax"/>
        </c:scaling>
        <c:delete val="1"/>
        <c:axPos val="b"/>
        <c:numFmt formatCode="0.0%" sourceLinked="1"/>
        <c:majorTickMark val="none"/>
        <c:minorTickMark val="none"/>
        <c:tickLblPos val="nextTo"/>
        <c:crossAx val="83749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'Gráfico 8_OK_131'!$B$4</c:f>
              <c:strCache>
                <c:ptCount val="1"/>
                <c:pt idx="0">
                  <c:v>Municipal</c:v>
                </c:pt>
              </c:strCache>
            </c:strRef>
          </c:tx>
          <c:spPr>
            <a:solidFill>
              <a:schemeClr val="accent5">
                <a:shade val="7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8_OK_131'!$A$5:$A$11</c:f>
              <c:strCache>
                <c:ptCount val="7"/>
                <c:pt idx="0">
                  <c:v>Nenhuma</c:v>
                </c:pt>
                <c:pt idx="1">
                  <c:v>1 a 6</c:v>
                </c:pt>
                <c:pt idx="2">
                  <c:v>7 a 9</c:v>
                </c:pt>
                <c:pt idx="3">
                  <c:v>10 a 12</c:v>
                </c:pt>
                <c:pt idx="4">
                  <c:v>13 a 24</c:v>
                </c:pt>
                <c:pt idx="5">
                  <c:v>25 a 36</c:v>
                </c:pt>
                <c:pt idx="6">
                  <c:v>37 ou mais</c:v>
                </c:pt>
              </c:strCache>
            </c:strRef>
          </c:cat>
          <c:val>
            <c:numRef>
              <c:f>'Gráfico 8_OK_131'!$B$5:$B$11</c:f>
              <c:numCache>
                <c:formatCode>0.0%</c:formatCode>
                <c:ptCount val="7"/>
                <c:pt idx="0">
                  <c:v>1.1200298674631324E-3</c:v>
                </c:pt>
                <c:pt idx="1">
                  <c:v>0.22101922717939146</c:v>
                </c:pt>
                <c:pt idx="2">
                  <c:v>0.20291207765540414</c:v>
                </c:pt>
                <c:pt idx="3">
                  <c:v>0.29979466119096509</c:v>
                </c:pt>
                <c:pt idx="4">
                  <c:v>0.26470039201045359</c:v>
                </c:pt>
                <c:pt idx="5">
                  <c:v>9.5202538734366245E-3</c:v>
                </c:pt>
                <c:pt idx="6">
                  <c:v>9.3335822288594366E-4</c:v>
                </c:pt>
              </c:numCache>
            </c:numRef>
          </c:val>
          <c:extLst>
            <c:ext xmlns:c16="http://schemas.microsoft.com/office/drawing/2014/chart" uri="{C3380CC4-5D6E-409C-BE32-E72D297353CC}">
              <c16:uniqueId val="{00000000-BCCF-4DC0-992D-BBD9633D03D6}"/>
            </c:ext>
          </c:extLst>
        </c:ser>
        <c:ser>
          <c:idx val="1"/>
          <c:order val="1"/>
          <c:tx>
            <c:strRef>
              <c:f>'Gráfico 8_OK_131'!$C$4</c:f>
              <c:strCache>
                <c:ptCount val="1"/>
                <c:pt idx="0">
                  <c:v>Estadual</c:v>
                </c:pt>
              </c:strCache>
            </c:strRef>
          </c:tx>
          <c:spPr>
            <a:solidFill>
              <a:schemeClr val="accent5">
                <a:tint val="77000"/>
              </a:schemeClr>
            </a:solidFill>
            <a:ln>
              <a:noFill/>
            </a:ln>
            <a:effectLst/>
          </c:spPr>
          <c:invertIfNegative val="0"/>
          <c:dLbls>
            <c:dLbl>
              <c:idx val="0"/>
              <c:layout>
                <c:manualLayout>
                  <c:x val="1.2718600953895052E-2"/>
                  <c:y val="-3.082851263592764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CCF-4DC0-992D-BBD9633D03D6}"/>
                </c:ext>
              </c:extLst>
            </c:dLbl>
            <c:dLbl>
              <c:idx val="6"/>
              <c:layout>
                <c:manualLayout>
                  <c:x val="1.2718600953895072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CCF-4DC0-992D-BBD9633D03D6}"/>
                </c:ext>
              </c:extLst>
            </c:dLbl>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8_OK_131'!$A$5:$A$11</c:f>
              <c:strCache>
                <c:ptCount val="7"/>
                <c:pt idx="0">
                  <c:v>Nenhuma</c:v>
                </c:pt>
                <c:pt idx="1">
                  <c:v>1 a 6</c:v>
                </c:pt>
                <c:pt idx="2">
                  <c:v>7 a 9</c:v>
                </c:pt>
                <c:pt idx="3">
                  <c:v>10 a 12</c:v>
                </c:pt>
                <c:pt idx="4">
                  <c:v>13 a 24</c:v>
                </c:pt>
                <c:pt idx="5">
                  <c:v>25 a 36</c:v>
                </c:pt>
                <c:pt idx="6">
                  <c:v>37 ou mais</c:v>
                </c:pt>
              </c:strCache>
            </c:strRef>
          </c:cat>
          <c:val>
            <c:numRef>
              <c:f>'Gráfico 8_OK_131'!$C$5:$C$11</c:f>
              <c:numCache>
                <c:formatCode>0.0%</c:formatCode>
                <c:ptCount val="7"/>
                <c:pt idx="0">
                  <c:v>0</c:v>
                </c:pt>
                <c:pt idx="1">
                  <c:v>0</c:v>
                </c:pt>
                <c:pt idx="2">
                  <c:v>0</c:v>
                </c:pt>
                <c:pt idx="3">
                  <c:v>0.25925925925925924</c:v>
                </c:pt>
                <c:pt idx="4">
                  <c:v>0.66666666666666663</c:v>
                </c:pt>
                <c:pt idx="5">
                  <c:v>7.407407407407407E-2</c:v>
                </c:pt>
                <c:pt idx="6">
                  <c:v>0</c:v>
                </c:pt>
              </c:numCache>
            </c:numRef>
          </c:val>
          <c:extLst>
            <c:ext xmlns:c16="http://schemas.microsoft.com/office/drawing/2014/chart" uri="{C3380CC4-5D6E-409C-BE32-E72D297353CC}">
              <c16:uniqueId val="{00000003-BCCF-4DC0-992D-BBD9633D03D6}"/>
            </c:ext>
          </c:extLst>
        </c:ser>
        <c:dLbls>
          <c:dLblPos val="outEnd"/>
          <c:showLegendKey val="0"/>
          <c:showVal val="1"/>
          <c:showCatName val="0"/>
          <c:showSerName val="0"/>
          <c:showPercent val="0"/>
          <c:showBubbleSize val="0"/>
        </c:dLbls>
        <c:gapWidth val="219"/>
        <c:overlap val="-27"/>
        <c:axId val="837501328"/>
        <c:axId val="837501888"/>
      </c:barChart>
      <c:catAx>
        <c:axId val="83750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01888"/>
        <c:crosses val="autoZero"/>
        <c:auto val="1"/>
        <c:lblAlgn val="ctr"/>
        <c:lblOffset val="100"/>
        <c:noMultiLvlLbl val="0"/>
      </c:catAx>
      <c:valAx>
        <c:axId val="837501888"/>
        <c:scaling>
          <c:orientation val="minMax"/>
        </c:scaling>
        <c:delete val="1"/>
        <c:axPos val="l"/>
        <c:numFmt formatCode="0.0%" sourceLinked="1"/>
        <c:majorTickMark val="none"/>
        <c:minorTickMark val="none"/>
        <c:tickLblPos val="nextTo"/>
        <c:crossAx val="837501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9.696969696969697E-3"/>
          <c:y val="3.4985422740524783E-2"/>
          <c:w val="0.94666666666666666"/>
          <c:h val="0.86706212743815181"/>
        </c:manualLayout>
      </c:layout>
      <c:barChart>
        <c:barDir val="col"/>
        <c:grouping val="clustered"/>
        <c:varyColors val="0"/>
        <c:ser>
          <c:idx val="0"/>
          <c:order val="0"/>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9_OK_132'!$A$5:$A$9</c:f>
              <c:strCache>
                <c:ptCount val="5"/>
                <c:pt idx="0">
                  <c:v>Até 1994</c:v>
                </c:pt>
                <c:pt idx="1">
                  <c:v>1995 a 1997</c:v>
                </c:pt>
                <c:pt idx="2">
                  <c:v>1998 a 2004</c:v>
                </c:pt>
                <c:pt idx="3">
                  <c:v>2005 a 2008</c:v>
                </c:pt>
                <c:pt idx="4">
                  <c:v>2009 a 2016</c:v>
                </c:pt>
              </c:strCache>
            </c:strRef>
          </c:cat>
          <c:val>
            <c:numRef>
              <c:f>'Gráfico 9_OK_132'!$B$5:$B$9</c:f>
              <c:numCache>
                <c:formatCode>#,##0</c:formatCode>
                <c:ptCount val="5"/>
                <c:pt idx="0">
                  <c:v>28</c:v>
                </c:pt>
                <c:pt idx="1">
                  <c:v>687</c:v>
                </c:pt>
                <c:pt idx="2">
                  <c:v>424</c:v>
                </c:pt>
                <c:pt idx="3">
                  <c:v>510</c:v>
                </c:pt>
                <c:pt idx="4">
                  <c:v>2852</c:v>
                </c:pt>
              </c:numCache>
            </c:numRef>
          </c:val>
          <c:extLst>
            <c:ext xmlns:c16="http://schemas.microsoft.com/office/drawing/2014/chart" uri="{C3380CC4-5D6E-409C-BE32-E72D297353CC}">
              <c16:uniqueId val="{00000000-5AB0-4B81-B182-3C389C570819}"/>
            </c:ext>
          </c:extLst>
        </c:ser>
        <c:dLbls>
          <c:dLblPos val="outEnd"/>
          <c:showLegendKey val="0"/>
          <c:showVal val="1"/>
          <c:showCatName val="0"/>
          <c:showSerName val="0"/>
          <c:showPercent val="0"/>
          <c:showBubbleSize val="0"/>
        </c:dLbls>
        <c:gapWidth val="219"/>
        <c:overlap val="-27"/>
        <c:axId val="837504128"/>
        <c:axId val="837504688"/>
      </c:barChart>
      <c:catAx>
        <c:axId val="8375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04688"/>
        <c:crosses val="autoZero"/>
        <c:auto val="1"/>
        <c:lblAlgn val="ctr"/>
        <c:lblOffset val="100"/>
        <c:noMultiLvlLbl val="0"/>
      </c:catAx>
      <c:valAx>
        <c:axId val="837504688"/>
        <c:scaling>
          <c:orientation val="minMax"/>
        </c:scaling>
        <c:delete val="1"/>
        <c:axPos val="l"/>
        <c:numFmt formatCode="#,##0" sourceLinked="1"/>
        <c:majorTickMark val="none"/>
        <c:minorTickMark val="none"/>
        <c:tickLblPos val="nextTo"/>
        <c:crossAx val="83750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clustered"/>
        <c:varyColors val="0"/>
        <c:ser>
          <c:idx val="0"/>
          <c:order val="0"/>
          <c:tx>
            <c:strRef>
              <c:f>'Gráfico 10_OK_133'!$B$3</c:f>
              <c:strCache>
                <c:ptCount val="1"/>
                <c:pt idx="0">
                  <c:v>Estaduais</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10_OK_133'!$A$4:$A$7</c:f>
              <c:strCache>
                <c:ptCount val="4"/>
                <c:pt idx="0">
                  <c:v>Delibera sobre proposta anual de orçamento do executivo</c:v>
                </c:pt>
                <c:pt idx="1">
                  <c:v>Delibera sobre os critérios de repasse de recursos para as entidades</c:v>
                </c:pt>
                <c:pt idx="2">
                  <c:v>Delibera sobre os critérios de repasse de recursos para os municípios </c:v>
                </c:pt>
                <c:pt idx="3">
                  <c:v>É a instância de controle social do Programa Bolsa Família</c:v>
                </c:pt>
              </c:strCache>
            </c:strRef>
          </c:cat>
          <c:val>
            <c:numRef>
              <c:f>'Gráfico 10_OK_133'!$B$4:$B$7</c:f>
              <c:numCache>
                <c:formatCode>0.0%</c:formatCode>
                <c:ptCount val="4"/>
                <c:pt idx="0">
                  <c:v>0.7407407407407407</c:v>
                </c:pt>
                <c:pt idx="1">
                  <c:v>0.51851851851851849</c:v>
                </c:pt>
                <c:pt idx="2">
                  <c:v>0.85185185185185186</c:v>
                </c:pt>
                <c:pt idx="3">
                  <c:v>1</c:v>
                </c:pt>
              </c:numCache>
            </c:numRef>
          </c:val>
          <c:extLst>
            <c:ext xmlns:c16="http://schemas.microsoft.com/office/drawing/2014/chart" uri="{C3380CC4-5D6E-409C-BE32-E72D297353CC}">
              <c16:uniqueId val="{00000000-33FB-4743-AF43-B916CBB4093C}"/>
            </c:ext>
          </c:extLst>
        </c:ser>
        <c:ser>
          <c:idx val="1"/>
          <c:order val="1"/>
          <c:tx>
            <c:strRef>
              <c:f>'Gráfico 10_OK_133'!$C$3</c:f>
              <c:strCache>
                <c:ptCount val="1"/>
                <c:pt idx="0">
                  <c:v>Municipais</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10_OK_133'!$A$4:$A$7</c:f>
              <c:strCache>
                <c:ptCount val="4"/>
                <c:pt idx="0">
                  <c:v>Delibera sobre proposta anual de orçamento do executivo</c:v>
                </c:pt>
                <c:pt idx="1">
                  <c:v>Delibera sobre os critérios de repasse de recursos para as entidades</c:v>
                </c:pt>
                <c:pt idx="2">
                  <c:v>Delibera sobre os critérios de repasse de recursos para os municípios </c:v>
                </c:pt>
                <c:pt idx="3">
                  <c:v>É a instância de controle social do Programa Bolsa Família</c:v>
                </c:pt>
              </c:strCache>
            </c:strRef>
          </c:cat>
          <c:val>
            <c:numRef>
              <c:f>'Gráfico 10_OK_133'!$C$4:$C$7</c:f>
              <c:numCache>
                <c:formatCode>0.0%</c:formatCode>
                <c:ptCount val="4"/>
                <c:pt idx="0">
                  <c:v>0.67375886524822692</c:v>
                </c:pt>
                <c:pt idx="1">
                  <c:v>0.4425158641284061</c:v>
                </c:pt>
                <c:pt idx="3">
                  <c:v>0.89100410600970514</c:v>
                </c:pt>
              </c:numCache>
            </c:numRef>
          </c:val>
          <c:extLst>
            <c:ext xmlns:c16="http://schemas.microsoft.com/office/drawing/2014/chart" uri="{C3380CC4-5D6E-409C-BE32-E72D297353CC}">
              <c16:uniqueId val="{00000001-33FB-4743-AF43-B916CBB4093C}"/>
            </c:ext>
          </c:extLst>
        </c:ser>
        <c:dLbls>
          <c:dLblPos val="outEnd"/>
          <c:showLegendKey val="0"/>
          <c:showVal val="1"/>
          <c:showCatName val="0"/>
          <c:showSerName val="0"/>
          <c:showPercent val="0"/>
          <c:showBubbleSize val="0"/>
        </c:dLbls>
        <c:gapWidth val="182"/>
        <c:axId val="837507488"/>
        <c:axId val="837508048"/>
      </c:barChart>
      <c:catAx>
        <c:axId val="8375074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08048"/>
        <c:crosses val="autoZero"/>
        <c:auto val="1"/>
        <c:lblAlgn val="ctr"/>
        <c:lblOffset val="100"/>
        <c:noMultiLvlLbl val="0"/>
      </c:catAx>
      <c:valAx>
        <c:axId val="837508048"/>
        <c:scaling>
          <c:orientation val="minMax"/>
        </c:scaling>
        <c:delete val="1"/>
        <c:axPos val="b"/>
        <c:numFmt formatCode="0.0%" sourceLinked="1"/>
        <c:majorTickMark val="none"/>
        <c:minorTickMark val="none"/>
        <c:tickLblPos val="nextTo"/>
        <c:crossAx val="837507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stacked"/>
        <c:varyColors val="0"/>
        <c:ser>
          <c:idx val="0"/>
          <c:order val="0"/>
          <c:tx>
            <c:strRef>
              <c:f>'Gráfico 11__OK_134'!$B$3</c:f>
              <c:strCache>
                <c:ptCount val="1"/>
                <c:pt idx="0">
                  <c:v>Nunca</c:v>
                </c:pt>
              </c:strCache>
            </c:strRef>
          </c:tx>
          <c:spPr>
            <a:solidFill>
              <a:schemeClr val="accent5">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11__OK_134'!$A$4:$A$9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'Gráfico 11__OK_134'!$B$4:$B$9</c:f>
              <c:numCache>
                <c:formatCode>0.0%</c:formatCode>
                <c:ptCount val="6"/>
                <c:pt idx="0">
                  <c:v>0.502</c:v>
                </c:pt>
                <c:pt idx="1">
                  <c:v>0.14399999999999999</c:v>
                </c:pt>
                <c:pt idx="2">
                  <c:v>0.38900000000000001</c:v>
                </c:pt>
                <c:pt idx="3">
                  <c:v>0.73499999999999999</c:v>
                </c:pt>
                <c:pt idx="4">
                  <c:v>0.38700000000000001</c:v>
                </c:pt>
                <c:pt idx="5">
                  <c:v>0.41899999999999998</c:v>
                </c:pt>
              </c:numCache>
            </c:numRef>
          </c:val>
          <c:extLst>
            <c:ext xmlns:c16="http://schemas.microsoft.com/office/drawing/2014/chart" uri="{C3380CC4-5D6E-409C-BE32-E72D297353CC}">
              <c16:uniqueId val="{00000000-28FE-4F8F-A2CF-552F70AA320F}"/>
            </c:ext>
          </c:extLst>
        </c:ser>
        <c:ser>
          <c:idx val="4"/>
          <c:order val="1"/>
          <c:tx>
            <c:strRef>
              <c:f>'Gráfico 11__OK_134'!$F$3</c:f>
              <c:strCache>
                <c:ptCount val="1"/>
                <c:pt idx="0">
                  <c:v>Mensalmente</c:v>
                </c:pt>
              </c:strCache>
            </c:strRef>
          </c:tx>
          <c:spPr>
            <a:solidFill>
              <a:schemeClr val="accent5">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11__OK_134'!$A$4:$A$9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'Gráfico 11__OK_134'!$F$4:$F$9</c:f>
              <c:numCache>
                <c:formatCode>0.0%</c:formatCode>
                <c:ptCount val="6"/>
                <c:pt idx="0">
                  <c:v>0.107</c:v>
                </c:pt>
                <c:pt idx="1">
                  <c:v>0.105</c:v>
                </c:pt>
                <c:pt idx="2">
                  <c:v>3.4000000000000002E-2</c:v>
                </c:pt>
                <c:pt idx="3">
                  <c:v>1.9E-2</c:v>
                </c:pt>
                <c:pt idx="4">
                  <c:v>0.109</c:v>
                </c:pt>
                <c:pt idx="5">
                  <c:v>9.0999999999999998E-2</c:v>
                </c:pt>
              </c:numCache>
            </c:numRef>
          </c:val>
          <c:extLst>
            <c:ext xmlns:c16="http://schemas.microsoft.com/office/drawing/2014/chart" uri="{C3380CC4-5D6E-409C-BE32-E72D297353CC}">
              <c16:uniqueId val="{00000002-28FE-4F8F-A2CF-552F70AA320F}"/>
            </c:ext>
          </c:extLst>
        </c:ser>
        <c:ser>
          <c:idx val="3"/>
          <c:order val="2"/>
          <c:tx>
            <c:strRef>
              <c:f>'Gráfico 11__OK_134'!$E$3</c:f>
              <c:strCache>
                <c:ptCount val="1"/>
                <c:pt idx="0">
                  <c:v>Trimestralmente</c:v>
                </c:pt>
              </c:strCache>
            </c:strRef>
          </c:tx>
          <c:spPr>
            <a:solidFill>
              <a:schemeClr val="accent5">
                <a:tint val="77000"/>
              </a:schemeClr>
            </a:solidFill>
            <a:ln>
              <a:noFill/>
            </a:ln>
            <a:effectLst/>
          </c:spPr>
          <c:invertIfNegative val="0"/>
          <c:dLbls>
            <c:dLbl>
              <c:idx val="3"/>
              <c:layout>
                <c:manualLayout>
                  <c:x val="-1.0804049530783818E-16"/>
                  <c:y val="-1.231716705157819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8FE-4F8F-A2CF-552F70AA320F}"/>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11__OK_134'!$A$4:$A$9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'Gráfico 11__OK_134'!$E$4:$E$9</c:f>
              <c:numCache>
                <c:formatCode>0.0%</c:formatCode>
                <c:ptCount val="6"/>
                <c:pt idx="0">
                  <c:v>8.5999999999999993E-2</c:v>
                </c:pt>
                <c:pt idx="1">
                  <c:v>0.191</c:v>
                </c:pt>
                <c:pt idx="2">
                  <c:v>8.6999999999999994E-2</c:v>
                </c:pt>
                <c:pt idx="3">
                  <c:v>0.04</c:v>
                </c:pt>
                <c:pt idx="4">
                  <c:v>0.09</c:v>
                </c:pt>
                <c:pt idx="5">
                  <c:v>0.109</c:v>
                </c:pt>
              </c:numCache>
            </c:numRef>
          </c:val>
          <c:extLst>
            <c:ext xmlns:c16="http://schemas.microsoft.com/office/drawing/2014/chart" uri="{C3380CC4-5D6E-409C-BE32-E72D297353CC}">
              <c16:uniqueId val="{00000004-28FE-4F8F-A2CF-552F70AA320F}"/>
            </c:ext>
          </c:extLst>
        </c:ser>
        <c:ser>
          <c:idx val="2"/>
          <c:order val="3"/>
          <c:tx>
            <c:strRef>
              <c:f>'Gráfico 11__OK_134'!$D$3</c:f>
              <c:strCache>
                <c:ptCount val="1"/>
                <c:pt idx="0">
                  <c:v>Semestralmente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11__OK_134'!$A$4:$A$9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'Gráfico 11__OK_134'!$D$4:$D$9</c:f>
              <c:numCache>
                <c:formatCode>0.0%</c:formatCode>
                <c:ptCount val="6"/>
                <c:pt idx="0">
                  <c:v>0.125</c:v>
                </c:pt>
                <c:pt idx="1">
                  <c:v>0.28499999999999998</c:v>
                </c:pt>
                <c:pt idx="2">
                  <c:v>0.185</c:v>
                </c:pt>
                <c:pt idx="3">
                  <c:v>7.6999999999999999E-2</c:v>
                </c:pt>
                <c:pt idx="4">
                  <c:v>0.14799999999999999</c:v>
                </c:pt>
                <c:pt idx="5">
                  <c:v>0.16600000000000001</c:v>
                </c:pt>
              </c:numCache>
            </c:numRef>
          </c:val>
          <c:extLst>
            <c:ext xmlns:c16="http://schemas.microsoft.com/office/drawing/2014/chart" uri="{C3380CC4-5D6E-409C-BE32-E72D297353CC}">
              <c16:uniqueId val="{00000005-28FE-4F8F-A2CF-552F70AA320F}"/>
            </c:ext>
          </c:extLst>
        </c:ser>
        <c:ser>
          <c:idx val="1"/>
          <c:order val="4"/>
          <c:tx>
            <c:strRef>
              <c:f>'Gráfico 11__OK_134'!$C$3</c:f>
              <c:strCache>
                <c:ptCount val="1"/>
                <c:pt idx="0">
                  <c:v>Anualmente</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11__OK_134'!$A$4:$A$9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'Gráfico 11__OK_134'!$C$4:$C$9</c:f>
              <c:numCache>
                <c:formatCode>0.0%</c:formatCode>
                <c:ptCount val="6"/>
                <c:pt idx="0">
                  <c:v>0.18</c:v>
                </c:pt>
                <c:pt idx="1">
                  <c:v>0.27500000000000002</c:v>
                </c:pt>
                <c:pt idx="2">
                  <c:v>0.30399999999999999</c:v>
                </c:pt>
                <c:pt idx="3">
                  <c:v>0.129</c:v>
                </c:pt>
                <c:pt idx="4">
                  <c:v>0.26600000000000001</c:v>
                </c:pt>
                <c:pt idx="5">
                  <c:v>0.214</c:v>
                </c:pt>
              </c:numCache>
            </c:numRef>
          </c:val>
          <c:extLst>
            <c:ext xmlns:c16="http://schemas.microsoft.com/office/drawing/2014/chart" uri="{C3380CC4-5D6E-409C-BE32-E72D297353CC}">
              <c16:uniqueId val="{00000006-28FE-4F8F-A2CF-552F70AA320F}"/>
            </c:ext>
          </c:extLst>
        </c:ser>
        <c:dLbls>
          <c:dLblPos val="ctr"/>
          <c:showLegendKey val="0"/>
          <c:showVal val="1"/>
          <c:showCatName val="0"/>
          <c:showSerName val="0"/>
          <c:showPercent val="0"/>
          <c:showBubbleSize val="0"/>
        </c:dLbls>
        <c:gapWidth val="150"/>
        <c:overlap val="100"/>
        <c:axId val="837512528"/>
        <c:axId val="837513088"/>
      </c:barChart>
      <c:catAx>
        <c:axId val="8375125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13088"/>
        <c:crosses val="autoZero"/>
        <c:auto val="1"/>
        <c:lblAlgn val="ctr"/>
        <c:lblOffset val="100"/>
        <c:noMultiLvlLbl val="0"/>
      </c:catAx>
      <c:valAx>
        <c:axId val="837513088"/>
        <c:scaling>
          <c:orientation val="minMax"/>
          <c:max val="1"/>
        </c:scaling>
        <c:delete val="1"/>
        <c:axPos val="b"/>
        <c:numFmt formatCode="0.0%" sourceLinked="1"/>
        <c:majorTickMark val="out"/>
        <c:minorTickMark val="none"/>
        <c:tickLblPos val="nextTo"/>
        <c:crossAx val="83751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percentStacked"/>
        <c:varyColors val="0"/>
        <c:ser>
          <c:idx val="0"/>
          <c:order val="0"/>
          <c:tx>
            <c:strRef>
              <c:f>'C:\Users\nayara.furtado\AppData\Local\Microsoft\Windows\Temporary Internet Files\Content.Outlook\SU0LUSW7\[Participação Social- CENSO SUAS 2016 (nataliao teixeira).xlsx]Gráfico 4'!$B$3</c:f>
              <c:strCache>
                <c:ptCount val="1"/>
                <c:pt idx="0">
                  <c:v>Nunca</c:v>
                </c:pt>
              </c:strCache>
            </c:strRef>
          </c:tx>
          <c:spPr>
            <a:solidFill>
              <a:schemeClr val="accent5">
                <a:shade val="53000"/>
              </a:schemeClr>
            </a:solidFill>
            <a:ln>
              <a:noFill/>
            </a:ln>
            <a:effectLst/>
          </c:spPr>
          <c:invertIfNegative val="0"/>
          <c:dLbls>
            <c:dLbl>
              <c:idx val="5"/>
              <c:layout>
                <c:manualLayout>
                  <c:x val="1.3097576948264572E-3"/>
                  <c:y val="-4.914006181587619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B7-4CB0-8967-1C1278579BEC}"/>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'[2]Gráfico 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'[2]Gráfico 4'!$B$4:$B$9</c:f>
              <c:numCache>
                <c:formatCode>General</c:formatCode>
                <c:ptCount val="6"/>
                <c:pt idx="0">
                  <c:v>0.51900000000000002</c:v>
                </c:pt>
                <c:pt idx="1">
                  <c:v>0.25900000000000001</c:v>
                </c:pt>
                <c:pt idx="2">
                  <c:v>0.40699999999999997</c:v>
                </c:pt>
                <c:pt idx="3">
                  <c:v>0.44400000000000001</c:v>
                </c:pt>
                <c:pt idx="4">
                  <c:v>0.222</c:v>
                </c:pt>
                <c:pt idx="5">
                  <c:v>0</c:v>
                </c:pt>
              </c:numCache>
            </c:numRef>
          </c:val>
          <c:extLst>
            <c:ext xmlns:c16="http://schemas.microsoft.com/office/drawing/2014/chart" uri="{C3380CC4-5D6E-409C-BE32-E72D297353CC}">
              <c16:uniqueId val="{00000001-52B7-4CB0-8967-1C1278579BEC}"/>
            </c:ext>
          </c:extLst>
        </c:ser>
        <c:ser>
          <c:idx val="4"/>
          <c:order val="1"/>
          <c:tx>
            <c:strRef>
              <c:f>'C:\Users\nayara.furtado\AppData\Local\Microsoft\Windows\Temporary Internet Files\Content.Outlook\SU0LUSW7\[Participação Social- CENSO SUAS 2016 (nataliao teixeira).xlsx]Gráfico 4'!$F$3</c:f>
              <c:strCache>
                <c:ptCount val="1"/>
                <c:pt idx="0">
                  <c:v>Mensalmente</c:v>
                </c:pt>
              </c:strCache>
            </c:strRef>
          </c:tx>
          <c:spPr>
            <a:solidFill>
              <a:schemeClr val="accent5">
                <a:tint val="54000"/>
              </a:schemeClr>
            </a:solidFill>
            <a:ln>
              <a:noFill/>
            </a:ln>
            <a:effectLst/>
          </c:spPr>
          <c:invertIfNegative val="0"/>
          <c:dLbls>
            <c:dLbl>
              <c:idx val="4"/>
              <c:layout>
                <c:manualLayout>
                  <c:x val="-1.9713033922095472E-16"/>
                  <c:y val="-3.931204945270094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B7-4CB0-8967-1C1278579BEC}"/>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'[2]Gráfico 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'[2]Gráfico 4'!$F$4:$F$9</c:f>
              <c:numCache>
                <c:formatCode>General</c:formatCode>
                <c:ptCount val="6"/>
                <c:pt idx="0">
                  <c:v>7.3999999999999996E-2</c:v>
                </c:pt>
                <c:pt idx="1">
                  <c:v>3.6999999999999998E-2</c:v>
                </c:pt>
                <c:pt idx="2">
                  <c:v>0.111</c:v>
                </c:pt>
                <c:pt idx="3">
                  <c:v>0</c:v>
                </c:pt>
                <c:pt idx="4">
                  <c:v>0</c:v>
                </c:pt>
                <c:pt idx="5">
                  <c:v>0.185</c:v>
                </c:pt>
              </c:numCache>
            </c:numRef>
          </c:val>
          <c:extLst>
            <c:ext xmlns:c16="http://schemas.microsoft.com/office/drawing/2014/chart" uri="{C3380CC4-5D6E-409C-BE32-E72D297353CC}">
              <c16:uniqueId val="{00000003-52B7-4CB0-8967-1C1278579BEC}"/>
            </c:ext>
          </c:extLst>
        </c:ser>
        <c:ser>
          <c:idx val="3"/>
          <c:order val="2"/>
          <c:tx>
            <c:strRef>
              <c:f>'C:\Users\nayara.furtado\AppData\Local\Microsoft\Windows\Temporary Internet Files\Content.Outlook\SU0LUSW7\[Participação Social- CENSO SUAS 2016 (nataliao teixeira).xlsx]Gráfico 4'!$E$3</c:f>
              <c:strCache>
                <c:ptCount val="1"/>
                <c:pt idx="0">
                  <c:v>Trimestralmente</c:v>
                </c:pt>
              </c:strCache>
            </c:strRef>
          </c:tx>
          <c:spPr>
            <a:solidFill>
              <a:schemeClr val="accent5">
                <a:tint val="77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'[2]Gráfico 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'[2]Gráfico 4'!$E$4:$E$9</c:f>
              <c:numCache>
                <c:formatCode>General</c:formatCode>
                <c:ptCount val="6"/>
                <c:pt idx="0">
                  <c:v>0.111</c:v>
                </c:pt>
                <c:pt idx="1">
                  <c:v>0.222</c:v>
                </c:pt>
                <c:pt idx="2">
                  <c:v>7.3999999999999996E-2</c:v>
                </c:pt>
                <c:pt idx="3">
                  <c:v>0</c:v>
                </c:pt>
                <c:pt idx="4">
                  <c:v>3.6999999999999998E-2</c:v>
                </c:pt>
                <c:pt idx="5">
                  <c:v>0.25900000000000001</c:v>
                </c:pt>
              </c:numCache>
            </c:numRef>
          </c:val>
          <c:extLst>
            <c:ext xmlns:c16="http://schemas.microsoft.com/office/drawing/2014/chart" uri="{C3380CC4-5D6E-409C-BE32-E72D297353CC}">
              <c16:uniqueId val="{00000004-52B7-4CB0-8967-1C1278579BEC}"/>
            </c:ext>
          </c:extLst>
        </c:ser>
        <c:ser>
          <c:idx val="2"/>
          <c:order val="3"/>
          <c:tx>
            <c:strRef>
              <c:f>'C:\Users\nayara.furtado\AppData\Local\Microsoft\Windows\Temporary Internet Files\Content.Outlook\SU0LUSW7\[Participação Social- CENSO SUAS 2016 (nataliao teixeira).xlsx]Gráfico 4'!$D$3</c:f>
              <c:strCache>
                <c:ptCount val="1"/>
                <c:pt idx="0">
                  <c:v>Semestralmente</c:v>
                </c:pt>
              </c:strCache>
            </c:strRef>
          </c:tx>
          <c:spPr>
            <a:solidFill>
              <a:schemeClr val="accent5"/>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'[2]Gráfico 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'[2]Gráfico 4'!$D$4:$D$9</c:f>
              <c:numCache>
                <c:formatCode>General</c:formatCode>
                <c:ptCount val="6"/>
                <c:pt idx="0">
                  <c:v>0.111</c:v>
                </c:pt>
                <c:pt idx="1">
                  <c:v>0.185</c:v>
                </c:pt>
                <c:pt idx="2">
                  <c:v>0.14799999999999999</c:v>
                </c:pt>
                <c:pt idx="3">
                  <c:v>0.25900000000000001</c:v>
                </c:pt>
                <c:pt idx="4">
                  <c:v>0.33300000000000002</c:v>
                </c:pt>
                <c:pt idx="5">
                  <c:v>0.222</c:v>
                </c:pt>
              </c:numCache>
            </c:numRef>
          </c:val>
          <c:extLst>
            <c:ext xmlns:c16="http://schemas.microsoft.com/office/drawing/2014/chart" uri="{C3380CC4-5D6E-409C-BE32-E72D297353CC}">
              <c16:uniqueId val="{00000005-52B7-4CB0-8967-1C1278579BEC}"/>
            </c:ext>
          </c:extLst>
        </c:ser>
        <c:ser>
          <c:idx val="1"/>
          <c:order val="4"/>
          <c:tx>
            <c:strRef>
              <c:f>'C:\Users\nayara.furtado\AppData\Local\Microsoft\Windows\Temporary Internet Files\Content.Outlook\SU0LUSW7\[Participação Social- CENSO SUAS 2016 (nataliao teixeira).xlsx]Gráfico 4'!$C$3</c:f>
              <c:strCache>
                <c:ptCount val="1"/>
                <c:pt idx="0">
                  <c:v>Anualmente</c:v>
                </c:pt>
              </c:strCache>
            </c:strRef>
          </c:tx>
          <c:spPr>
            <a:solidFill>
              <a:schemeClr val="accent5">
                <a:shade val="76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'[2]Gráfico 4'!$A$4:$A$9</c:f>
              <c:strCache>
                <c:ptCount val="6"/>
                <c:pt idx="0">
                  <c:v>Acompanha votações/discussões do Poder Legislativo local</c:v>
                </c:pt>
                <c:pt idx="1">
                  <c:v>Realiza visitas nas unidades da rede socioassistencial</c:v>
                </c:pt>
                <c:pt idx="2">
                  <c:v>Realiza ações de mobilização social</c:v>
                </c:pt>
                <c:pt idx="3">
                  <c:v>Realiza reuniões descentralizadas </c:v>
                </c:pt>
                <c:pt idx="4">
                  <c:v>Realiza reuniões ampliadas</c:v>
                </c:pt>
                <c:pt idx="5">
                  <c:v>Recebe denúncia</c:v>
                </c:pt>
              </c:strCache>
            </c:strRef>
          </c:cat>
          <c:val>
            <c:numRef>
              <c:f>'[2]Gráfico 4'!$C$4:$C$9</c:f>
              <c:numCache>
                <c:formatCode>General</c:formatCode>
                <c:ptCount val="6"/>
                <c:pt idx="0">
                  <c:v>0.185</c:v>
                </c:pt>
                <c:pt idx="1">
                  <c:v>0.29599999999999999</c:v>
                </c:pt>
                <c:pt idx="2">
                  <c:v>0.25900000000000001</c:v>
                </c:pt>
                <c:pt idx="3">
                  <c:v>0.29599999999999999</c:v>
                </c:pt>
                <c:pt idx="4">
                  <c:v>0.40699999999999997</c:v>
                </c:pt>
                <c:pt idx="5">
                  <c:v>0.33300000000000002</c:v>
                </c:pt>
              </c:numCache>
            </c:numRef>
          </c:val>
          <c:extLst>
            <c:ext xmlns:c16="http://schemas.microsoft.com/office/drawing/2014/chart" uri="{C3380CC4-5D6E-409C-BE32-E72D297353CC}">
              <c16:uniqueId val="{00000006-52B7-4CB0-8967-1C1278579BEC}"/>
            </c:ext>
          </c:extLst>
        </c:ser>
        <c:dLbls>
          <c:dLblPos val="ctr"/>
          <c:showLegendKey val="0"/>
          <c:showVal val="1"/>
          <c:showCatName val="0"/>
          <c:showSerName val="0"/>
          <c:showPercent val="0"/>
          <c:showBubbleSize val="0"/>
        </c:dLbls>
        <c:gapWidth val="150"/>
        <c:overlap val="100"/>
        <c:axId val="837517568"/>
        <c:axId val="837518128"/>
      </c:barChart>
      <c:catAx>
        <c:axId val="837517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18128"/>
        <c:crosses val="autoZero"/>
        <c:auto val="1"/>
        <c:lblAlgn val="ctr"/>
        <c:lblOffset val="100"/>
        <c:noMultiLvlLbl val="0"/>
      </c:catAx>
      <c:valAx>
        <c:axId val="837518128"/>
        <c:scaling>
          <c:orientation val="minMax"/>
        </c:scaling>
        <c:delete val="1"/>
        <c:axPos val="b"/>
        <c:numFmt formatCode="0%" sourceLinked="1"/>
        <c:majorTickMark val="none"/>
        <c:minorTickMark val="none"/>
        <c:tickLblPos val="nextTo"/>
        <c:crossAx val="83751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stacked"/>
        <c:varyColors val="0"/>
        <c:ser>
          <c:idx val="0"/>
          <c:order val="0"/>
          <c:tx>
            <c:strRef>
              <c:f>'Gráfico 13_OK_136'!$A$5</c:f>
              <c:strCache>
                <c:ptCount val="1"/>
                <c:pt idx="0">
                  <c:v>Apenas rede privada</c:v>
                </c:pt>
              </c:strCache>
            </c:strRef>
          </c:tx>
          <c:spPr>
            <a:solidFill>
              <a:schemeClr val="accent5">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13_OK_136'!$B$3:$H$4</c:f>
              <c:strCache>
                <c:ptCount val="7"/>
                <c:pt idx="0">
                  <c:v>2010</c:v>
                </c:pt>
                <c:pt idx="1">
                  <c:v>2011</c:v>
                </c:pt>
                <c:pt idx="2">
                  <c:v>2012</c:v>
                </c:pt>
                <c:pt idx="3">
                  <c:v>2013</c:v>
                </c:pt>
                <c:pt idx="4">
                  <c:v>2014</c:v>
                </c:pt>
                <c:pt idx="5">
                  <c:v>2015</c:v>
                </c:pt>
                <c:pt idx="6">
                  <c:v>2016</c:v>
                </c:pt>
              </c:strCache>
            </c:strRef>
          </c:cat>
          <c:val>
            <c:numRef>
              <c:f>'Gráfico 13_OK_136'!$B$5:$H$5</c:f>
              <c:numCache>
                <c:formatCode>0.0%</c:formatCode>
                <c:ptCount val="7"/>
                <c:pt idx="0">
                  <c:v>3.9E-2</c:v>
                </c:pt>
                <c:pt idx="1">
                  <c:v>1.4E-2</c:v>
                </c:pt>
                <c:pt idx="2">
                  <c:v>0.02</c:v>
                </c:pt>
                <c:pt idx="3">
                  <c:v>2.3E-2</c:v>
                </c:pt>
                <c:pt idx="4">
                  <c:v>0.02</c:v>
                </c:pt>
                <c:pt idx="5">
                  <c:v>2.3E-2</c:v>
                </c:pt>
                <c:pt idx="6">
                  <c:v>2.3E-2</c:v>
                </c:pt>
              </c:numCache>
            </c:numRef>
          </c:val>
          <c:extLst>
            <c:ext xmlns:c16="http://schemas.microsoft.com/office/drawing/2014/chart" uri="{C3380CC4-5D6E-409C-BE32-E72D297353CC}">
              <c16:uniqueId val="{00000000-4EBC-4D19-BEA2-3207563B7DE0}"/>
            </c:ext>
          </c:extLst>
        </c:ser>
        <c:ser>
          <c:idx val="1"/>
          <c:order val="1"/>
          <c:tx>
            <c:strRef>
              <c:f>'Gráfico 13_OK_136'!$A$6</c:f>
              <c:strCache>
                <c:ptCount val="1"/>
                <c:pt idx="0">
                  <c:v>Apenas rede pública</c:v>
                </c:pt>
              </c:strCache>
            </c:strRef>
          </c:tx>
          <c:spPr>
            <a:solidFill>
              <a:schemeClr val="accent5">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13_OK_136'!$B$3:$H$4</c:f>
              <c:strCache>
                <c:ptCount val="7"/>
                <c:pt idx="0">
                  <c:v>2010</c:v>
                </c:pt>
                <c:pt idx="1">
                  <c:v>2011</c:v>
                </c:pt>
                <c:pt idx="2">
                  <c:v>2012</c:v>
                </c:pt>
                <c:pt idx="3">
                  <c:v>2013</c:v>
                </c:pt>
                <c:pt idx="4">
                  <c:v>2014</c:v>
                </c:pt>
                <c:pt idx="5">
                  <c:v>2015</c:v>
                </c:pt>
                <c:pt idx="6">
                  <c:v>2016</c:v>
                </c:pt>
              </c:strCache>
            </c:strRef>
          </c:cat>
          <c:val>
            <c:numRef>
              <c:f>'Gráfico 13_OK_136'!$B$6:$H$6</c:f>
              <c:numCache>
                <c:formatCode>0.0%</c:formatCode>
                <c:ptCount val="7"/>
                <c:pt idx="0">
                  <c:v>0.379</c:v>
                </c:pt>
                <c:pt idx="1">
                  <c:v>0.48</c:v>
                </c:pt>
                <c:pt idx="2">
                  <c:v>0.48099999999999998</c:v>
                </c:pt>
                <c:pt idx="3">
                  <c:v>0.50700000000000001</c:v>
                </c:pt>
                <c:pt idx="4">
                  <c:v>0.52300000000000002</c:v>
                </c:pt>
                <c:pt idx="5">
                  <c:v>0.52500000000000002</c:v>
                </c:pt>
                <c:pt idx="6">
                  <c:v>0.53600000000000003</c:v>
                </c:pt>
              </c:numCache>
            </c:numRef>
          </c:val>
          <c:extLst>
            <c:ext xmlns:c16="http://schemas.microsoft.com/office/drawing/2014/chart" uri="{C3380CC4-5D6E-409C-BE32-E72D297353CC}">
              <c16:uniqueId val="{00000001-4EBC-4D19-BEA2-3207563B7DE0}"/>
            </c:ext>
          </c:extLst>
        </c:ser>
        <c:ser>
          <c:idx val="2"/>
          <c:order val="2"/>
          <c:tx>
            <c:strRef>
              <c:f>'Gráfico 13_OK_136'!$A$7</c:f>
              <c:strCache>
                <c:ptCount val="1"/>
                <c:pt idx="0">
                  <c:v>Rede pública e privada</c:v>
                </c:pt>
              </c:strCache>
            </c:strRef>
          </c:tx>
          <c:spPr>
            <a:solidFill>
              <a:schemeClr val="accent5">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13_OK_136'!$B$3:$H$4</c:f>
              <c:strCache>
                <c:ptCount val="7"/>
                <c:pt idx="0">
                  <c:v>2010</c:v>
                </c:pt>
                <c:pt idx="1">
                  <c:v>2011</c:v>
                </c:pt>
                <c:pt idx="2">
                  <c:v>2012</c:v>
                </c:pt>
                <c:pt idx="3">
                  <c:v>2013</c:v>
                </c:pt>
                <c:pt idx="4">
                  <c:v>2014</c:v>
                </c:pt>
                <c:pt idx="5">
                  <c:v>2015</c:v>
                </c:pt>
                <c:pt idx="6">
                  <c:v>2016</c:v>
                </c:pt>
              </c:strCache>
            </c:strRef>
          </c:cat>
          <c:val>
            <c:numRef>
              <c:f>'Gráfico 13_OK_136'!$B$7:$H$7</c:f>
              <c:numCache>
                <c:formatCode>0.0%</c:formatCode>
                <c:ptCount val="7"/>
                <c:pt idx="0">
                  <c:v>0.47499999999999998</c:v>
                </c:pt>
                <c:pt idx="1">
                  <c:v>0.42299999999999999</c:v>
                </c:pt>
                <c:pt idx="2">
                  <c:v>0.42199999999999999</c:v>
                </c:pt>
                <c:pt idx="3">
                  <c:v>0.39900000000000002</c:v>
                </c:pt>
                <c:pt idx="4">
                  <c:v>0.372</c:v>
                </c:pt>
                <c:pt idx="5">
                  <c:v>0.378</c:v>
                </c:pt>
                <c:pt idx="6">
                  <c:v>0.36399999999999999</c:v>
                </c:pt>
              </c:numCache>
            </c:numRef>
          </c:val>
          <c:extLst>
            <c:ext xmlns:c16="http://schemas.microsoft.com/office/drawing/2014/chart" uri="{C3380CC4-5D6E-409C-BE32-E72D297353CC}">
              <c16:uniqueId val="{00000002-4EBC-4D19-BEA2-3207563B7DE0}"/>
            </c:ext>
          </c:extLst>
        </c:ser>
        <c:ser>
          <c:idx val="3"/>
          <c:order val="3"/>
          <c:tx>
            <c:strRef>
              <c:f>'Gráfico 13_OK_136'!$A$8</c:f>
              <c:strCache>
                <c:ptCount val="1"/>
                <c:pt idx="0">
                  <c:v>Não fiscaliza</c:v>
                </c:pt>
              </c:strCache>
            </c:strRef>
          </c:tx>
          <c:spPr>
            <a:solidFill>
              <a:schemeClr val="accent5">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13_OK_136'!$B$3:$H$4</c:f>
              <c:strCache>
                <c:ptCount val="7"/>
                <c:pt idx="0">
                  <c:v>2010</c:v>
                </c:pt>
                <c:pt idx="1">
                  <c:v>2011</c:v>
                </c:pt>
                <c:pt idx="2">
                  <c:v>2012</c:v>
                </c:pt>
                <c:pt idx="3">
                  <c:v>2013</c:v>
                </c:pt>
                <c:pt idx="4">
                  <c:v>2014</c:v>
                </c:pt>
                <c:pt idx="5">
                  <c:v>2015</c:v>
                </c:pt>
                <c:pt idx="6">
                  <c:v>2016</c:v>
                </c:pt>
              </c:strCache>
            </c:strRef>
          </c:cat>
          <c:val>
            <c:numRef>
              <c:f>'Gráfico 13_OK_136'!$B$8:$H$8</c:f>
              <c:numCache>
                <c:formatCode>0.0%</c:formatCode>
                <c:ptCount val="7"/>
                <c:pt idx="0">
                  <c:v>0.107</c:v>
                </c:pt>
                <c:pt idx="1">
                  <c:v>8.3000000000000004E-2</c:v>
                </c:pt>
                <c:pt idx="2">
                  <c:v>7.6999999999999999E-2</c:v>
                </c:pt>
                <c:pt idx="3">
                  <c:v>7.0999999999999994E-2</c:v>
                </c:pt>
                <c:pt idx="4">
                  <c:v>8.5000000000000006E-2</c:v>
                </c:pt>
                <c:pt idx="5">
                  <c:v>7.3999999999999996E-2</c:v>
                </c:pt>
                <c:pt idx="6">
                  <c:v>7.6999999999999999E-2</c:v>
                </c:pt>
              </c:numCache>
            </c:numRef>
          </c:val>
          <c:extLst>
            <c:ext xmlns:c16="http://schemas.microsoft.com/office/drawing/2014/chart" uri="{C3380CC4-5D6E-409C-BE32-E72D297353CC}">
              <c16:uniqueId val="{00000003-4EBC-4D19-BEA2-3207563B7DE0}"/>
            </c:ext>
          </c:extLst>
        </c:ser>
        <c:dLbls>
          <c:dLblPos val="ctr"/>
          <c:showLegendKey val="0"/>
          <c:showVal val="1"/>
          <c:showCatName val="0"/>
          <c:showSerName val="0"/>
          <c:showPercent val="0"/>
          <c:showBubbleSize val="0"/>
        </c:dLbls>
        <c:gapWidth val="150"/>
        <c:overlap val="100"/>
        <c:axId val="837522048"/>
        <c:axId val="837522608"/>
      </c:barChart>
      <c:catAx>
        <c:axId val="837522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22608"/>
        <c:crosses val="autoZero"/>
        <c:auto val="1"/>
        <c:lblAlgn val="ctr"/>
        <c:lblOffset val="100"/>
        <c:noMultiLvlLbl val="0"/>
      </c:catAx>
      <c:valAx>
        <c:axId val="837522608"/>
        <c:scaling>
          <c:orientation val="minMax"/>
          <c:max val="1"/>
        </c:scaling>
        <c:delete val="1"/>
        <c:axPos val="b"/>
        <c:numFmt formatCode="0.0%" sourceLinked="1"/>
        <c:majorTickMark val="out"/>
        <c:minorTickMark val="none"/>
        <c:tickLblPos val="nextTo"/>
        <c:crossAx val="83752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'Gráfico 14_OK_137'!$A$4</c:f>
              <c:strCache>
                <c:ptCount val="1"/>
                <c:pt idx="0">
                  <c:v>Não fiscaliza</c:v>
                </c:pt>
              </c:strCache>
            </c:strRef>
          </c:tx>
          <c:spPr>
            <a:solidFill>
              <a:schemeClr val="accent5">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14_OK_137'!$B$3:$F$3</c:f>
              <c:strCache>
                <c:ptCount val="5"/>
                <c:pt idx="0">
                  <c:v>Norte</c:v>
                </c:pt>
                <c:pt idx="1">
                  <c:v>Nordeste</c:v>
                </c:pt>
                <c:pt idx="2">
                  <c:v>Sudeste</c:v>
                </c:pt>
                <c:pt idx="3">
                  <c:v>Sul</c:v>
                </c:pt>
                <c:pt idx="4">
                  <c:v>Centro-Oeste</c:v>
                </c:pt>
              </c:strCache>
            </c:strRef>
          </c:cat>
          <c:val>
            <c:numRef>
              <c:f>'Gráfico 14_OK_137'!$B$4:$F$4</c:f>
              <c:numCache>
                <c:formatCode>0.0%</c:formatCode>
                <c:ptCount val="5"/>
                <c:pt idx="0">
                  <c:v>9.2417061611374404E-2</c:v>
                </c:pt>
                <c:pt idx="1">
                  <c:v>5.5267702936096716E-2</c:v>
                </c:pt>
                <c:pt idx="2">
                  <c:v>6.8901303538175043E-2</c:v>
                </c:pt>
                <c:pt idx="3">
                  <c:v>0.11304347826086956</c:v>
                </c:pt>
                <c:pt idx="4">
                  <c:v>8.4474885844748854E-2</c:v>
                </c:pt>
              </c:numCache>
            </c:numRef>
          </c:val>
          <c:extLst>
            <c:ext xmlns:c16="http://schemas.microsoft.com/office/drawing/2014/chart" uri="{C3380CC4-5D6E-409C-BE32-E72D297353CC}">
              <c16:uniqueId val="{00000000-1A39-442C-8063-5AD398582970}"/>
            </c:ext>
          </c:extLst>
        </c:ser>
        <c:ser>
          <c:idx val="1"/>
          <c:order val="1"/>
          <c:tx>
            <c:strRef>
              <c:f>'Gráfico 14_OK_137'!$A$5</c:f>
              <c:strCache>
                <c:ptCount val="1"/>
                <c:pt idx="0">
                  <c:v>Apenas rede pública</c:v>
                </c:pt>
              </c:strCache>
            </c:strRef>
          </c:tx>
          <c:spPr>
            <a:solidFill>
              <a:schemeClr val="accent5">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14_OK_137'!$B$3:$F$3</c:f>
              <c:strCache>
                <c:ptCount val="5"/>
                <c:pt idx="0">
                  <c:v>Norte</c:v>
                </c:pt>
                <c:pt idx="1">
                  <c:v>Nordeste</c:v>
                </c:pt>
                <c:pt idx="2">
                  <c:v>Sudeste</c:v>
                </c:pt>
                <c:pt idx="3">
                  <c:v>Sul</c:v>
                </c:pt>
                <c:pt idx="4">
                  <c:v>Centro-Oeste</c:v>
                </c:pt>
              </c:strCache>
            </c:strRef>
          </c:cat>
          <c:val>
            <c:numRef>
              <c:f>'Gráfico 14_OK_137'!$B$5:$F$5</c:f>
              <c:numCache>
                <c:formatCode>0.0%</c:formatCode>
                <c:ptCount val="5"/>
                <c:pt idx="0">
                  <c:v>0.6872037914691943</c:v>
                </c:pt>
                <c:pt idx="1">
                  <c:v>0.742084052964882</c:v>
                </c:pt>
                <c:pt idx="2">
                  <c:v>0.36561142147734327</c:v>
                </c:pt>
                <c:pt idx="3">
                  <c:v>0.40260869565217389</c:v>
                </c:pt>
                <c:pt idx="4">
                  <c:v>0.55707762557077622</c:v>
                </c:pt>
              </c:numCache>
            </c:numRef>
          </c:val>
          <c:extLst>
            <c:ext xmlns:c16="http://schemas.microsoft.com/office/drawing/2014/chart" uri="{C3380CC4-5D6E-409C-BE32-E72D297353CC}">
              <c16:uniqueId val="{00000001-1A39-442C-8063-5AD398582970}"/>
            </c:ext>
          </c:extLst>
        </c:ser>
        <c:ser>
          <c:idx val="2"/>
          <c:order val="2"/>
          <c:tx>
            <c:strRef>
              <c:f>'Gráfico 14_OK_137'!$A$6</c:f>
              <c:strCache>
                <c:ptCount val="1"/>
                <c:pt idx="0">
                  <c:v>Apenas rede privada</c:v>
                </c:pt>
              </c:strCache>
            </c:strRef>
          </c:tx>
          <c:spPr>
            <a:solidFill>
              <a:schemeClr val="accent5">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14_OK_137'!$B$3:$F$3</c:f>
              <c:strCache>
                <c:ptCount val="5"/>
                <c:pt idx="0">
                  <c:v>Norte</c:v>
                </c:pt>
                <c:pt idx="1">
                  <c:v>Nordeste</c:v>
                </c:pt>
                <c:pt idx="2">
                  <c:v>Sudeste</c:v>
                </c:pt>
                <c:pt idx="3">
                  <c:v>Sul</c:v>
                </c:pt>
                <c:pt idx="4">
                  <c:v>Centro-Oeste</c:v>
                </c:pt>
              </c:strCache>
            </c:strRef>
          </c:cat>
          <c:val>
            <c:numRef>
              <c:f>'Gráfico 14_OK_137'!$B$6:$F$6</c:f>
              <c:numCache>
                <c:formatCode>0.0%</c:formatCode>
                <c:ptCount val="5"/>
                <c:pt idx="0">
                  <c:v>1.1848341232227487E-2</c:v>
                </c:pt>
                <c:pt idx="1">
                  <c:v>5.7570523891767415E-3</c:v>
                </c:pt>
                <c:pt idx="2">
                  <c:v>3.5381750465549346E-2</c:v>
                </c:pt>
                <c:pt idx="3">
                  <c:v>3.3913043478260872E-2</c:v>
                </c:pt>
                <c:pt idx="4">
                  <c:v>2.2831050228310501E-2</c:v>
                </c:pt>
              </c:numCache>
            </c:numRef>
          </c:val>
          <c:extLst>
            <c:ext xmlns:c16="http://schemas.microsoft.com/office/drawing/2014/chart" uri="{C3380CC4-5D6E-409C-BE32-E72D297353CC}">
              <c16:uniqueId val="{00000002-1A39-442C-8063-5AD398582970}"/>
            </c:ext>
          </c:extLst>
        </c:ser>
        <c:ser>
          <c:idx val="3"/>
          <c:order val="3"/>
          <c:tx>
            <c:strRef>
              <c:f>'Gráfico 14_OK_137'!$A$7</c:f>
              <c:strCache>
                <c:ptCount val="1"/>
                <c:pt idx="0">
                  <c:v>Rede pública e privada</c:v>
                </c:pt>
              </c:strCache>
            </c:strRef>
          </c:tx>
          <c:spPr>
            <a:solidFill>
              <a:schemeClr val="accent5">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14_OK_137'!$B$3:$F$3</c:f>
              <c:strCache>
                <c:ptCount val="5"/>
                <c:pt idx="0">
                  <c:v>Norte</c:v>
                </c:pt>
                <c:pt idx="1">
                  <c:v>Nordeste</c:v>
                </c:pt>
                <c:pt idx="2">
                  <c:v>Sudeste</c:v>
                </c:pt>
                <c:pt idx="3">
                  <c:v>Sul</c:v>
                </c:pt>
                <c:pt idx="4">
                  <c:v>Centro-Oeste</c:v>
                </c:pt>
              </c:strCache>
            </c:strRef>
          </c:cat>
          <c:val>
            <c:numRef>
              <c:f>'Gráfico 14_OK_137'!$B$7:$F$7</c:f>
              <c:numCache>
                <c:formatCode>0.0%</c:formatCode>
                <c:ptCount val="5"/>
                <c:pt idx="0">
                  <c:v>0.20853080568720378</c:v>
                </c:pt>
                <c:pt idx="1">
                  <c:v>0.19689119170984457</c:v>
                </c:pt>
                <c:pt idx="2">
                  <c:v>0.53010552451893234</c:v>
                </c:pt>
                <c:pt idx="3">
                  <c:v>0.45043478260869563</c:v>
                </c:pt>
                <c:pt idx="4">
                  <c:v>0.33561643835616439</c:v>
                </c:pt>
              </c:numCache>
            </c:numRef>
          </c:val>
          <c:extLst>
            <c:ext xmlns:c16="http://schemas.microsoft.com/office/drawing/2014/chart" uri="{C3380CC4-5D6E-409C-BE32-E72D297353CC}">
              <c16:uniqueId val="{00000003-1A39-442C-8063-5AD398582970}"/>
            </c:ext>
          </c:extLst>
        </c:ser>
        <c:dLbls>
          <c:dLblPos val="outEnd"/>
          <c:showLegendKey val="0"/>
          <c:showVal val="1"/>
          <c:showCatName val="0"/>
          <c:showSerName val="0"/>
          <c:showPercent val="0"/>
          <c:showBubbleSize val="0"/>
        </c:dLbls>
        <c:gapWidth val="219"/>
        <c:overlap val="-27"/>
        <c:axId val="837526528"/>
        <c:axId val="837527088"/>
      </c:barChart>
      <c:catAx>
        <c:axId val="83752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27088"/>
        <c:crosses val="autoZero"/>
        <c:auto val="1"/>
        <c:lblAlgn val="ctr"/>
        <c:lblOffset val="100"/>
        <c:noMultiLvlLbl val="0"/>
      </c:catAx>
      <c:valAx>
        <c:axId val="837527088"/>
        <c:scaling>
          <c:orientation val="minMax"/>
        </c:scaling>
        <c:delete val="1"/>
        <c:axPos val="l"/>
        <c:numFmt formatCode="0.0%" sourceLinked="1"/>
        <c:majorTickMark val="none"/>
        <c:minorTickMark val="none"/>
        <c:tickLblPos val="nextTo"/>
        <c:crossAx val="837526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stacked"/>
        <c:varyColors val="0"/>
        <c:ser>
          <c:idx val="0"/>
          <c:order val="0"/>
          <c:tx>
            <c:strRef>
              <c:f>'Gráfico 15_OK_138'!$A$5</c:f>
              <c:strCache>
                <c:ptCount val="1"/>
                <c:pt idx="0">
                  <c:v>Apenas rede privada</c:v>
                </c:pt>
              </c:strCache>
            </c:strRef>
          </c:tx>
          <c:spPr>
            <a:solidFill>
              <a:schemeClr val="accent5">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15_OK_138'!$B$3:$H$4</c:f>
              <c:strCache>
                <c:ptCount val="7"/>
                <c:pt idx="0">
                  <c:v>2010</c:v>
                </c:pt>
                <c:pt idx="1">
                  <c:v>2011</c:v>
                </c:pt>
                <c:pt idx="2">
                  <c:v>2012</c:v>
                </c:pt>
                <c:pt idx="3">
                  <c:v>2013</c:v>
                </c:pt>
                <c:pt idx="4">
                  <c:v>2014</c:v>
                </c:pt>
                <c:pt idx="5">
                  <c:v>2015</c:v>
                </c:pt>
                <c:pt idx="6">
                  <c:v>2016</c:v>
                </c:pt>
              </c:strCache>
            </c:strRef>
          </c:cat>
          <c:val>
            <c:numRef>
              <c:f>'Gráfico 15_OK_138'!$B$5:$H$5</c:f>
              <c:numCache>
                <c:formatCode>0.0%</c:formatCode>
                <c:ptCount val="7"/>
                <c:pt idx="0">
                  <c:v>3.6999999999999998E-2</c:v>
                </c:pt>
                <c:pt idx="1">
                  <c:v>0</c:v>
                </c:pt>
                <c:pt idx="2">
                  <c:v>0</c:v>
                </c:pt>
                <c:pt idx="3">
                  <c:v>0</c:v>
                </c:pt>
                <c:pt idx="4">
                  <c:v>3.7999999999999999E-2</c:v>
                </c:pt>
                <c:pt idx="5">
                  <c:v>0</c:v>
                </c:pt>
                <c:pt idx="6">
                  <c:v>7.3999999999999996E-2</c:v>
                </c:pt>
              </c:numCache>
            </c:numRef>
          </c:val>
          <c:extLst>
            <c:ext xmlns:c16="http://schemas.microsoft.com/office/drawing/2014/chart" uri="{C3380CC4-5D6E-409C-BE32-E72D297353CC}">
              <c16:uniqueId val="{00000004-B6D7-4A0E-901C-589BCE578D2F}"/>
            </c:ext>
          </c:extLst>
        </c:ser>
        <c:ser>
          <c:idx val="1"/>
          <c:order val="1"/>
          <c:tx>
            <c:strRef>
              <c:f>'Gráfico 15_OK_138'!$A$6</c:f>
              <c:strCache>
                <c:ptCount val="1"/>
                <c:pt idx="0">
                  <c:v>Apenas rede pública</c:v>
                </c:pt>
              </c:strCache>
            </c:strRef>
          </c:tx>
          <c:spPr>
            <a:solidFill>
              <a:schemeClr val="accent5">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15_OK_138'!$B$3:$H$4</c:f>
              <c:strCache>
                <c:ptCount val="7"/>
                <c:pt idx="0">
                  <c:v>2010</c:v>
                </c:pt>
                <c:pt idx="1">
                  <c:v>2011</c:v>
                </c:pt>
                <c:pt idx="2">
                  <c:v>2012</c:v>
                </c:pt>
                <c:pt idx="3">
                  <c:v>2013</c:v>
                </c:pt>
                <c:pt idx="4">
                  <c:v>2014</c:v>
                </c:pt>
                <c:pt idx="5">
                  <c:v>2015</c:v>
                </c:pt>
                <c:pt idx="6">
                  <c:v>2016</c:v>
                </c:pt>
              </c:strCache>
            </c:strRef>
          </c:cat>
          <c:val>
            <c:numRef>
              <c:f>'Gráfico 15_OK_138'!$B$6:$H$6</c:f>
              <c:numCache>
                <c:formatCode>0.0%</c:formatCode>
                <c:ptCount val="7"/>
                <c:pt idx="0">
                  <c:v>0.222</c:v>
                </c:pt>
                <c:pt idx="1">
                  <c:v>0.308</c:v>
                </c:pt>
                <c:pt idx="2">
                  <c:v>0.46200000000000002</c:v>
                </c:pt>
                <c:pt idx="3">
                  <c:v>0.34599999999999997</c:v>
                </c:pt>
                <c:pt idx="4">
                  <c:v>0.34599999999999997</c:v>
                </c:pt>
                <c:pt idx="5">
                  <c:v>0.33300000000000002</c:v>
                </c:pt>
                <c:pt idx="6">
                  <c:v>0.25900000000000001</c:v>
                </c:pt>
              </c:numCache>
            </c:numRef>
          </c:val>
          <c:extLst>
            <c:ext xmlns:c16="http://schemas.microsoft.com/office/drawing/2014/chart" uri="{C3380CC4-5D6E-409C-BE32-E72D297353CC}">
              <c16:uniqueId val="{00000005-B6D7-4A0E-901C-589BCE578D2F}"/>
            </c:ext>
          </c:extLst>
        </c:ser>
        <c:ser>
          <c:idx val="2"/>
          <c:order val="2"/>
          <c:tx>
            <c:strRef>
              <c:f>'Gráfico 15_OK_138'!$A$7</c:f>
              <c:strCache>
                <c:ptCount val="1"/>
                <c:pt idx="0">
                  <c:v>Rede pública e privada</c:v>
                </c:pt>
              </c:strCache>
            </c:strRef>
          </c:tx>
          <c:spPr>
            <a:solidFill>
              <a:schemeClr val="accent5">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15_OK_138'!$B$3:$H$4</c:f>
              <c:strCache>
                <c:ptCount val="7"/>
                <c:pt idx="0">
                  <c:v>2010</c:v>
                </c:pt>
                <c:pt idx="1">
                  <c:v>2011</c:v>
                </c:pt>
                <c:pt idx="2">
                  <c:v>2012</c:v>
                </c:pt>
                <c:pt idx="3">
                  <c:v>2013</c:v>
                </c:pt>
                <c:pt idx="4">
                  <c:v>2014</c:v>
                </c:pt>
                <c:pt idx="5">
                  <c:v>2015</c:v>
                </c:pt>
                <c:pt idx="6">
                  <c:v>2016</c:v>
                </c:pt>
              </c:strCache>
            </c:strRef>
          </c:cat>
          <c:val>
            <c:numRef>
              <c:f>'Gráfico 15_OK_138'!$B$7:$H$7</c:f>
              <c:numCache>
                <c:formatCode>0.0%</c:formatCode>
                <c:ptCount val="7"/>
                <c:pt idx="0">
                  <c:v>0.44400000000000001</c:v>
                </c:pt>
                <c:pt idx="1">
                  <c:v>0.42299999999999999</c:v>
                </c:pt>
                <c:pt idx="2">
                  <c:v>0.46200000000000002</c:v>
                </c:pt>
                <c:pt idx="3">
                  <c:v>0.46200000000000002</c:v>
                </c:pt>
                <c:pt idx="4">
                  <c:v>0.34599999999999997</c:v>
                </c:pt>
                <c:pt idx="5">
                  <c:v>0.33300000000000002</c:v>
                </c:pt>
                <c:pt idx="6">
                  <c:v>0.48099999999999998</c:v>
                </c:pt>
              </c:numCache>
            </c:numRef>
          </c:val>
          <c:extLst>
            <c:ext xmlns:c16="http://schemas.microsoft.com/office/drawing/2014/chart" uri="{C3380CC4-5D6E-409C-BE32-E72D297353CC}">
              <c16:uniqueId val="{00000006-B6D7-4A0E-901C-589BCE578D2F}"/>
            </c:ext>
          </c:extLst>
        </c:ser>
        <c:ser>
          <c:idx val="3"/>
          <c:order val="3"/>
          <c:tx>
            <c:strRef>
              <c:f>'Gráfico 15_OK_138'!$A$8</c:f>
              <c:strCache>
                <c:ptCount val="1"/>
                <c:pt idx="0">
                  <c:v>Não fiscaliza</c:v>
                </c:pt>
              </c:strCache>
            </c:strRef>
          </c:tx>
          <c:spPr>
            <a:solidFill>
              <a:schemeClr val="accent5">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15_OK_138'!$B$3:$H$4</c:f>
              <c:strCache>
                <c:ptCount val="7"/>
                <c:pt idx="0">
                  <c:v>2010</c:v>
                </c:pt>
                <c:pt idx="1">
                  <c:v>2011</c:v>
                </c:pt>
                <c:pt idx="2">
                  <c:v>2012</c:v>
                </c:pt>
                <c:pt idx="3">
                  <c:v>2013</c:v>
                </c:pt>
                <c:pt idx="4">
                  <c:v>2014</c:v>
                </c:pt>
                <c:pt idx="5">
                  <c:v>2015</c:v>
                </c:pt>
                <c:pt idx="6">
                  <c:v>2016</c:v>
                </c:pt>
              </c:strCache>
            </c:strRef>
          </c:cat>
          <c:val>
            <c:numRef>
              <c:f>'Gráfico 15_OK_138'!$B$8:$H$8</c:f>
              <c:numCache>
                <c:formatCode>0.0%</c:formatCode>
                <c:ptCount val="7"/>
                <c:pt idx="0">
                  <c:v>0.29699999999999999</c:v>
                </c:pt>
                <c:pt idx="1">
                  <c:v>0.26900000000000002</c:v>
                </c:pt>
                <c:pt idx="2">
                  <c:v>7.6999999999999999E-2</c:v>
                </c:pt>
                <c:pt idx="3">
                  <c:v>0.192</c:v>
                </c:pt>
                <c:pt idx="4">
                  <c:v>0.26900000000000002</c:v>
                </c:pt>
                <c:pt idx="5">
                  <c:v>0.33300000000000002</c:v>
                </c:pt>
                <c:pt idx="6">
                  <c:v>0.185</c:v>
                </c:pt>
              </c:numCache>
            </c:numRef>
          </c:val>
          <c:extLst>
            <c:ext xmlns:c16="http://schemas.microsoft.com/office/drawing/2014/chart" uri="{C3380CC4-5D6E-409C-BE32-E72D297353CC}">
              <c16:uniqueId val="{00000007-B6D7-4A0E-901C-589BCE578D2F}"/>
            </c:ext>
          </c:extLst>
        </c:ser>
        <c:dLbls>
          <c:dLblPos val="ctr"/>
          <c:showLegendKey val="0"/>
          <c:showVal val="1"/>
          <c:showCatName val="0"/>
          <c:showSerName val="0"/>
          <c:showPercent val="0"/>
          <c:showBubbleSize val="0"/>
        </c:dLbls>
        <c:gapWidth val="150"/>
        <c:overlap val="100"/>
        <c:axId val="837531008"/>
        <c:axId val="837531568"/>
      </c:barChart>
      <c:catAx>
        <c:axId val="837531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37531568"/>
        <c:crosses val="autoZero"/>
        <c:auto val="1"/>
        <c:lblAlgn val="ctr"/>
        <c:lblOffset val="100"/>
        <c:noMultiLvlLbl val="0"/>
      </c:catAx>
      <c:valAx>
        <c:axId val="837531568"/>
        <c:scaling>
          <c:orientation val="minMax"/>
          <c:max val="1"/>
        </c:scaling>
        <c:delete val="1"/>
        <c:axPos val="b"/>
        <c:numFmt formatCode="0.0%" sourceLinked="1"/>
        <c:majorTickMark val="out"/>
        <c:minorTickMark val="none"/>
        <c:tickLblPos val="nextTo"/>
        <c:crossAx val="83753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'Gráfico GE 14'!$B$4</c:f>
              <c:strCache>
                <c:ptCount val="1"/>
                <c:pt idx="0">
                  <c:v>2014</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14'!$A$5:$A$9</c:f>
              <c:strCache>
                <c:ptCount val="5"/>
                <c:pt idx="0">
                  <c:v> Sim, a totalidade dos recursos próprios é registrada no FEAS </c:v>
                </c:pt>
                <c:pt idx="1">
                  <c:v> Sim, a maior parte dos recursos próprios é registrada no FEAS </c:v>
                </c:pt>
                <c:pt idx="2">
                  <c:v> Sim, a metade dos recursos próprios é registrada no FEAS </c:v>
                </c:pt>
                <c:pt idx="3">
                  <c:v> Sim, a menor parte dos recursos próprios é registrada no FEAS </c:v>
                </c:pt>
                <c:pt idx="4">
                  <c:v>Não, os recursos próprios do ESTADO não são registrados no FEAS.</c:v>
                </c:pt>
              </c:strCache>
            </c:strRef>
          </c:cat>
          <c:val>
            <c:numRef>
              <c:f>'Gráfico GE 14'!$B$5:$B$9</c:f>
              <c:numCache>
                <c:formatCode>0.0%</c:formatCode>
                <c:ptCount val="5"/>
                <c:pt idx="0">
                  <c:v>0.61538461538461497</c:v>
                </c:pt>
                <c:pt idx="1">
                  <c:v>0.230769230769231</c:v>
                </c:pt>
                <c:pt idx="2">
                  <c:v>0</c:v>
                </c:pt>
                <c:pt idx="3">
                  <c:v>0.15384615384615399</c:v>
                </c:pt>
                <c:pt idx="4">
                  <c:v>0</c:v>
                </c:pt>
              </c:numCache>
            </c:numRef>
          </c:val>
          <c:extLst>
            <c:ext xmlns:c16="http://schemas.microsoft.com/office/drawing/2014/chart" uri="{C3380CC4-5D6E-409C-BE32-E72D297353CC}">
              <c16:uniqueId val="{00000000-932A-48A4-8ACC-B3EB0DA554CB}"/>
            </c:ext>
          </c:extLst>
        </c:ser>
        <c:ser>
          <c:idx val="1"/>
          <c:order val="1"/>
          <c:tx>
            <c:strRef>
              <c:f>'Gráfico GE 14'!$C$4</c:f>
              <c:strCache>
                <c:ptCount val="1"/>
                <c:pt idx="0">
                  <c:v>2015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14'!$A$5:$A$9</c:f>
              <c:strCache>
                <c:ptCount val="5"/>
                <c:pt idx="0">
                  <c:v> Sim, a totalidade dos recursos próprios é registrada no FEAS </c:v>
                </c:pt>
                <c:pt idx="1">
                  <c:v> Sim, a maior parte dos recursos próprios é registrada no FEAS </c:v>
                </c:pt>
                <c:pt idx="2">
                  <c:v> Sim, a metade dos recursos próprios é registrada no FEAS </c:v>
                </c:pt>
                <c:pt idx="3">
                  <c:v> Sim, a menor parte dos recursos próprios é registrada no FEAS </c:v>
                </c:pt>
                <c:pt idx="4">
                  <c:v>Não, os recursos próprios do ESTADO não são registrados no FEAS.</c:v>
                </c:pt>
              </c:strCache>
            </c:strRef>
          </c:cat>
          <c:val>
            <c:numRef>
              <c:f>'Gráfico GE 14'!$C$5:$C$9</c:f>
              <c:numCache>
                <c:formatCode>0.0%</c:formatCode>
                <c:ptCount val="5"/>
                <c:pt idx="0">
                  <c:v>0.65384615384615397</c:v>
                </c:pt>
                <c:pt idx="1">
                  <c:v>0.19230769230769201</c:v>
                </c:pt>
                <c:pt idx="2">
                  <c:v>3.8461538461538498E-2</c:v>
                </c:pt>
                <c:pt idx="3">
                  <c:v>7.69230769230769E-2</c:v>
                </c:pt>
                <c:pt idx="4">
                  <c:v>3.8461538461538498E-2</c:v>
                </c:pt>
              </c:numCache>
            </c:numRef>
          </c:val>
          <c:extLst>
            <c:ext xmlns:c16="http://schemas.microsoft.com/office/drawing/2014/chart" uri="{C3380CC4-5D6E-409C-BE32-E72D297353CC}">
              <c16:uniqueId val="{00000001-932A-48A4-8ACC-B3EB0DA554CB}"/>
            </c:ext>
          </c:extLst>
        </c:ser>
        <c:ser>
          <c:idx val="2"/>
          <c:order val="2"/>
          <c:tx>
            <c:strRef>
              <c:f>'Gráfico GE 14'!$D$4</c:f>
              <c:strCache>
                <c:ptCount val="1"/>
                <c:pt idx="0">
                  <c:v>2016</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14'!$A$5:$A$9</c:f>
              <c:strCache>
                <c:ptCount val="5"/>
                <c:pt idx="0">
                  <c:v> Sim, a totalidade dos recursos próprios é registrada no FEAS </c:v>
                </c:pt>
                <c:pt idx="1">
                  <c:v> Sim, a maior parte dos recursos próprios é registrada no FEAS </c:v>
                </c:pt>
                <c:pt idx="2">
                  <c:v> Sim, a metade dos recursos próprios é registrada no FEAS </c:v>
                </c:pt>
                <c:pt idx="3">
                  <c:v> Sim, a menor parte dos recursos próprios é registrada no FEAS </c:v>
                </c:pt>
                <c:pt idx="4">
                  <c:v>Não, os recursos próprios do ESTADO não são registrados no FEAS.</c:v>
                </c:pt>
              </c:strCache>
            </c:strRef>
          </c:cat>
          <c:val>
            <c:numRef>
              <c:f>'Gráfico GE 14'!$D$5:$D$9</c:f>
              <c:numCache>
                <c:formatCode>0.0%</c:formatCode>
                <c:ptCount val="5"/>
                <c:pt idx="0">
                  <c:v>0.57692307692307698</c:v>
                </c:pt>
                <c:pt idx="1">
                  <c:v>0.269230769230769</c:v>
                </c:pt>
                <c:pt idx="2">
                  <c:v>3.8461538461538498E-2</c:v>
                </c:pt>
                <c:pt idx="3">
                  <c:v>0.115384615384615</c:v>
                </c:pt>
                <c:pt idx="4">
                  <c:v>0</c:v>
                </c:pt>
              </c:numCache>
            </c:numRef>
          </c:val>
          <c:extLst>
            <c:ext xmlns:c16="http://schemas.microsoft.com/office/drawing/2014/chart" uri="{C3380CC4-5D6E-409C-BE32-E72D297353CC}">
              <c16:uniqueId val="{00000002-932A-48A4-8ACC-B3EB0DA554CB}"/>
            </c:ext>
          </c:extLst>
        </c:ser>
        <c:dLbls>
          <c:dLblPos val="outEnd"/>
          <c:showLegendKey val="0"/>
          <c:showVal val="1"/>
          <c:showCatName val="0"/>
          <c:showSerName val="0"/>
          <c:showPercent val="0"/>
          <c:showBubbleSize val="0"/>
        </c:dLbls>
        <c:gapWidth val="182"/>
        <c:axId val="779211856"/>
        <c:axId val="779227536"/>
      </c:barChart>
      <c:catAx>
        <c:axId val="7792118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779227536"/>
        <c:crosses val="autoZero"/>
        <c:auto val="1"/>
        <c:lblAlgn val="ctr"/>
        <c:lblOffset val="100"/>
        <c:noMultiLvlLbl val="0"/>
      </c:catAx>
      <c:valAx>
        <c:axId val="779227536"/>
        <c:scaling>
          <c:orientation val="minMax"/>
        </c:scaling>
        <c:delete val="1"/>
        <c:axPos val="b"/>
        <c:numFmt formatCode="0.0%" sourceLinked="1"/>
        <c:majorTickMark val="none"/>
        <c:minorTickMark val="none"/>
        <c:tickLblPos val="nextTo"/>
        <c:crossAx val="77921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lineChart>
        <c:grouping val="standard"/>
        <c:varyColors val="0"/>
        <c:ser>
          <c:idx val="0"/>
          <c:order val="0"/>
          <c:tx>
            <c:strRef>
              <c:f>'Gráfico 16_OK_139'!$A$4</c:f>
              <c:strCache>
                <c:ptCount val="1"/>
                <c:pt idx="0">
                  <c:v>Estadual </c:v>
                </c:pt>
              </c:strCache>
            </c:strRef>
          </c:tx>
          <c:spPr>
            <a:ln w="47625" cap="rnd" cmpd="sng" algn="ctr">
              <a:solidFill>
                <a:schemeClr val="accent5">
                  <a:shade val="76000"/>
                  <a:shade val="95000"/>
                  <a:satMod val="105000"/>
                </a:schemeClr>
              </a:solidFill>
              <a:prstDash val="solid"/>
              <a:round/>
            </a:ln>
            <a:effectLst/>
          </c:spPr>
          <c:marker>
            <c:spPr>
              <a:gradFill rotWithShape="1">
                <a:gsLst>
                  <a:gs pos="0">
                    <a:schemeClr val="accent5">
                      <a:shade val="76000"/>
                      <a:shade val="51000"/>
                      <a:satMod val="130000"/>
                    </a:schemeClr>
                  </a:gs>
                  <a:gs pos="80000">
                    <a:schemeClr val="accent5">
                      <a:shade val="76000"/>
                      <a:shade val="93000"/>
                      <a:satMod val="130000"/>
                    </a:schemeClr>
                  </a:gs>
                  <a:gs pos="100000">
                    <a:schemeClr val="accent5">
                      <a:shade val="76000"/>
                      <a:shade val="94000"/>
                      <a:satMod val="135000"/>
                    </a:schemeClr>
                  </a:gs>
                </a:gsLst>
                <a:lin ang="16200000" scaled="0"/>
              </a:gradFill>
              <a:ln w="9525" cap="flat" cmpd="sng" algn="ctr">
                <a:solidFill>
                  <a:schemeClr val="accent5">
                    <a:shade val="76000"/>
                    <a:shade val="95000"/>
                    <a:satMod val="105000"/>
                  </a:schemeClr>
                </a:solidFill>
                <a:prstDash val="solid"/>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'Gráfico 16_OK_139'!$B$3:$H$3</c:f>
              <c:numCache>
                <c:formatCode>General</c:formatCode>
                <c:ptCount val="7"/>
                <c:pt idx="0">
                  <c:v>2010</c:v>
                </c:pt>
                <c:pt idx="1">
                  <c:v>2011</c:v>
                </c:pt>
                <c:pt idx="2">
                  <c:v>2012</c:v>
                </c:pt>
                <c:pt idx="3">
                  <c:v>2013</c:v>
                </c:pt>
                <c:pt idx="4">
                  <c:v>2014</c:v>
                </c:pt>
                <c:pt idx="5">
                  <c:v>2015</c:v>
                </c:pt>
                <c:pt idx="6">
                  <c:v>2016</c:v>
                </c:pt>
              </c:numCache>
            </c:numRef>
          </c:cat>
          <c:val>
            <c:numRef>
              <c:f>'Gráfico 16_OK_139'!$B$4:$H$4</c:f>
              <c:numCache>
                <c:formatCode>0.0%</c:formatCode>
                <c:ptCount val="7"/>
                <c:pt idx="0">
                  <c:v>0.40739999999999998</c:v>
                </c:pt>
                <c:pt idx="1">
                  <c:v>0.69199999999999995</c:v>
                </c:pt>
                <c:pt idx="2">
                  <c:v>0.80800000000000005</c:v>
                </c:pt>
                <c:pt idx="3">
                  <c:v>0.84599999999999997</c:v>
                </c:pt>
                <c:pt idx="4">
                  <c:v>0.65400000000000003</c:v>
                </c:pt>
                <c:pt idx="5">
                  <c:v>0.63</c:v>
                </c:pt>
                <c:pt idx="6">
                  <c:v>0.77800000000000002</c:v>
                </c:pt>
              </c:numCache>
            </c:numRef>
          </c:val>
          <c:smooth val="0"/>
          <c:extLst>
            <c:ext xmlns:c16="http://schemas.microsoft.com/office/drawing/2014/chart" uri="{C3380CC4-5D6E-409C-BE32-E72D297353CC}">
              <c16:uniqueId val="{00000000-0585-4153-A032-BA48A23223C7}"/>
            </c:ext>
          </c:extLst>
        </c:ser>
        <c:ser>
          <c:idx val="1"/>
          <c:order val="1"/>
          <c:tx>
            <c:strRef>
              <c:f>'Gráfico 16_OK_139'!$A$5</c:f>
              <c:strCache>
                <c:ptCount val="1"/>
                <c:pt idx="0">
                  <c:v>Municipal</c:v>
                </c:pt>
              </c:strCache>
            </c:strRef>
          </c:tx>
          <c:spPr>
            <a:ln w="47625" cap="rnd" cmpd="sng" algn="ctr">
              <a:solidFill>
                <a:schemeClr val="accent5">
                  <a:tint val="77000"/>
                  <a:shade val="95000"/>
                  <a:satMod val="105000"/>
                </a:schemeClr>
              </a:solidFill>
              <a:prstDash val="solid"/>
              <a:round/>
            </a:ln>
            <a:effectLst/>
          </c:spPr>
          <c:marker>
            <c:spPr>
              <a:gradFill rotWithShape="1">
                <a:gsLst>
                  <a:gs pos="0">
                    <a:schemeClr val="accent5">
                      <a:tint val="77000"/>
                      <a:shade val="51000"/>
                      <a:satMod val="130000"/>
                    </a:schemeClr>
                  </a:gs>
                  <a:gs pos="80000">
                    <a:schemeClr val="accent5">
                      <a:tint val="77000"/>
                      <a:shade val="93000"/>
                      <a:satMod val="130000"/>
                    </a:schemeClr>
                  </a:gs>
                  <a:gs pos="100000">
                    <a:schemeClr val="accent5">
                      <a:tint val="77000"/>
                      <a:shade val="94000"/>
                      <a:satMod val="135000"/>
                    </a:schemeClr>
                  </a:gs>
                </a:gsLst>
                <a:lin ang="16200000" scaled="0"/>
              </a:gradFill>
              <a:ln w="9525" cap="flat" cmpd="sng" algn="ctr">
                <a:solidFill>
                  <a:schemeClr val="accent5">
                    <a:tint val="77000"/>
                    <a:shade val="95000"/>
                    <a:satMod val="105000"/>
                  </a:schemeClr>
                </a:solidFill>
                <a:prstDash val="solid"/>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'Gráfico 16_OK_139'!$B$3:$H$3</c:f>
              <c:numCache>
                <c:formatCode>General</c:formatCode>
                <c:ptCount val="7"/>
                <c:pt idx="0">
                  <c:v>2010</c:v>
                </c:pt>
                <c:pt idx="1">
                  <c:v>2011</c:v>
                </c:pt>
                <c:pt idx="2">
                  <c:v>2012</c:v>
                </c:pt>
                <c:pt idx="3">
                  <c:v>2013</c:v>
                </c:pt>
                <c:pt idx="4">
                  <c:v>2014</c:v>
                </c:pt>
                <c:pt idx="5">
                  <c:v>2015</c:v>
                </c:pt>
                <c:pt idx="6">
                  <c:v>2016</c:v>
                </c:pt>
              </c:numCache>
            </c:numRef>
          </c:cat>
          <c:val>
            <c:numRef>
              <c:f>'Gráfico 16_OK_139'!$B$5:$H$5</c:f>
              <c:numCache>
                <c:formatCode>0.0%</c:formatCode>
                <c:ptCount val="7"/>
                <c:pt idx="0">
                  <c:v>0.81159999999999999</c:v>
                </c:pt>
                <c:pt idx="1">
                  <c:v>0.85</c:v>
                </c:pt>
                <c:pt idx="2">
                  <c:v>0.83799999999999997</c:v>
                </c:pt>
                <c:pt idx="3">
                  <c:v>0.84399999999999997</c:v>
                </c:pt>
                <c:pt idx="4">
                  <c:v>0.84499999999999997</c:v>
                </c:pt>
                <c:pt idx="5">
                  <c:v>0.87</c:v>
                </c:pt>
                <c:pt idx="6">
                  <c:v>0.877</c:v>
                </c:pt>
              </c:numCache>
            </c:numRef>
          </c:val>
          <c:smooth val="0"/>
          <c:extLst>
            <c:ext xmlns:c16="http://schemas.microsoft.com/office/drawing/2014/chart" uri="{C3380CC4-5D6E-409C-BE32-E72D297353CC}">
              <c16:uniqueId val="{00000001-0585-4153-A032-BA48A23223C7}"/>
            </c:ext>
          </c:extLst>
        </c:ser>
        <c:dLbls>
          <c:showLegendKey val="0"/>
          <c:showVal val="1"/>
          <c:showCatName val="0"/>
          <c:showSerName val="0"/>
          <c:showPercent val="0"/>
          <c:showBubbleSize val="0"/>
        </c:dLbls>
        <c:marker val="1"/>
        <c:smooth val="0"/>
        <c:axId val="837534368"/>
        <c:axId val="837534928"/>
      </c:lineChart>
      <c:catAx>
        <c:axId val="837534368"/>
        <c:scaling>
          <c:orientation val="minMax"/>
        </c:scaling>
        <c:delete val="0"/>
        <c:axPos val="b"/>
        <c:numFmt formatCode="General"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crossAx val="837534928"/>
        <c:crosses val="autoZero"/>
        <c:auto val="1"/>
        <c:lblAlgn val="ctr"/>
        <c:lblOffset val="100"/>
        <c:noMultiLvlLbl val="0"/>
      </c:catAx>
      <c:valAx>
        <c:axId val="837534928"/>
        <c:scaling>
          <c:orientation val="minMax"/>
          <c:max val="1"/>
        </c:scaling>
        <c:delete val="1"/>
        <c:axPos val="l"/>
        <c:numFmt formatCode="0.0%" sourceLinked="1"/>
        <c:majorTickMark val="out"/>
        <c:minorTickMark val="none"/>
        <c:tickLblPos val="nextTo"/>
        <c:crossAx val="837534368"/>
        <c:crosses val="autoZero"/>
        <c:crossBetween val="between"/>
      </c:valAx>
      <c:spPr>
        <a:solidFill>
          <a:schemeClr val="bg1"/>
        </a:solid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pt-BR"/>
    </a:p>
  </c:txPr>
  <c:externalData r:id="rId3">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23"/>
    </mc:Choice>
    <mc:Fallback>
      <c:style val="23"/>
    </mc:Fallback>
  </mc:AlternateContent>
  <c:chart>
    <c:autoTitleDeleted val="0"/>
    <c:plotArea>
      <c:layout/>
      <c:barChart>
        <c:barDir val="col"/>
        <c:grouping val="clustered"/>
        <c:varyColors val="0"/>
        <c:ser>
          <c:idx val="0"/>
          <c:order val="0"/>
          <c:tx>
            <c:strRef>
              <c:f>'Gráfico 17_OK_140'!$C$3</c:f>
              <c:strCache>
                <c:ptCount val="1"/>
                <c:pt idx="0">
                  <c:v>2010</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17_OK_140'!$C$4:$C$7</c:f>
              <c:numCache>
                <c:formatCode>0.0%</c:formatCode>
                <c:ptCount val="4"/>
                <c:pt idx="0">
                  <c:v>0.59250000000000003</c:v>
                </c:pt>
                <c:pt idx="1">
                  <c:v>0.33329999999999999</c:v>
                </c:pt>
                <c:pt idx="2">
                  <c:v>0.21820000000000001</c:v>
                </c:pt>
                <c:pt idx="3">
                  <c:v>0.4123</c:v>
                </c:pt>
              </c:numCache>
            </c:numRef>
          </c:val>
          <c:extLst>
            <c:ext xmlns:c16="http://schemas.microsoft.com/office/drawing/2014/chart" uri="{C3380CC4-5D6E-409C-BE32-E72D297353CC}">
              <c16:uniqueId val="{00000000-3FB5-457A-90D2-6869C7DBF02F}"/>
            </c:ext>
          </c:extLst>
        </c:ser>
        <c:ser>
          <c:idx val="1"/>
          <c:order val="1"/>
          <c:tx>
            <c:strRef>
              <c:f>'Gráfico 17_OK_140'!$D$3</c:f>
              <c:strCache>
                <c:ptCount val="1"/>
                <c:pt idx="0">
                  <c:v>2011</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17_OK_140'!$D$4:$D$7</c:f>
              <c:numCache>
                <c:formatCode>0.0%</c:formatCode>
                <c:ptCount val="4"/>
                <c:pt idx="0">
                  <c:v>0.80800000000000005</c:v>
                </c:pt>
                <c:pt idx="1">
                  <c:v>0.154</c:v>
                </c:pt>
                <c:pt idx="2">
                  <c:v>0.19500000000000001</c:v>
                </c:pt>
                <c:pt idx="3">
                  <c:v>0.38900000000000001</c:v>
                </c:pt>
              </c:numCache>
            </c:numRef>
          </c:val>
          <c:extLst>
            <c:ext xmlns:c16="http://schemas.microsoft.com/office/drawing/2014/chart" uri="{C3380CC4-5D6E-409C-BE32-E72D297353CC}">
              <c16:uniqueId val="{00000001-3FB5-457A-90D2-6869C7DBF02F}"/>
            </c:ext>
          </c:extLst>
        </c:ser>
        <c:ser>
          <c:idx val="2"/>
          <c:order val="2"/>
          <c:tx>
            <c:strRef>
              <c:f>'Gráfico 17_OK_140'!$E$3</c:f>
              <c:strCache>
                <c:ptCount val="1"/>
                <c:pt idx="0">
                  <c:v>2012</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17_OK_140'!$E$4:$E$7</c:f>
              <c:numCache>
                <c:formatCode>0.0%</c:formatCode>
                <c:ptCount val="4"/>
                <c:pt idx="0">
                  <c:v>0.65400000000000003</c:v>
                </c:pt>
                <c:pt idx="1">
                  <c:v>0.23100000000000001</c:v>
                </c:pt>
                <c:pt idx="2">
                  <c:v>0.17199999999999999</c:v>
                </c:pt>
                <c:pt idx="3">
                  <c:v>0.42699999999999999</c:v>
                </c:pt>
              </c:numCache>
            </c:numRef>
          </c:val>
          <c:extLst>
            <c:ext xmlns:c16="http://schemas.microsoft.com/office/drawing/2014/chart" uri="{C3380CC4-5D6E-409C-BE32-E72D297353CC}">
              <c16:uniqueId val="{00000002-3FB5-457A-90D2-6869C7DBF02F}"/>
            </c:ext>
          </c:extLst>
        </c:ser>
        <c:ser>
          <c:idx val="3"/>
          <c:order val="3"/>
          <c:tx>
            <c:strRef>
              <c:f>'Gráfico 17_OK_140'!$F$3</c:f>
              <c:strCache>
                <c:ptCount val="1"/>
                <c:pt idx="0">
                  <c:v>2013</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17_OK_140'!$F$4:$F$7</c:f>
              <c:numCache>
                <c:formatCode>0.0%</c:formatCode>
                <c:ptCount val="4"/>
                <c:pt idx="0">
                  <c:v>0.76900000000000002</c:v>
                </c:pt>
                <c:pt idx="1">
                  <c:v>0.154</c:v>
                </c:pt>
                <c:pt idx="2">
                  <c:v>0.189</c:v>
                </c:pt>
                <c:pt idx="3">
                  <c:v>0.42499999999999999</c:v>
                </c:pt>
              </c:numCache>
            </c:numRef>
          </c:val>
          <c:extLst>
            <c:ext xmlns:c16="http://schemas.microsoft.com/office/drawing/2014/chart" uri="{C3380CC4-5D6E-409C-BE32-E72D297353CC}">
              <c16:uniqueId val="{00000003-3FB5-457A-90D2-6869C7DBF02F}"/>
            </c:ext>
          </c:extLst>
        </c:ser>
        <c:ser>
          <c:idx val="4"/>
          <c:order val="4"/>
          <c:tx>
            <c:strRef>
              <c:f>'Gráfico 17_OK_140'!$G$3</c:f>
              <c:strCache>
                <c:ptCount val="1"/>
                <c:pt idx="0">
                  <c:v>2014</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17_OK_140'!$G$4:$G$7</c:f>
              <c:numCache>
                <c:formatCode>0.0%</c:formatCode>
                <c:ptCount val="4"/>
                <c:pt idx="0">
                  <c:v>0.65400000000000003</c:v>
                </c:pt>
                <c:pt idx="1">
                  <c:v>0.308</c:v>
                </c:pt>
                <c:pt idx="2">
                  <c:v>0.16900000000000001</c:v>
                </c:pt>
                <c:pt idx="3">
                  <c:v>0.42399999999999999</c:v>
                </c:pt>
              </c:numCache>
            </c:numRef>
          </c:val>
          <c:extLst>
            <c:ext xmlns:c16="http://schemas.microsoft.com/office/drawing/2014/chart" uri="{C3380CC4-5D6E-409C-BE32-E72D297353CC}">
              <c16:uniqueId val="{00000004-3FB5-457A-90D2-6869C7DBF02F}"/>
            </c:ext>
          </c:extLst>
        </c:ser>
        <c:ser>
          <c:idx val="5"/>
          <c:order val="5"/>
          <c:tx>
            <c:strRef>
              <c:f>'Gráfico 17_OK_140'!$H$3</c:f>
              <c:strCache>
                <c:ptCount val="1"/>
                <c:pt idx="0">
                  <c:v>2015</c:v>
                </c:pt>
              </c:strCache>
            </c:strRef>
          </c:tx>
          <c:invertIfNegative val="0"/>
          <c:dLbls>
            <c:spPr>
              <a:noFill/>
              <a:ln>
                <a:noFill/>
              </a:ln>
              <a:effectLst/>
            </c:spPr>
            <c:txPr>
              <a:bodyPr rot="-5400000" vert="horz"/>
              <a:lstStyle/>
              <a:p>
                <a:pPr>
                  <a:defRPr b="1"/>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'Gráfico 17_OK_140'!$A$4:$B$7</c:f>
              <c:multiLvlStrCache>
                <c:ptCount val="4"/>
                <c:lvl>
                  <c:pt idx="0">
                    <c:v>Com regularidade</c:v>
                  </c:pt>
                  <c:pt idx="1">
                    <c:v>Sem regularidade</c:v>
                  </c:pt>
                  <c:pt idx="2">
                    <c:v>Com regularidade</c:v>
                  </c:pt>
                  <c:pt idx="3">
                    <c:v>Sem regularidade</c:v>
                  </c:pt>
                </c:lvl>
                <c:lvl>
                  <c:pt idx="0">
                    <c:v>Estadual</c:v>
                  </c:pt>
                  <c:pt idx="2">
                    <c:v>Municipal</c:v>
                  </c:pt>
                </c:lvl>
              </c:multiLvlStrCache>
            </c:multiLvlStrRef>
          </c:cat>
          <c:val>
            <c:numRef>
              <c:f>'Gráfico 17_OK_140'!$H$4:$H$7</c:f>
              <c:numCache>
                <c:formatCode>0.0%</c:formatCode>
                <c:ptCount val="4"/>
                <c:pt idx="0">
                  <c:v>0.74099999999999999</c:v>
                </c:pt>
                <c:pt idx="1">
                  <c:v>0.222</c:v>
                </c:pt>
                <c:pt idx="2">
                  <c:v>0.158</c:v>
                </c:pt>
                <c:pt idx="3">
                  <c:v>0.442</c:v>
                </c:pt>
              </c:numCache>
            </c:numRef>
          </c:val>
          <c:extLst>
            <c:ext xmlns:c16="http://schemas.microsoft.com/office/drawing/2014/chart" uri="{C3380CC4-5D6E-409C-BE32-E72D297353CC}">
              <c16:uniqueId val="{00000005-3FB5-457A-90D2-6869C7DBF02F}"/>
            </c:ext>
          </c:extLst>
        </c:ser>
        <c:ser>
          <c:idx val="6"/>
          <c:order val="6"/>
          <c:tx>
            <c:strRef>
              <c:f>'Gráfico 17_OK_140'!$I$3</c:f>
              <c:strCache>
                <c:ptCount val="1"/>
                <c:pt idx="0">
                  <c:v>2016</c:v>
                </c:pt>
              </c:strCache>
            </c:strRef>
          </c:tx>
          <c:invertIfNegative val="0"/>
          <c:dLbls>
            <c:numFmt formatCode="0.0%" sourceLinked="0"/>
            <c:spPr>
              <a:noFill/>
              <a:ln>
                <a:noFill/>
              </a:ln>
              <a:effectLst/>
            </c:spPr>
            <c:txPr>
              <a:bodyPr rot="-5400000" vert="horz" wrap="square" lIns="38100" tIns="19050" rIns="38100" bIns="19050" anchor="ctr" anchorCtr="0">
                <a:spAutoFit/>
              </a:bodyPr>
              <a:lstStyle/>
              <a:p>
                <a:pPr algn="ctr">
                  <a:defRPr lang="pt-B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'Gráfico 17_OK_140'!$I$4:$I$7</c:f>
              <c:numCache>
                <c:formatCode>0.0%</c:formatCode>
                <c:ptCount val="4"/>
                <c:pt idx="0">
                  <c:v>0.63</c:v>
                </c:pt>
                <c:pt idx="1">
                  <c:v>0.29599999999999999</c:v>
                </c:pt>
                <c:pt idx="2">
                  <c:v>0.157</c:v>
                </c:pt>
                <c:pt idx="3">
                  <c:v>0.45200000000000001</c:v>
                </c:pt>
              </c:numCache>
            </c:numRef>
          </c:val>
          <c:extLst>
            <c:ext xmlns:c16="http://schemas.microsoft.com/office/drawing/2014/chart" uri="{C3380CC4-5D6E-409C-BE32-E72D297353CC}">
              <c16:uniqueId val="{00000006-3FB5-457A-90D2-6869C7DBF02F}"/>
            </c:ext>
          </c:extLst>
        </c:ser>
        <c:dLbls>
          <c:dLblPos val="outEnd"/>
          <c:showLegendKey val="0"/>
          <c:showVal val="1"/>
          <c:showCatName val="0"/>
          <c:showSerName val="0"/>
          <c:showPercent val="0"/>
          <c:showBubbleSize val="0"/>
        </c:dLbls>
        <c:gapWidth val="150"/>
        <c:overlap val="-20"/>
        <c:axId val="837540528"/>
        <c:axId val="837541088"/>
      </c:barChart>
      <c:catAx>
        <c:axId val="837540528"/>
        <c:scaling>
          <c:orientation val="minMax"/>
        </c:scaling>
        <c:delete val="0"/>
        <c:axPos val="b"/>
        <c:numFmt formatCode="General" sourceLinked="1"/>
        <c:majorTickMark val="out"/>
        <c:minorTickMark val="none"/>
        <c:tickLblPos val="nextTo"/>
        <c:txPr>
          <a:bodyPr/>
          <a:lstStyle/>
          <a:p>
            <a:pPr>
              <a:defRPr b="1"/>
            </a:pPr>
            <a:endParaRPr lang="pt-BR"/>
          </a:p>
        </c:txPr>
        <c:crossAx val="837541088"/>
        <c:crosses val="autoZero"/>
        <c:auto val="1"/>
        <c:lblAlgn val="ctr"/>
        <c:lblOffset val="100"/>
        <c:noMultiLvlLbl val="0"/>
      </c:catAx>
      <c:valAx>
        <c:axId val="837541088"/>
        <c:scaling>
          <c:orientation val="minMax"/>
        </c:scaling>
        <c:delete val="1"/>
        <c:axPos val="l"/>
        <c:numFmt formatCode="0.0%" sourceLinked="1"/>
        <c:majorTickMark val="out"/>
        <c:minorTickMark val="none"/>
        <c:tickLblPos val="nextTo"/>
        <c:crossAx val="837540528"/>
        <c:crosses val="autoZero"/>
        <c:crossBetween val="between"/>
      </c:valAx>
    </c:plotArea>
    <c:legend>
      <c:legendPos val="t"/>
      <c:overlay val="0"/>
      <c:txPr>
        <a:bodyPr/>
        <a:lstStyle/>
        <a:p>
          <a:pPr>
            <a:defRPr b="1"/>
          </a:pPr>
          <a:endParaRPr lang="pt-BR"/>
        </a:p>
      </c:txPr>
    </c:legend>
    <c:plotVisOnly val="1"/>
    <c:dispBlanksAs val="gap"/>
    <c:showDLblsOverMax val="0"/>
  </c:chart>
  <c:externalData r:id="rId1">
    <c:autoUpdate val="0"/>
  </c:externalData>
</c:chartSpace>
</file>

<file path=word/charts/chart1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0"/>
    <c:plotArea>
      <c:layout>
        <c:manualLayout>
          <c:layoutTarget val="inner"/>
          <c:xMode val="edge"/>
          <c:yMode val="edge"/>
          <c:x val="3.1007751937984496E-2"/>
          <c:y val="0.106432792402152"/>
          <c:w val="0.95452196382428944"/>
          <c:h val="0.81756675086318553"/>
        </c:manualLayout>
      </c:layout>
      <c:barChart>
        <c:barDir val="col"/>
        <c:grouping val="clustered"/>
        <c:varyColors val="0"/>
        <c:ser>
          <c:idx val="0"/>
          <c:order val="0"/>
          <c:tx>
            <c:strRef>
              <c:f>'Gráfico 18_OK_141'!$A$4</c:f>
              <c:strCache>
                <c:ptCount val="1"/>
                <c:pt idx="0">
                  <c:v>2011</c:v>
                </c:pt>
              </c:strCache>
            </c:strRef>
          </c:tx>
          <c:spPr>
            <a:gradFill rotWithShape="1">
              <a:gsLst>
                <a:gs pos="0">
                  <a:schemeClr val="accent5">
                    <a:shade val="50000"/>
                    <a:shade val="51000"/>
                    <a:satMod val="130000"/>
                  </a:schemeClr>
                </a:gs>
                <a:gs pos="80000">
                  <a:schemeClr val="accent5">
                    <a:shade val="50000"/>
                    <a:shade val="93000"/>
                    <a:satMod val="130000"/>
                  </a:schemeClr>
                </a:gs>
                <a:gs pos="100000">
                  <a:schemeClr val="accent5">
                    <a:shade val="5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18_OK_141'!$B$4:$C$4</c:f>
              <c:numCache>
                <c:formatCode>0.0%</c:formatCode>
                <c:ptCount val="2"/>
                <c:pt idx="0">
                  <c:v>0.308</c:v>
                </c:pt>
                <c:pt idx="1">
                  <c:v>0.46300000000000002</c:v>
                </c:pt>
              </c:numCache>
            </c:numRef>
          </c:val>
          <c:extLst>
            <c:ext xmlns:c16="http://schemas.microsoft.com/office/drawing/2014/chart" uri="{C3380CC4-5D6E-409C-BE32-E72D297353CC}">
              <c16:uniqueId val="{00000000-E96F-480C-A2B7-4F3D7BE0000D}"/>
            </c:ext>
          </c:extLst>
        </c:ser>
        <c:ser>
          <c:idx val="1"/>
          <c:order val="1"/>
          <c:tx>
            <c:strRef>
              <c:f>'Gráfico 18_OK_141'!$A$5</c:f>
              <c:strCache>
                <c:ptCount val="1"/>
                <c:pt idx="0">
                  <c:v>2012</c:v>
                </c:pt>
              </c:strCache>
            </c:strRef>
          </c:tx>
          <c:spPr>
            <a:gradFill rotWithShape="1">
              <a:gsLst>
                <a:gs pos="0">
                  <a:schemeClr val="accent5">
                    <a:shade val="70000"/>
                    <a:shade val="51000"/>
                    <a:satMod val="130000"/>
                  </a:schemeClr>
                </a:gs>
                <a:gs pos="80000">
                  <a:schemeClr val="accent5">
                    <a:shade val="70000"/>
                    <a:shade val="93000"/>
                    <a:satMod val="130000"/>
                  </a:schemeClr>
                </a:gs>
                <a:gs pos="100000">
                  <a:schemeClr val="accent5">
                    <a:shade val="7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18_OK_141'!$B$5:$C$5</c:f>
              <c:numCache>
                <c:formatCode>0.0%</c:formatCode>
                <c:ptCount val="2"/>
                <c:pt idx="0">
                  <c:v>0.192</c:v>
                </c:pt>
                <c:pt idx="1">
                  <c:v>0.48</c:v>
                </c:pt>
              </c:numCache>
            </c:numRef>
          </c:val>
          <c:extLst>
            <c:ext xmlns:c16="http://schemas.microsoft.com/office/drawing/2014/chart" uri="{C3380CC4-5D6E-409C-BE32-E72D297353CC}">
              <c16:uniqueId val="{00000001-E96F-480C-A2B7-4F3D7BE0000D}"/>
            </c:ext>
          </c:extLst>
        </c:ser>
        <c:ser>
          <c:idx val="2"/>
          <c:order val="2"/>
          <c:tx>
            <c:strRef>
              <c:f>'Gráfico 18_OK_141'!$A$6</c:f>
              <c:strCache>
                <c:ptCount val="1"/>
                <c:pt idx="0">
                  <c:v>2013</c:v>
                </c:pt>
              </c:strCache>
            </c:strRef>
          </c:tx>
          <c:spPr>
            <a:gradFill rotWithShape="1">
              <a:gsLst>
                <a:gs pos="0">
                  <a:schemeClr val="accent5">
                    <a:shade val="90000"/>
                    <a:shade val="51000"/>
                    <a:satMod val="130000"/>
                  </a:schemeClr>
                </a:gs>
                <a:gs pos="80000">
                  <a:schemeClr val="accent5">
                    <a:shade val="90000"/>
                    <a:shade val="93000"/>
                    <a:satMod val="130000"/>
                  </a:schemeClr>
                </a:gs>
                <a:gs pos="100000">
                  <a:schemeClr val="accent5">
                    <a:shade val="9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18_OK_141'!$B$6:$C$6</c:f>
              <c:numCache>
                <c:formatCode>0.0%</c:formatCode>
                <c:ptCount val="2"/>
                <c:pt idx="0">
                  <c:v>0.23100000000000001</c:v>
                </c:pt>
                <c:pt idx="1">
                  <c:v>0.51400000000000001</c:v>
                </c:pt>
              </c:numCache>
            </c:numRef>
          </c:val>
          <c:extLst>
            <c:ext xmlns:c16="http://schemas.microsoft.com/office/drawing/2014/chart" uri="{C3380CC4-5D6E-409C-BE32-E72D297353CC}">
              <c16:uniqueId val="{00000002-E96F-480C-A2B7-4F3D7BE0000D}"/>
            </c:ext>
          </c:extLst>
        </c:ser>
        <c:ser>
          <c:idx val="3"/>
          <c:order val="3"/>
          <c:tx>
            <c:strRef>
              <c:f>'Gráfico 18_OK_141'!$A$7</c:f>
              <c:strCache>
                <c:ptCount val="1"/>
                <c:pt idx="0">
                  <c:v>2014</c:v>
                </c:pt>
              </c:strCache>
            </c:strRef>
          </c:tx>
          <c:spPr>
            <a:gradFill rotWithShape="1">
              <a:gsLst>
                <a:gs pos="0">
                  <a:schemeClr val="accent5">
                    <a:tint val="90000"/>
                    <a:shade val="51000"/>
                    <a:satMod val="130000"/>
                  </a:schemeClr>
                </a:gs>
                <a:gs pos="80000">
                  <a:schemeClr val="accent5">
                    <a:tint val="90000"/>
                    <a:shade val="93000"/>
                    <a:satMod val="130000"/>
                  </a:schemeClr>
                </a:gs>
                <a:gs pos="100000">
                  <a:schemeClr val="accent5">
                    <a:tint val="9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18_OK_141'!$B$7:$C$7</c:f>
              <c:numCache>
                <c:formatCode>0.0%</c:formatCode>
                <c:ptCount val="2"/>
                <c:pt idx="0">
                  <c:v>0.154</c:v>
                </c:pt>
                <c:pt idx="1">
                  <c:v>0.495</c:v>
                </c:pt>
              </c:numCache>
            </c:numRef>
          </c:val>
          <c:extLst>
            <c:ext xmlns:c16="http://schemas.microsoft.com/office/drawing/2014/chart" uri="{C3380CC4-5D6E-409C-BE32-E72D297353CC}">
              <c16:uniqueId val="{00000003-E96F-480C-A2B7-4F3D7BE0000D}"/>
            </c:ext>
          </c:extLst>
        </c:ser>
        <c:ser>
          <c:idx val="4"/>
          <c:order val="4"/>
          <c:tx>
            <c:strRef>
              <c:f>'Gráfico 18_OK_141'!$A$8</c:f>
              <c:strCache>
                <c:ptCount val="1"/>
                <c:pt idx="0">
                  <c:v>2015</c:v>
                </c:pt>
              </c:strCache>
            </c:strRef>
          </c:tx>
          <c:spPr>
            <a:gradFill rotWithShape="1">
              <a:gsLst>
                <a:gs pos="0">
                  <a:schemeClr val="accent5">
                    <a:tint val="70000"/>
                    <a:shade val="51000"/>
                    <a:satMod val="130000"/>
                  </a:schemeClr>
                </a:gs>
                <a:gs pos="80000">
                  <a:schemeClr val="accent5">
                    <a:tint val="70000"/>
                    <a:shade val="93000"/>
                    <a:satMod val="130000"/>
                  </a:schemeClr>
                </a:gs>
                <a:gs pos="100000">
                  <a:schemeClr val="accent5">
                    <a:tint val="7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18_OK_141'!$B$8:$C$8</c:f>
              <c:numCache>
                <c:formatCode>0.0%</c:formatCode>
                <c:ptCount val="2"/>
                <c:pt idx="0">
                  <c:v>0.185</c:v>
                </c:pt>
                <c:pt idx="1">
                  <c:v>0.50700000000000001</c:v>
                </c:pt>
              </c:numCache>
            </c:numRef>
          </c:val>
          <c:extLst>
            <c:ext xmlns:c16="http://schemas.microsoft.com/office/drawing/2014/chart" uri="{C3380CC4-5D6E-409C-BE32-E72D297353CC}">
              <c16:uniqueId val="{00000004-E96F-480C-A2B7-4F3D7BE0000D}"/>
            </c:ext>
          </c:extLst>
        </c:ser>
        <c:ser>
          <c:idx val="5"/>
          <c:order val="5"/>
          <c:tx>
            <c:strRef>
              <c:f>'Gráfico 18_OK_141'!$A$9</c:f>
              <c:strCache>
                <c:ptCount val="1"/>
                <c:pt idx="0">
                  <c:v>2016</c:v>
                </c:pt>
              </c:strCache>
            </c:strRef>
          </c:tx>
          <c:spPr>
            <a:gradFill rotWithShape="1">
              <a:gsLst>
                <a:gs pos="0">
                  <a:schemeClr val="accent5">
                    <a:tint val="50000"/>
                    <a:shade val="51000"/>
                    <a:satMod val="130000"/>
                  </a:schemeClr>
                </a:gs>
                <a:gs pos="80000">
                  <a:schemeClr val="accent5">
                    <a:tint val="50000"/>
                    <a:shade val="93000"/>
                    <a:satMod val="130000"/>
                  </a:schemeClr>
                </a:gs>
                <a:gs pos="100000">
                  <a:schemeClr val="accent5">
                    <a:tint val="50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'Gráfico 18_OK_141'!$B$3:$C$3</c:f>
              <c:strCache>
                <c:ptCount val="2"/>
                <c:pt idx="0">
                  <c:v>Estaduais</c:v>
                </c:pt>
                <c:pt idx="1">
                  <c:v>Municipais</c:v>
                </c:pt>
              </c:strCache>
            </c:strRef>
          </c:cat>
          <c:val>
            <c:numRef>
              <c:f>'Gráfico 18_OK_141'!$B$9:$C$9</c:f>
              <c:numCache>
                <c:formatCode>0.0%</c:formatCode>
                <c:ptCount val="2"/>
                <c:pt idx="0">
                  <c:v>0.14800000000000002</c:v>
                </c:pt>
                <c:pt idx="1">
                  <c:v>0.52700000000000002</c:v>
                </c:pt>
              </c:numCache>
            </c:numRef>
          </c:val>
          <c:extLst>
            <c:ext xmlns:c16="http://schemas.microsoft.com/office/drawing/2014/chart" uri="{C3380CC4-5D6E-409C-BE32-E72D297353CC}">
              <c16:uniqueId val="{00000005-E96F-480C-A2B7-4F3D7BE0000D}"/>
            </c:ext>
          </c:extLst>
        </c:ser>
        <c:dLbls>
          <c:dLblPos val="outEnd"/>
          <c:showLegendKey val="0"/>
          <c:showVal val="1"/>
          <c:showCatName val="0"/>
          <c:showSerName val="0"/>
          <c:showPercent val="0"/>
          <c:showBubbleSize val="0"/>
        </c:dLbls>
        <c:gapWidth val="150"/>
        <c:overlap val="-20"/>
        <c:axId val="814837056"/>
        <c:axId val="814837616"/>
      </c:barChart>
      <c:catAx>
        <c:axId val="814837056"/>
        <c:scaling>
          <c:orientation val="minMax"/>
        </c:scaling>
        <c:delete val="0"/>
        <c:axPos val="b"/>
        <c:numFmt formatCode="General"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pt-BR"/>
          </a:p>
        </c:txPr>
        <c:crossAx val="814837616"/>
        <c:crosses val="autoZero"/>
        <c:auto val="1"/>
        <c:lblAlgn val="ctr"/>
        <c:lblOffset val="100"/>
        <c:noMultiLvlLbl val="0"/>
      </c:catAx>
      <c:valAx>
        <c:axId val="814837616"/>
        <c:scaling>
          <c:orientation val="minMax"/>
        </c:scaling>
        <c:delete val="1"/>
        <c:axPos val="l"/>
        <c:numFmt formatCode="0.0%" sourceLinked="1"/>
        <c:majorTickMark val="out"/>
        <c:minorTickMark val="none"/>
        <c:tickLblPos val="nextTo"/>
        <c:crossAx val="814837056"/>
        <c:crosses val="autoZero"/>
        <c:crossBetween val="between"/>
      </c:valAx>
      <c:spPr>
        <a:solidFill>
          <a:schemeClr val="bg1"/>
        </a:solid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pt-BR"/>
    </a:p>
  </c:txPr>
  <c:externalData r:id="rId3">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clustered"/>
        <c:varyColors val="0"/>
        <c:ser>
          <c:idx val="0"/>
          <c:order val="0"/>
          <c:tx>
            <c:strRef>
              <c:f>'Gráfico 19_OK_142'!$B$3</c:f>
              <c:strCache>
                <c:ptCount val="1"/>
                <c:pt idx="0">
                  <c:v>Municipais</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19_OK_142'!$A$4:$A$8</c:f>
              <c:numCache>
                <c:formatCode>General</c:formatCode>
                <c:ptCount val="5"/>
                <c:pt idx="0">
                  <c:v>2016</c:v>
                </c:pt>
                <c:pt idx="1">
                  <c:v>2015</c:v>
                </c:pt>
                <c:pt idx="2">
                  <c:v>2014</c:v>
                </c:pt>
                <c:pt idx="3">
                  <c:v>2013</c:v>
                </c:pt>
                <c:pt idx="4">
                  <c:v>2012</c:v>
                </c:pt>
              </c:numCache>
            </c:numRef>
          </c:cat>
          <c:val>
            <c:numRef>
              <c:f>'Gráfico 19_OK_142'!$B$4:$B$8</c:f>
              <c:numCache>
                <c:formatCode>0.0%</c:formatCode>
                <c:ptCount val="5"/>
                <c:pt idx="0">
                  <c:v>0.54700000000000004</c:v>
                </c:pt>
                <c:pt idx="1">
                  <c:v>0.52500000000000002</c:v>
                </c:pt>
                <c:pt idx="2">
                  <c:v>0.48599999999999999</c:v>
                </c:pt>
                <c:pt idx="3">
                  <c:v>0.48499999999999999</c:v>
                </c:pt>
                <c:pt idx="4">
                  <c:v>0.433</c:v>
                </c:pt>
              </c:numCache>
            </c:numRef>
          </c:val>
          <c:extLst>
            <c:ext xmlns:c16="http://schemas.microsoft.com/office/drawing/2014/chart" uri="{C3380CC4-5D6E-409C-BE32-E72D297353CC}">
              <c16:uniqueId val="{00000000-4115-48C5-A18E-CB0721F16CD9}"/>
            </c:ext>
          </c:extLst>
        </c:ser>
        <c:ser>
          <c:idx val="1"/>
          <c:order val="1"/>
          <c:tx>
            <c:strRef>
              <c:f>'Gráfico 19_OK_142'!$C$3</c:f>
              <c:strCache>
                <c:ptCount val="1"/>
                <c:pt idx="0">
                  <c:v>Estaduais</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19_OK_142'!$A$4:$A$8</c:f>
              <c:numCache>
                <c:formatCode>General</c:formatCode>
                <c:ptCount val="5"/>
                <c:pt idx="0">
                  <c:v>2016</c:v>
                </c:pt>
                <c:pt idx="1">
                  <c:v>2015</c:v>
                </c:pt>
                <c:pt idx="2">
                  <c:v>2014</c:v>
                </c:pt>
                <c:pt idx="3">
                  <c:v>2013</c:v>
                </c:pt>
                <c:pt idx="4">
                  <c:v>2012</c:v>
                </c:pt>
              </c:numCache>
            </c:numRef>
          </c:cat>
          <c:val>
            <c:numRef>
              <c:f>'Gráfico 19_OK_142'!$C$4:$C$8</c:f>
              <c:numCache>
                <c:formatCode>0.0%</c:formatCode>
                <c:ptCount val="5"/>
                <c:pt idx="0">
                  <c:v>0.51900000000000002</c:v>
                </c:pt>
                <c:pt idx="1">
                  <c:v>0.59299999999999997</c:v>
                </c:pt>
                <c:pt idx="2">
                  <c:v>0.5</c:v>
                </c:pt>
                <c:pt idx="3">
                  <c:v>0.46200000000000002</c:v>
                </c:pt>
                <c:pt idx="4">
                  <c:v>0.42299999999999999</c:v>
                </c:pt>
              </c:numCache>
            </c:numRef>
          </c:val>
          <c:extLst>
            <c:ext xmlns:c16="http://schemas.microsoft.com/office/drawing/2014/chart" uri="{C3380CC4-5D6E-409C-BE32-E72D297353CC}">
              <c16:uniqueId val="{00000001-4115-48C5-A18E-CB0721F16CD9}"/>
            </c:ext>
          </c:extLst>
        </c:ser>
        <c:dLbls>
          <c:dLblPos val="outEnd"/>
          <c:showLegendKey val="0"/>
          <c:showVal val="1"/>
          <c:showCatName val="0"/>
          <c:showSerName val="0"/>
          <c:showPercent val="0"/>
          <c:showBubbleSize val="0"/>
        </c:dLbls>
        <c:gapWidth val="182"/>
        <c:axId val="814840416"/>
        <c:axId val="814840976"/>
      </c:barChart>
      <c:catAx>
        <c:axId val="81484041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40976"/>
        <c:crosses val="autoZero"/>
        <c:auto val="1"/>
        <c:lblAlgn val="ctr"/>
        <c:lblOffset val="100"/>
        <c:noMultiLvlLbl val="0"/>
      </c:catAx>
      <c:valAx>
        <c:axId val="814840976"/>
        <c:scaling>
          <c:orientation val="minMax"/>
        </c:scaling>
        <c:delete val="1"/>
        <c:axPos val="b"/>
        <c:numFmt formatCode="0.0%" sourceLinked="1"/>
        <c:majorTickMark val="none"/>
        <c:minorTickMark val="none"/>
        <c:tickLblPos val="nextTo"/>
        <c:crossAx val="81484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'Gráfico 20_OK_143'!$B$3</c:f>
              <c:strCache>
                <c:ptCount val="1"/>
                <c:pt idx="0">
                  <c:v>Estadual</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20_OK_143'!$A$4:$A$6</c:f>
              <c:numCache>
                <c:formatCode>General</c:formatCode>
                <c:ptCount val="3"/>
                <c:pt idx="0">
                  <c:v>2014</c:v>
                </c:pt>
                <c:pt idx="1">
                  <c:v>2015</c:v>
                </c:pt>
                <c:pt idx="2">
                  <c:v>2016</c:v>
                </c:pt>
              </c:numCache>
            </c:numRef>
          </c:cat>
          <c:val>
            <c:numRef>
              <c:f>'Gráfico 20_OK_143'!$B$4:$B$6</c:f>
              <c:numCache>
                <c:formatCode>0.0%</c:formatCode>
                <c:ptCount val="3"/>
                <c:pt idx="0">
                  <c:v>1</c:v>
                </c:pt>
                <c:pt idx="1">
                  <c:v>1</c:v>
                </c:pt>
                <c:pt idx="2">
                  <c:v>1</c:v>
                </c:pt>
              </c:numCache>
            </c:numRef>
          </c:val>
          <c:extLst>
            <c:ext xmlns:c16="http://schemas.microsoft.com/office/drawing/2014/chart" uri="{C3380CC4-5D6E-409C-BE32-E72D297353CC}">
              <c16:uniqueId val="{00000000-1C7E-4034-B448-CB29230B8B02}"/>
            </c:ext>
          </c:extLst>
        </c:ser>
        <c:ser>
          <c:idx val="1"/>
          <c:order val="1"/>
          <c:tx>
            <c:strRef>
              <c:f>'Gráfico 20_OK_143'!$C$3</c:f>
              <c:strCache>
                <c:ptCount val="1"/>
                <c:pt idx="0">
                  <c:v>Municipal</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20_OK_143'!$A$4:$A$6</c:f>
              <c:numCache>
                <c:formatCode>General</c:formatCode>
                <c:ptCount val="3"/>
                <c:pt idx="0">
                  <c:v>2014</c:v>
                </c:pt>
                <c:pt idx="1">
                  <c:v>2015</c:v>
                </c:pt>
                <c:pt idx="2">
                  <c:v>2016</c:v>
                </c:pt>
              </c:numCache>
            </c:numRef>
          </c:cat>
          <c:val>
            <c:numRef>
              <c:f>'Gráfico 20_OK_143'!$C$4:$C$6</c:f>
              <c:numCache>
                <c:formatCode>0.0%</c:formatCode>
                <c:ptCount val="3"/>
                <c:pt idx="0">
                  <c:v>0.23699999999999999</c:v>
                </c:pt>
                <c:pt idx="1">
                  <c:v>0.24099999999999999</c:v>
                </c:pt>
                <c:pt idx="2">
                  <c:v>0.27100000000000002</c:v>
                </c:pt>
              </c:numCache>
            </c:numRef>
          </c:val>
          <c:extLst>
            <c:ext xmlns:c16="http://schemas.microsoft.com/office/drawing/2014/chart" uri="{C3380CC4-5D6E-409C-BE32-E72D297353CC}">
              <c16:uniqueId val="{00000001-1C7E-4034-B448-CB29230B8B02}"/>
            </c:ext>
          </c:extLst>
        </c:ser>
        <c:dLbls>
          <c:dLblPos val="outEnd"/>
          <c:showLegendKey val="0"/>
          <c:showVal val="1"/>
          <c:showCatName val="0"/>
          <c:showSerName val="0"/>
          <c:showPercent val="0"/>
          <c:showBubbleSize val="0"/>
        </c:dLbls>
        <c:gapWidth val="219"/>
        <c:overlap val="-27"/>
        <c:axId val="814843776"/>
        <c:axId val="814844336"/>
      </c:barChart>
      <c:catAx>
        <c:axId val="81484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814844336"/>
        <c:crosses val="autoZero"/>
        <c:auto val="1"/>
        <c:lblAlgn val="ctr"/>
        <c:lblOffset val="100"/>
        <c:noMultiLvlLbl val="0"/>
      </c:catAx>
      <c:valAx>
        <c:axId val="814844336"/>
        <c:scaling>
          <c:orientation val="minMax"/>
        </c:scaling>
        <c:delete val="1"/>
        <c:axPos val="l"/>
        <c:numFmt formatCode="0.0%" sourceLinked="1"/>
        <c:majorTickMark val="none"/>
        <c:minorTickMark val="none"/>
        <c:tickLblPos val="nextTo"/>
        <c:crossAx val="81484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clustered"/>
        <c:varyColors val="0"/>
        <c:ser>
          <c:idx val="0"/>
          <c:order val="0"/>
          <c:tx>
            <c:strRef>
              <c:f>'Gráfico 21_OK_144'!$B$3</c:f>
              <c:strCache>
                <c:ptCount val="1"/>
                <c:pt idx="0">
                  <c:v>Municipal</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21_OK_144'!$A$4:$A$8</c:f>
              <c:strCache>
                <c:ptCount val="5"/>
                <c:pt idx="0">
                  <c:v>Todas as deliberações/resoluções são publicadas</c:v>
                </c:pt>
                <c:pt idx="1">
                  <c:v>A maioria das deliberações/resoluções é publicada</c:v>
                </c:pt>
                <c:pt idx="2">
                  <c:v>A metade das deliberações/resoluções é publicada</c:v>
                </c:pt>
                <c:pt idx="3">
                  <c:v>A minoria das deliberações/resoluções é publicada</c:v>
                </c:pt>
                <c:pt idx="4">
                  <c:v>Nenhuma das deliberações/resoluções é publicada</c:v>
                </c:pt>
              </c:strCache>
            </c:strRef>
          </c:cat>
          <c:val>
            <c:numRef>
              <c:f>'Gráfico 21_OK_144'!$B$4:$B$8</c:f>
              <c:numCache>
                <c:formatCode>0.0%</c:formatCode>
                <c:ptCount val="5"/>
                <c:pt idx="0">
                  <c:v>0.32530795072788354</c:v>
                </c:pt>
                <c:pt idx="1">
                  <c:v>0.12392683837252706</c:v>
                </c:pt>
                <c:pt idx="2">
                  <c:v>1.7357222844344905E-2</c:v>
                </c:pt>
                <c:pt idx="3">
                  <c:v>0.12709966405375139</c:v>
                </c:pt>
                <c:pt idx="4">
                  <c:v>0.40630832400149308</c:v>
                </c:pt>
              </c:numCache>
            </c:numRef>
          </c:val>
          <c:extLst>
            <c:ext xmlns:c16="http://schemas.microsoft.com/office/drawing/2014/chart" uri="{C3380CC4-5D6E-409C-BE32-E72D297353CC}">
              <c16:uniqueId val="{00000000-659F-4D86-B94C-E9793D688D14}"/>
            </c:ext>
          </c:extLst>
        </c:ser>
        <c:ser>
          <c:idx val="1"/>
          <c:order val="1"/>
          <c:tx>
            <c:strRef>
              <c:f>'Gráfico 21_OK_144'!$C$3</c:f>
              <c:strCache>
                <c:ptCount val="1"/>
                <c:pt idx="0">
                  <c:v>Estadual</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21_OK_144'!$A$4:$A$8</c:f>
              <c:strCache>
                <c:ptCount val="5"/>
                <c:pt idx="0">
                  <c:v>Todas as deliberações/resoluções são publicadas</c:v>
                </c:pt>
                <c:pt idx="1">
                  <c:v>A maioria das deliberações/resoluções é publicada</c:v>
                </c:pt>
                <c:pt idx="2">
                  <c:v>A metade das deliberações/resoluções é publicada</c:v>
                </c:pt>
                <c:pt idx="3">
                  <c:v>A minoria das deliberações/resoluções é publicada</c:v>
                </c:pt>
                <c:pt idx="4">
                  <c:v>Nenhuma das deliberações/resoluções é publicada</c:v>
                </c:pt>
              </c:strCache>
            </c:strRef>
          </c:cat>
          <c:val>
            <c:numRef>
              <c:f>'Gráfico 21_OK_144'!$C$4:$C$8</c:f>
              <c:numCache>
                <c:formatCode>0.0%</c:formatCode>
                <c:ptCount val="5"/>
                <c:pt idx="0">
                  <c:v>0.92592592592592593</c:v>
                </c:pt>
                <c:pt idx="1">
                  <c:v>3.7037037037037035E-2</c:v>
                </c:pt>
                <c:pt idx="2">
                  <c:v>3.7037037037037035E-2</c:v>
                </c:pt>
                <c:pt idx="3">
                  <c:v>0</c:v>
                </c:pt>
                <c:pt idx="4">
                  <c:v>0</c:v>
                </c:pt>
              </c:numCache>
            </c:numRef>
          </c:val>
          <c:extLst>
            <c:ext xmlns:c16="http://schemas.microsoft.com/office/drawing/2014/chart" uri="{C3380CC4-5D6E-409C-BE32-E72D297353CC}">
              <c16:uniqueId val="{00000001-659F-4D86-B94C-E9793D688D14}"/>
            </c:ext>
          </c:extLst>
        </c:ser>
        <c:dLbls>
          <c:dLblPos val="outEnd"/>
          <c:showLegendKey val="0"/>
          <c:showVal val="1"/>
          <c:showCatName val="0"/>
          <c:showSerName val="0"/>
          <c:showPercent val="0"/>
          <c:showBubbleSize val="0"/>
        </c:dLbls>
        <c:gapWidth val="182"/>
        <c:axId val="814847136"/>
        <c:axId val="814847696"/>
      </c:barChart>
      <c:catAx>
        <c:axId val="8148471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47696"/>
        <c:crosses val="autoZero"/>
        <c:auto val="1"/>
        <c:lblAlgn val="ctr"/>
        <c:lblOffset val="100"/>
        <c:noMultiLvlLbl val="0"/>
      </c:catAx>
      <c:valAx>
        <c:axId val="814847696"/>
        <c:scaling>
          <c:orientation val="minMax"/>
        </c:scaling>
        <c:delete val="1"/>
        <c:axPos val="b"/>
        <c:numFmt formatCode="0.0%" sourceLinked="1"/>
        <c:majorTickMark val="none"/>
        <c:minorTickMark val="none"/>
        <c:tickLblPos val="nextTo"/>
        <c:crossAx val="814847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2.3460410557184751E-2"/>
          <c:y val="2.9531188888460003E-2"/>
          <c:w val="0.956989247311828"/>
          <c:h val="0.7821435364598569"/>
        </c:manualLayout>
      </c:layout>
      <c:barChart>
        <c:barDir val="col"/>
        <c:grouping val="clustered"/>
        <c:varyColors val="0"/>
        <c:ser>
          <c:idx val="0"/>
          <c:order val="0"/>
          <c:tx>
            <c:strRef>
              <c:f>'Gráfico 22_OK_145'!$A$13</c:f>
              <c:strCache>
                <c:ptCount val="1"/>
                <c:pt idx="0">
                  <c:v>Titulares</c:v>
                </c:pt>
              </c:strCache>
            </c:strRef>
          </c:tx>
          <c:spPr>
            <a:solidFill>
              <a:schemeClr val="accent5">
                <a:shade val="58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22_OK_145'!$B$11:$G$12</c:f>
              <c:multiLvlStrCache>
                <c:ptCount val="6"/>
                <c:lvl>
                  <c:pt idx="0">
                    <c:v>2014</c:v>
                  </c:pt>
                  <c:pt idx="1">
                    <c:v>2015</c:v>
                  </c:pt>
                  <c:pt idx="2">
                    <c:v>2016</c:v>
                  </c:pt>
                  <c:pt idx="3">
                    <c:v>2014</c:v>
                  </c:pt>
                  <c:pt idx="4">
                    <c:v>2015</c:v>
                  </c:pt>
                  <c:pt idx="5">
                    <c:v>2016</c:v>
                  </c:pt>
                </c:lvl>
                <c:lvl>
                  <c:pt idx="0">
                    <c:v>Conselhos Municipais</c:v>
                  </c:pt>
                  <c:pt idx="3">
                    <c:v>Conselhos Estaduais</c:v>
                  </c:pt>
                </c:lvl>
              </c:multiLvlStrCache>
            </c:multiLvlStrRef>
          </c:cat>
          <c:val>
            <c:numRef>
              <c:f>'Gráfico 22_OK_145'!$B$13:$G$13</c:f>
              <c:numCache>
                <c:formatCode>0.0%</c:formatCode>
                <c:ptCount val="6"/>
                <c:pt idx="0">
                  <c:v>0.50136048726374616</c:v>
                </c:pt>
                <c:pt idx="1">
                  <c:v>0.50122394558390015</c:v>
                </c:pt>
                <c:pt idx="2">
                  <c:v>0.50052273915316259</c:v>
                </c:pt>
                <c:pt idx="3">
                  <c:v>0.49886877828054299</c:v>
                </c:pt>
                <c:pt idx="4">
                  <c:v>0.50378378378378375</c:v>
                </c:pt>
                <c:pt idx="5">
                  <c:v>0.50267379679144386</c:v>
                </c:pt>
              </c:numCache>
            </c:numRef>
          </c:val>
          <c:extLst>
            <c:ext xmlns:c16="http://schemas.microsoft.com/office/drawing/2014/chart" uri="{C3380CC4-5D6E-409C-BE32-E72D297353CC}">
              <c16:uniqueId val="{00000000-E825-4A0E-A27E-979C28C4C331}"/>
            </c:ext>
          </c:extLst>
        </c:ser>
        <c:ser>
          <c:idx val="1"/>
          <c:order val="1"/>
          <c:tx>
            <c:strRef>
              <c:f>'Gráfico 22_OK_145'!$A$14</c:f>
              <c:strCache>
                <c:ptCount val="1"/>
                <c:pt idx="0">
                  <c:v>Suplentes </c:v>
                </c:pt>
              </c:strCache>
            </c:strRef>
          </c:tx>
          <c:spPr>
            <a:solidFill>
              <a:schemeClr val="accent5">
                <a:shade val="8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22_OK_145'!$B$11:$G$12</c:f>
              <c:multiLvlStrCache>
                <c:ptCount val="6"/>
                <c:lvl>
                  <c:pt idx="0">
                    <c:v>2014</c:v>
                  </c:pt>
                  <c:pt idx="1">
                    <c:v>2015</c:v>
                  </c:pt>
                  <c:pt idx="2">
                    <c:v>2016</c:v>
                  </c:pt>
                  <c:pt idx="3">
                    <c:v>2014</c:v>
                  </c:pt>
                  <c:pt idx="4">
                    <c:v>2015</c:v>
                  </c:pt>
                  <c:pt idx="5">
                    <c:v>2016</c:v>
                  </c:pt>
                </c:lvl>
                <c:lvl>
                  <c:pt idx="0">
                    <c:v>Conselhos Municipais</c:v>
                  </c:pt>
                  <c:pt idx="3">
                    <c:v>Conselhos Estaduais</c:v>
                  </c:pt>
                </c:lvl>
              </c:multiLvlStrCache>
            </c:multiLvlStrRef>
          </c:cat>
          <c:val>
            <c:numRef>
              <c:f>'Gráfico 22_OK_145'!$B$14:$G$14</c:f>
              <c:numCache>
                <c:formatCode>0.0%</c:formatCode>
                <c:ptCount val="6"/>
                <c:pt idx="0">
                  <c:v>0.49863951273625384</c:v>
                </c:pt>
                <c:pt idx="1">
                  <c:v>0.49877605441609985</c:v>
                </c:pt>
                <c:pt idx="2">
                  <c:v>0.49947726084683741</c:v>
                </c:pt>
                <c:pt idx="3">
                  <c:v>0.50113122171945701</c:v>
                </c:pt>
                <c:pt idx="4">
                  <c:v>0.4962162162162162</c:v>
                </c:pt>
                <c:pt idx="5">
                  <c:v>0.49732620320855614</c:v>
                </c:pt>
              </c:numCache>
            </c:numRef>
          </c:val>
          <c:extLst>
            <c:ext xmlns:c16="http://schemas.microsoft.com/office/drawing/2014/chart" uri="{C3380CC4-5D6E-409C-BE32-E72D297353CC}">
              <c16:uniqueId val="{00000001-E825-4A0E-A27E-979C28C4C331}"/>
            </c:ext>
          </c:extLst>
        </c:ser>
        <c:ser>
          <c:idx val="2"/>
          <c:order val="2"/>
          <c:tx>
            <c:strRef>
              <c:f>'Gráfico 22_OK_145'!$A$15</c:f>
              <c:strCache>
                <c:ptCount val="1"/>
                <c:pt idx="0">
                  <c:v>Governamentais</c:v>
                </c:pt>
              </c:strCache>
            </c:strRef>
          </c:tx>
          <c:spPr>
            <a:solidFill>
              <a:schemeClr val="accent5">
                <a:tint val="8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22_OK_145'!$B$11:$G$12</c:f>
              <c:multiLvlStrCache>
                <c:ptCount val="6"/>
                <c:lvl>
                  <c:pt idx="0">
                    <c:v>2014</c:v>
                  </c:pt>
                  <c:pt idx="1">
                    <c:v>2015</c:v>
                  </c:pt>
                  <c:pt idx="2">
                    <c:v>2016</c:v>
                  </c:pt>
                  <c:pt idx="3">
                    <c:v>2014</c:v>
                  </c:pt>
                  <c:pt idx="4">
                    <c:v>2015</c:v>
                  </c:pt>
                  <c:pt idx="5">
                    <c:v>2016</c:v>
                  </c:pt>
                </c:lvl>
                <c:lvl>
                  <c:pt idx="0">
                    <c:v>Conselhos Municipais</c:v>
                  </c:pt>
                  <c:pt idx="3">
                    <c:v>Conselhos Estaduais</c:v>
                  </c:pt>
                </c:lvl>
              </c:multiLvlStrCache>
            </c:multiLvlStrRef>
          </c:cat>
          <c:val>
            <c:numRef>
              <c:f>'Gráfico 22_OK_145'!$B$15:$G$15</c:f>
              <c:numCache>
                <c:formatCode>0.0%</c:formatCode>
                <c:ptCount val="6"/>
                <c:pt idx="0">
                  <c:v>0.50186201489611915</c:v>
                </c:pt>
                <c:pt idx="1">
                  <c:v>0.50060992514555036</c:v>
                </c:pt>
                <c:pt idx="2">
                  <c:v>0.50038293902218256</c:v>
                </c:pt>
                <c:pt idx="3">
                  <c:v>0.5007235890014472</c:v>
                </c:pt>
                <c:pt idx="4">
                  <c:v>0.5</c:v>
                </c:pt>
                <c:pt idx="5">
                  <c:v>0.5</c:v>
                </c:pt>
              </c:numCache>
            </c:numRef>
          </c:val>
          <c:extLst>
            <c:ext xmlns:c16="http://schemas.microsoft.com/office/drawing/2014/chart" uri="{C3380CC4-5D6E-409C-BE32-E72D297353CC}">
              <c16:uniqueId val="{00000002-E825-4A0E-A27E-979C28C4C331}"/>
            </c:ext>
          </c:extLst>
        </c:ser>
        <c:ser>
          <c:idx val="3"/>
          <c:order val="3"/>
          <c:tx>
            <c:strRef>
              <c:f>'Gráfico 22_OK_145'!$A$16</c:f>
              <c:strCache>
                <c:ptCount val="1"/>
                <c:pt idx="0">
                  <c:v>Sociedade Civil</c:v>
                </c:pt>
              </c:strCache>
            </c:strRef>
          </c:tx>
          <c:spPr>
            <a:solidFill>
              <a:schemeClr val="accent5">
                <a:tint val="58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22_OK_145'!$B$11:$G$12</c:f>
              <c:multiLvlStrCache>
                <c:ptCount val="6"/>
                <c:lvl>
                  <c:pt idx="0">
                    <c:v>2014</c:v>
                  </c:pt>
                  <c:pt idx="1">
                    <c:v>2015</c:v>
                  </c:pt>
                  <c:pt idx="2">
                    <c:v>2016</c:v>
                  </c:pt>
                  <c:pt idx="3">
                    <c:v>2014</c:v>
                  </c:pt>
                  <c:pt idx="4">
                    <c:v>2015</c:v>
                  </c:pt>
                  <c:pt idx="5">
                    <c:v>2016</c:v>
                  </c:pt>
                </c:lvl>
                <c:lvl>
                  <c:pt idx="0">
                    <c:v>Conselhos Municipais</c:v>
                  </c:pt>
                  <c:pt idx="3">
                    <c:v>Conselhos Estaduais</c:v>
                  </c:pt>
                </c:lvl>
              </c:multiLvlStrCache>
            </c:multiLvlStrRef>
          </c:cat>
          <c:val>
            <c:numRef>
              <c:f>'Gráfico 22_OK_145'!$B$16:$G$16</c:f>
              <c:numCache>
                <c:formatCode>0.0%</c:formatCode>
                <c:ptCount val="6"/>
                <c:pt idx="0">
                  <c:v>0.49813798510388085</c:v>
                </c:pt>
                <c:pt idx="1">
                  <c:v>0.49939007485444969</c:v>
                </c:pt>
                <c:pt idx="2">
                  <c:v>0.49961706097781738</c:v>
                </c:pt>
                <c:pt idx="3">
                  <c:v>0.4992764109985528</c:v>
                </c:pt>
                <c:pt idx="4">
                  <c:v>0.5</c:v>
                </c:pt>
                <c:pt idx="5">
                  <c:v>0.5</c:v>
                </c:pt>
              </c:numCache>
            </c:numRef>
          </c:val>
          <c:extLst>
            <c:ext xmlns:c16="http://schemas.microsoft.com/office/drawing/2014/chart" uri="{C3380CC4-5D6E-409C-BE32-E72D297353CC}">
              <c16:uniqueId val="{00000003-E825-4A0E-A27E-979C28C4C331}"/>
            </c:ext>
          </c:extLst>
        </c:ser>
        <c:dLbls>
          <c:dLblPos val="outEnd"/>
          <c:showLegendKey val="0"/>
          <c:showVal val="1"/>
          <c:showCatName val="0"/>
          <c:showSerName val="0"/>
          <c:showPercent val="0"/>
          <c:showBubbleSize val="0"/>
        </c:dLbls>
        <c:gapWidth val="219"/>
        <c:overlap val="-27"/>
        <c:axId val="814851616"/>
        <c:axId val="814852176"/>
      </c:barChart>
      <c:catAx>
        <c:axId val="81485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52176"/>
        <c:crosses val="autoZero"/>
        <c:auto val="1"/>
        <c:lblAlgn val="ctr"/>
        <c:lblOffset val="100"/>
        <c:noMultiLvlLbl val="0"/>
      </c:catAx>
      <c:valAx>
        <c:axId val="814852176"/>
        <c:scaling>
          <c:orientation val="minMax"/>
          <c:max val="0.55000000000000004"/>
          <c:min val="0.30000000000000004"/>
        </c:scaling>
        <c:delete val="1"/>
        <c:axPos val="l"/>
        <c:numFmt formatCode="0.0%" sourceLinked="1"/>
        <c:majorTickMark val="out"/>
        <c:minorTickMark val="none"/>
        <c:tickLblPos val="nextTo"/>
        <c:crossAx val="814851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'Gráfico 23_OK_146'!$B$3</c:f>
              <c:strCache>
                <c:ptCount val="1"/>
                <c:pt idx="0">
                  <c:v>2014</c:v>
                </c:pt>
              </c:strCache>
            </c:strRef>
          </c:tx>
          <c:spPr>
            <a:solidFill>
              <a:schemeClr val="accent5">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23_OK_146'!$A$4:$A$8</c:f>
              <c:strCache>
                <c:ptCount val="5"/>
                <c:pt idx="0">
                  <c:v>Norte</c:v>
                </c:pt>
                <c:pt idx="1">
                  <c:v>Nordeste</c:v>
                </c:pt>
                <c:pt idx="2">
                  <c:v>Sudeste</c:v>
                </c:pt>
                <c:pt idx="3">
                  <c:v>Sul</c:v>
                </c:pt>
                <c:pt idx="4">
                  <c:v>Centro-Oeste</c:v>
                </c:pt>
              </c:strCache>
            </c:strRef>
          </c:cat>
          <c:val>
            <c:numRef>
              <c:f>'Gráfico 23_OK_146'!$B$4:$B$8</c:f>
              <c:numCache>
                <c:formatCode>0.0%</c:formatCode>
                <c:ptCount val="5"/>
                <c:pt idx="0">
                  <c:v>0.84799999999999998</c:v>
                </c:pt>
                <c:pt idx="1">
                  <c:v>0.80500000000000005</c:v>
                </c:pt>
                <c:pt idx="2">
                  <c:v>0.80200000000000005</c:v>
                </c:pt>
                <c:pt idx="3">
                  <c:v>0.81</c:v>
                </c:pt>
                <c:pt idx="4">
                  <c:v>0.82899999999999996</c:v>
                </c:pt>
              </c:numCache>
            </c:numRef>
          </c:val>
          <c:extLst>
            <c:ext xmlns:c16="http://schemas.microsoft.com/office/drawing/2014/chart" uri="{C3380CC4-5D6E-409C-BE32-E72D297353CC}">
              <c16:uniqueId val="{00000000-4409-4FDB-8697-4D8F72033C94}"/>
            </c:ext>
          </c:extLst>
        </c:ser>
        <c:ser>
          <c:idx val="1"/>
          <c:order val="1"/>
          <c:tx>
            <c:strRef>
              <c:f>'Gráfico 23_OK_146'!$C$3</c:f>
              <c:strCache>
                <c:ptCount val="1"/>
                <c:pt idx="0">
                  <c:v>2015</c:v>
                </c:pt>
              </c:strCache>
            </c:strRef>
          </c:tx>
          <c:spPr>
            <a:solidFill>
              <a:schemeClr val="accent5"/>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23_OK_146'!$A$4:$A$8</c:f>
              <c:strCache>
                <c:ptCount val="5"/>
                <c:pt idx="0">
                  <c:v>Norte</c:v>
                </c:pt>
                <c:pt idx="1">
                  <c:v>Nordeste</c:v>
                </c:pt>
                <c:pt idx="2">
                  <c:v>Sudeste</c:v>
                </c:pt>
                <c:pt idx="3">
                  <c:v>Sul</c:v>
                </c:pt>
                <c:pt idx="4">
                  <c:v>Centro-Oeste</c:v>
                </c:pt>
              </c:strCache>
            </c:strRef>
          </c:cat>
          <c:val>
            <c:numRef>
              <c:f>'Gráfico 23_OK_146'!$C$4:$C$8</c:f>
              <c:numCache>
                <c:formatCode>0.0%</c:formatCode>
                <c:ptCount val="5"/>
                <c:pt idx="0">
                  <c:v>0.89700000000000002</c:v>
                </c:pt>
                <c:pt idx="1">
                  <c:v>0.81499999999999995</c:v>
                </c:pt>
                <c:pt idx="2">
                  <c:v>0.82599999999999996</c:v>
                </c:pt>
                <c:pt idx="3">
                  <c:v>0.82699999999999996</c:v>
                </c:pt>
                <c:pt idx="4">
                  <c:v>0.86099999999999999</c:v>
                </c:pt>
              </c:numCache>
            </c:numRef>
          </c:val>
          <c:extLst>
            <c:ext xmlns:c16="http://schemas.microsoft.com/office/drawing/2014/chart" uri="{C3380CC4-5D6E-409C-BE32-E72D297353CC}">
              <c16:uniqueId val="{00000001-4409-4FDB-8697-4D8F72033C94}"/>
            </c:ext>
          </c:extLst>
        </c:ser>
        <c:ser>
          <c:idx val="2"/>
          <c:order val="2"/>
          <c:tx>
            <c:strRef>
              <c:f>'Gráfico 23_OK_146'!$D$3</c:f>
              <c:strCache>
                <c:ptCount val="1"/>
                <c:pt idx="0">
                  <c:v>2016</c:v>
                </c:pt>
              </c:strCache>
            </c:strRef>
          </c:tx>
          <c:spPr>
            <a:solidFill>
              <a:schemeClr val="accent5">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23_OK_146'!$A$4:$A$8</c:f>
              <c:strCache>
                <c:ptCount val="5"/>
                <c:pt idx="0">
                  <c:v>Norte</c:v>
                </c:pt>
                <c:pt idx="1">
                  <c:v>Nordeste</c:v>
                </c:pt>
                <c:pt idx="2">
                  <c:v>Sudeste</c:v>
                </c:pt>
                <c:pt idx="3">
                  <c:v>Sul</c:v>
                </c:pt>
                <c:pt idx="4">
                  <c:v>Centro-Oeste</c:v>
                </c:pt>
              </c:strCache>
            </c:strRef>
          </c:cat>
          <c:val>
            <c:numRef>
              <c:f>'Gráfico 23_OK_146'!$D$4:$D$8</c:f>
              <c:numCache>
                <c:formatCode>0.0%</c:formatCode>
                <c:ptCount val="5"/>
                <c:pt idx="0">
                  <c:v>0.89600000000000002</c:v>
                </c:pt>
                <c:pt idx="1">
                  <c:v>0.83399999999999996</c:v>
                </c:pt>
                <c:pt idx="2">
                  <c:v>0.82899999999999996</c:v>
                </c:pt>
                <c:pt idx="3">
                  <c:v>0.82599999999999996</c:v>
                </c:pt>
                <c:pt idx="4">
                  <c:v>0.84399999999999997</c:v>
                </c:pt>
              </c:numCache>
            </c:numRef>
          </c:val>
          <c:extLst>
            <c:ext xmlns:c16="http://schemas.microsoft.com/office/drawing/2014/chart" uri="{C3380CC4-5D6E-409C-BE32-E72D297353CC}">
              <c16:uniqueId val="{00000002-4409-4FDB-8697-4D8F72033C94}"/>
            </c:ext>
          </c:extLst>
        </c:ser>
        <c:dLbls>
          <c:dLblPos val="outEnd"/>
          <c:showLegendKey val="0"/>
          <c:showVal val="1"/>
          <c:showCatName val="0"/>
          <c:showSerName val="0"/>
          <c:showPercent val="0"/>
          <c:showBubbleSize val="0"/>
        </c:dLbls>
        <c:gapWidth val="219"/>
        <c:overlap val="-27"/>
        <c:axId val="814855536"/>
        <c:axId val="814856096"/>
      </c:barChart>
      <c:catAx>
        <c:axId val="814855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814856096"/>
        <c:crosses val="autoZero"/>
        <c:auto val="1"/>
        <c:lblAlgn val="ctr"/>
        <c:lblOffset val="100"/>
        <c:noMultiLvlLbl val="0"/>
      </c:catAx>
      <c:valAx>
        <c:axId val="814856096"/>
        <c:scaling>
          <c:orientation val="minMax"/>
          <c:min val="0.55000000000000004"/>
        </c:scaling>
        <c:delete val="1"/>
        <c:axPos val="l"/>
        <c:numFmt formatCode="0.0%" sourceLinked="1"/>
        <c:majorTickMark val="out"/>
        <c:minorTickMark val="none"/>
        <c:tickLblPos val="nextTo"/>
        <c:crossAx val="81485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5400000" vert="horz"/>
    <a:lstStyle/>
    <a:p>
      <a:pPr>
        <a:defRPr/>
      </a:pPr>
      <a:endParaRPr lang="pt-BR"/>
    </a:p>
  </c:txPr>
  <c:externalData r:id="rId3">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tx>
            <c:strRef>
              <c:f>'Gráfico 24_OK_147'!$A$4</c:f>
              <c:strCache>
                <c:ptCount val="1"/>
                <c:pt idx="0">
                  <c:v>Eleitos em assembleias </c:v>
                </c:pt>
              </c:strCache>
            </c:strRef>
          </c:tx>
          <c:spPr>
            <a:solidFill>
              <a:schemeClr val="accent5">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24_OK_147'!$B$3:$F$3</c:f>
              <c:numCache>
                <c:formatCode>General</c:formatCode>
                <c:ptCount val="5"/>
                <c:pt idx="0">
                  <c:v>2012</c:v>
                </c:pt>
                <c:pt idx="1">
                  <c:v>2013</c:v>
                </c:pt>
                <c:pt idx="2">
                  <c:v>2014</c:v>
                </c:pt>
                <c:pt idx="3">
                  <c:v>2015</c:v>
                </c:pt>
                <c:pt idx="4">
                  <c:v>2016</c:v>
                </c:pt>
              </c:numCache>
            </c:numRef>
          </c:cat>
          <c:val>
            <c:numRef>
              <c:f>'Gráfico 24_OK_147'!$B$4:$F$4</c:f>
              <c:numCache>
                <c:formatCode>0.0%</c:formatCode>
                <c:ptCount val="5"/>
                <c:pt idx="0">
                  <c:v>0.67100000000000004</c:v>
                </c:pt>
                <c:pt idx="1">
                  <c:v>0.67200000000000004</c:v>
                </c:pt>
                <c:pt idx="2">
                  <c:v>0.67900000000000005</c:v>
                </c:pt>
                <c:pt idx="3">
                  <c:v>0.68</c:v>
                </c:pt>
                <c:pt idx="4">
                  <c:v>0.66400000000000003</c:v>
                </c:pt>
              </c:numCache>
            </c:numRef>
          </c:val>
          <c:extLst>
            <c:ext xmlns:c16="http://schemas.microsoft.com/office/drawing/2014/chart" uri="{C3380CC4-5D6E-409C-BE32-E72D297353CC}">
              <c16:uniqueId val="{00000000-A3BA-447D-B472-ED00E7600430}"/>
            </c:ext>
          </c:extLst>
        </c:ser>
        <c:ser>
          <c:idx val="1"/>
          <c:order val="1"/>
          <c:tx>
            <c:strRef>
              <c:f>'Gráfico 24_OK_147'!$A$5</c:f>
              <c:strCache>
                <c:ptCount val="1"/>
                <c:pt idx="0">
                  <c:v>Indicado pelo poder público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24_OK_147'!$B$3:$F$3</c:f>
              <c:numCache>
                <c:formatCode>General</c:formatCode>
                <c:ptCount val="5"/>
                <c:pt idx="0">
                  <c:v>2012</c:v>
                </c:pt>
                <c:pt idx="1">
                  <c:v>2013</c:v>
                </c:pt>
                <c:pt idx="2">
                  <c:v>2014</c:v>
                </c:pt>
                <c:pt idx="3">
                  <c:v>2015</c:v>
                </c:pt>
                <c:pt idx="4">
                  <c:v>2016</c:v>
                </c:pt>
              </c:numCache>
            </c:numRef>
          </c:cat>
          <c:val>
            <c:numRef>
              <c:f>'Gráfico 24_OK_147'!$B$5:$F$5</c:f>
              <c:numCache>
                <c:formatCode>0.0%</c:formatCode>
                <c:ptCount val="5"/>
                <c:pt idx="0">
                  <c:v>7.9000000000000001E-2</c:v>
                </c:pt>
                <c:pt idx="1">
                  <c:v>7.3999999999999996E-2</c:v>
                </c:pt>
                <c:pt idx="2">
                  <c:v>8.2000000000000003E-2</c:v>
                </c:pt>
                <c:pt idx="3">
                  <c:v>7.5999999999999998E-2</c:v>
                </c:pt>
                <c:pt idx="4">
                  <c:v>8.8999999999999996E-2</c:v>
                </c:pt>
              </c:numCache>
            </c:numRef>
          </c:val>
          <c:extLst>
            <c:ext xmlns:c16="http://schemas.microsoft.com/office/drawing/2014/chart" uri="{C3380CC4-5D6E-409C-BE32-E72D297353CC}">
              <c16:uniqueId val="{00000001-A3BA-447D-B472-ED00E7600430}"/>
            </c:ext>
          </c:extLst>
        </c:ser>
        <c:ser>
          <c:idx val="2"/>
          <c:order val="2"/>
          <c:tx>
            <c:strRef>
              <c:f>'Gráfico 24_OK_147'!$A$6</c:f>
              <c:strCache>
                <c:ptCount val="1"/>
                <c:pt idx="0">
                  <c:v>Uma combinação dos dois</c:v>
                </c:pt>
              </c:strCache>
            </c:strRef>
          </c:tx>
          <c:spPr>
            <a:solidFill>
              <a:schemeClr val="accent5">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24_OK_147'!$B$3:$F$3</c:f>
              <c:numCache>
                <c:formatCode>General</c:formatCode>
                <c:ptCount val="5"/>
                <c:pt idx="0">
                  <c:v>2012</c:v>
                </c:pt>
                <c:pt idx="1">
                  <c:v>2013</c:v>
                </c:pt>
                <c:pt idx="2">
                  <c:v>2014</c:v>
                </c:pt>
                <c:pt idx="3">
                  <c:v>2015</c:v>
                </c:pt>
                <c:pt idx="4">
                  <c:v>2016</c:v>
                </c:pt>
              </c:numCache>
            </c:numRef>
          </c:cat>
          <c:val>
            <c:numRef>
              <c:f>'Gráfico 24_OK_147'!$B$6:$F$6</c:f>
              <c:numCache>
                <c:formatCode>0.0%</c:formatCode>
                <c:ptCount val="5"/>
                <c:pt idx="0">
                  <c:v>0.25</c:v>
                </c:pt>
                <c:pt idx="1">
                  <c:v>0.254</c:v>
                </c:pt>
                <c:pt idx="2">
                  <c:v>0.24</c:v>
                </c:pt>
                <c:pt idx="3">
                  <c:v>0.24299999999999999</c:v>
                </c:pt>
                <c:pt idx="4">
                  <c:v>0.246</c:v>
                </c:pt>
              </c:numCache>
            </c:numRef>
          </c:val>
          <c:extLst>
            <c:ext xmlns:c16="http://schemas.microsoft.com/office/drawing/2014/chart" uri="{C3380CC4-5D6E-409C-BE32-E72D297353CC}">
              <c16:uniqueId val="{00000002-A3BA-447D-B472-ED00E7600430}"/>
            </c:ext>
          </c:extLst>
        </c:ser>
        <c:dLbls>
          <c:dLblPos val="outEnd"/>
          <c:showLegendKey val="0"/>
          <c:showVal val="1"/>
          <c:showCatName val="0"/>
          <c:showSerName val="0"/>
          <c:showPercent val="0"/>
          <c:showBubbleSize val="0"/>
        </c:dLbls>
        <c:gapWidth val="219"/>
        <c:overlap val="-27"/>
        <c:axId val="814859456"/>
        <c:axId val="814860016"/>
      </c:barChart>
      <c:catAx>
        <c:axId val="81485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60016"/>
        <c:crosses val="autoZero"/>
        <c:auto val="1"/>
        <c:lblAlgn val="ctr"/>
        <c:lblOffset val="100"/>
        <c:noMultiLvlLbl val="0"/>
      </c:catAx>
      <c:valAx>
        <c:axId val="814860016"/>
        <c:scaling>
          <c:orientation val="minMax"/>
        </c:scaling>
        <c:delete val="1"/>
        <c:axPos val="l"/>
        <c:numFmt formatCode="0.0%" sourceLinked="1"/>
        <c:majorTickMark val="none"/>
        <c:minorTickMark val="none"/>
        <c:tickLblPos val="nextTo"/>
        <c:crossAx val="81485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9.1658752120200832E-2"/>
          <c:y val="3.0779989613681388E-2"/>
          <c:w val="0.89176874513768467"/>
          <c:h val="0.70931527632697122"/>
        </c:manualLayout>
      </c:layout>
      <c:barChart>
        <c:barDir val="bar"/>
        <c:grouping val="percentStacked"/>
        <c:varyColors val="0"/>
        <c:ser>
          <c:idx val="0"/>
          <c:order val="0"/>
          <c:tx>
            <c:strRef>
              <c:f>'Gráfico 25_OK_148'!$A$4</c:f>
              <c:strCache>
                <c:ptCount val="1"/>
                <c:pt idx="0">
                  <c:v>Governamental </c:v>
                </c:pt>
              </c:strCache>
            </c:strRef>
          </c:tx>
          <c:spPr>
            <a:solidFill>
              <a:schemeClr val="accent5">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25_OK_148'!$B$3:$C$3</c:f>
              <c:strCache>
                <c:ptCount val="2"/>
                <c:pt idx="0">
                  <c:v>Municipal </c:v>
                </c:pt>
                <c:pt idx="1">
                  <c:v>Estadual </c:v>
                </c:pt>
              </c:strCache>
            </c:strRef>
          </c:cat>
          <c:val>
            <c:numRef>
              <c:f>'Gráfico 25_OK_148'!$B$4:$C$4</c:f>
              <c:numCache>
                <c:formatCode>0.0%</c:formatCode>
                <c:ptCount val="2"/>
                <c:pt idx="0">
                  <c:v>0.51244805416261396</c:v>
                </c:pt>
                <c:pt idx="1">
                  <c:v>0.50324254215304798</c:v>
                </c:pt>
              </c:numCache>
            </c:numRef>
          </c:val>
          <c:extLst>
            <c:ext xmlns:c16="http://schemas.microsoft.com/office/drawing/2014/chart" uri="{C3380CC4-5D6E-409C-BE32-E72D297353CC}">
              <c16:uniqueId val="{00000000-4510-40BE-8139-6041778B05C8}"/>
            </c:ext>
          </c:extLst>
        </c:ser>
        <c:ser>
          <c:idx val="1"/>
          <c:order val="1"/>
          <c:tx>
            <c:strRef>
              <c:f>'Gráfico 25_OK_148'!$A$5</c:f>
              <c:strCache>
                <c:ptCount val="1"/>
                <c:pt idx="0">
                  <c:v>Sociedade Civil - Entidades e Organizações de Assistência Social</c:v>
                </c:pt>
              </c:strCache>
            </c:strRef>
          </c:tx>
          <c:spPr>
            <a:solidFill>
              <a:schemeClr val="accent5">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25_OK_148'!$B$3:$C$3</c:f>
              <c:strCache>
                <c:ptCount val="2"/>
                <c:pt idx="0">
                  <c:v>Municipal </c:v>
                </c:pt>
                <c:pt idx="1">
                  <c:v>Estadual </c:v>
                </c:pt>
              </c:strCache>
            </c:strRef>
          </c:cat>
          <c:val>
            <c:numRef>
              <c:f>'Gráfico 25_OK_148'!$B$5:$C$5</c:f>
              <c:numCache>
                <c:formatCode>0.0%</c:formatCode>
                <c:ptCount val="2"/>
                <c:pt idx="0">
                  <c:v>0.21455367631269801</c:v>
                </c:pt>
                <c:pt idx="1">
                  <c:v>0.20752269779507099</c:v>
                </c:pt>
              </c:numCache>
            </c:numRef>
          </c:val>
          <c:extLst>
            <c:ext xmlns:c16="http://schemas.microsoft.com/office/drawing/2014/chart" uri="{C3380CC4-5D6E-409C-BE32-E72D297353CC}">
              <c16:uniqueId val="{00000001-4510-40BE-8139-6041778B05C8}"/>
            </c:ext>
          </c:extLst>
        </c:ser>
        <c:ser>
          <c:idx val="2"/>
          <c:order val="2"/>
          <c:tx>
            <c:strRef>
              <c:f>'Gráfico 25_OK_148'!$A$6</c:f>
              <c:strCache>
                <c:ptCount val="1"/>
                <c:pt idx="0">
                  <c:v>Sociedade Civil - Usuários</c:v>
                </c:pt>
              </c:strCache>
            </c:strRef>
          </c:tx>
          <c:spPr>
            <a:solidFill>
              <a:schemeClr val="accent5">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25_OK_148'!$B$3:$C$3</c:f>
              <c:strCache>
                <c:ptCount val="2"/>
                <c:pt idx="0">
                  <c:v>Municipal </c:v>
                </c:pt>
                <c:pt idx="1">
                  <c:v>Estadual </c:v>
                </c:pt>
              </c:strCache>
            </c:strRef>
          </c:cat>
          <c:val>
            <c:numRef>
              <c:f>'Gráfico 25_OK_148'!$B$6:$C$6</c:f>
              <c:numCache>
                <c:formatCode>0.0%</c:formatCode>
                <c:ptCount val="2"/>
                <c:pt idx="0">
                  <c:v>0.19266379517235299</c:v>
                </c:pt>
                <c:pt idx="1">
                  <c:v>0.15175097276264601</c:v>
                </c:pt>
              </c:numCache>
            </c:numRef>
          </c:val>
          <c:extLst>
            <c:ext xmlns:c16="http://schemas.microsoft.com/office/drawing/2014/chart" uri="{C3380CC4-5D6E-409C-BE32-E72D297353CC}">
              <c16:uniqueId val="{00000002-4510-40BE-8139-6041778B05C8}"/>
            </c:ext>
          </c:extLst>
        </c:ser>
        <c:ser>
          <c:idx val="3"/>
          <c:order val="3"/>
          <c:tx>
            <c:strRef>
              <c:f>'Gráfico 25_OK_148'!$A$7</c:f>
              <c:strCache>
                <c:ptCount val="1"/>
                <c:pt idx="0">
                  <c:v>Sociedade Civil - Trabalhadores</c:v>
                </c:pt>
              </c:strCache>
            </c:strRef>
          </c:tx>
          <c:spPr>
            <a:solidFill>
              <a:schemeClr val="accent5">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25_OK_148'!$B$3:$C$3</c:f>
              <c:strCache>
                <c:ptCount val="2"/>
                <c:pt idx="0">
                  <c:v>Municipal </c:v>
                </c:pt>
                <c:pt idx="1">
                  <c:v>Estadual </c:v>
                </c:pt>
              </c:strCache>
            </c:strRef>
          </c:cat>
          <c:val>
            <c:numRef>
              <c:f>'Gráfico 25_OK_148'!$B$7:$C$7</c:f>
              <c:numCache>
                <c:formatCode>0.0%</c:formatCode>
                <c:ptCount val="2"/>
                <c:pt idx="0">
                  <c:v>8.03344743523349E-2</c:v>
                </c:pt>
                <c:pt idx="1">
                  <c:v>0.13748378728923499</c:v>
                </c:pt>
              </c:numCache>
            </c:numRef>
          </c:val>
          <c:extLst>
            <c:ext xmlns:c16="http://schemas.microsoft.com/office/drawing/2014/chart" uri="{C3380CC4-5D6E-409C-BE32-E72D297353CC}">
              <c16:uniqueId val="{00000003-4510-40BE-8139-6041778B05C8}"/>
            </c:ext>
          </c:extLst>
        </c:ser>
        <c:dLbls>
          <c:dLblPos val="ctr"/>
          <c:showLegendKey val="0"/>
          <c:showVal val="1"/>
          <c:showCatName val="0"/>
          <c:showSerName val="0"/>
          <c:showPercent val="0"/>
          <c:showBubbleSize val="0"/>
        </c:dLbls>
        <c:gapWidth val="150"/>
        <c:overlap val="100"/>
        <c:axId val="814863936"/>
        <c:axId val="814864496"/>
      </c:barChart>
      <c:catAx>
        <c:axId val="8148639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64496"/>
        <c:crosses val="autoZero"/>
        <c:auto val="1"/>
        <c:lblAlgn val="ctr"/>
        <c:lblOffset val="100"/>
        <c:noMultiLvlLbl val="0"/>
      </c:catAx>
      <c:valAx>
        <c:axId val="814864496"/>
        <c:scaling>
          <c:orientation val="minMax"/>
        </c:scaling>
        <c:delete val="1"/>
        <c:axPos val="b"/>
        <c:numFmt formatCode="0%" sourceLinked="1"/>
        <c:majorTickMark val="none"/>
        <c:minorTickMark val="none"/>
        <c:tickLblPos val="nextTo"/>
        <c:crossAx val="814863936"/>
        <c:crosses val="autoZero"/>
        <c:crossBetween val="between"/>
      </c:valAx>
      <c:spPr>
        <a:noFill/>
        <a:ln>
          <a:noFill/>
        </a:ln>
        <a:effectLst/>
      </c:spPr>
    </c:plotArea>
    <c:legend>
      <c:legendPos val="b"/>
      <c:layout>
        <c:manualLayout>
          <c:xMode val="edge"/>
          <c:yMode val="edge"/>
          <c:x val="1.3530163939484145E-2"/>
          <c:y val="0.79598573412478524"/>
          <c:w val="0.96682629430945499"/>
          <c:h val="0.18408879443131157"/>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'Gráfico GE 15'!$A$13</c:f>
              <c:strCache>
                <c:ptCount val="1"/>
                <c:pt idx="0">
                  <c:v> Não realiza</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15'!$B$12:$E$12</c:f>
              <c:numCache>
                <c:formatCode>General</c:formatCode>
                <c:ptCount val="4"/>
                <c:pt idx="0">
                  <c:v>2013</c:v>
                </c:pt>
                <c:pt idx="1">
                  <c:v>2014</c:v>
                </c:pt>
                <c:pt idx="2">
                  <c:v>2015</c:v>
                </c:pt>
                <c:pt idx="3">
                  <c:v>2016</c:v>
                </c:pt>
              </c:numCache>
            </c:numRef>
          </c:cat>
          <c:val>
            <c:numRef>
              <c:f>'Gráfico GE 15'!$B$13:$E$13</c:f>
              <c:numCache>
                <c:formatCode>0.0%</c:formatCode>
                <c:ptCount val="4"/>
                <c:pt idx="0">
                  <c:v>0.19230769230769232</c:v>
                </c:pt>
                <c:pt idx="1">
                  <c:v>0.15384615384615385</c:v>
                </c:pt>
                <c:pt idx="2">
                  <c:v>0.15384615384615385</c:v>
                </c:pt>
                <c:pt idx="3">
                  <c:v>0.11538461538461539</c:v>
                </c:pt>
              </c:numCache>
            </c:numRef>
          </c:val>
          <c:extLst>
            <c:ext xmlns:c16="http://schemas.microsoft.com/office/drawing/2014/chart" uri="{C3380CC4-5D6E-409C-BE32-E72D297353CC}">
              <c16:uniqueId val="{00000000-D583-4F6D-B6FA-9F24991A125E}"/>
            </c:ext>
          </c:extLst>
        </c:ser>
        <c:ser>
          <c:idx val="1"/>
          <c:order val="1"/>
          <c:tx>
            <c:strRef>
              <c:f>'Gráfico GE 15'!$A$14</c:f>
              <c:strCache>
                <c:ptCount val="1"/>
                <c:pt idx="0">
                  <c:v> Sim, fundo-a-fundo </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15'!$B$12:$E$12</c:f>
              <c:numCache>
                <c:formatCode>General</c:formatCode>
                <c:ptCount val="4"/>
                <c:pt idx="0">
                  <c:v>2013</c:v>
                </c:pt>
                <c:pt idx="1">
                  <c:v>2014</c:v>
                </c:pt>
                <c:pt idx="2">
                  <c:v>2015</c:v>
                </c:pt>
                <c:pt idx="3">
                  <c:v>2016</c:v>
                </c:pt>
              </c:numCache>
            </c:numRef>
          </c:cat>
          <c:val>
            <c:numRef>
              <c:f>'Gráfico GE 15'!$B$14:$E$14</c:f>
              <c:numCache>
                <c:formatCode>0.0%</c:formatCode>
                <c:ptCount val="4"/>
                <c:pt idx="0">
                  <c:v>0.46153846153846156</c:v>
                </c:pt>
                <c:pt idx="1">
                  <c:v>0.53846153846153844</c:v>
                </c:pt>
                <c:pt idx="2">
                  <c:v>0.53846153846153844</c:v>
                </c:pt>
                <c:pt idx="3">
                  <c:v>0.65384615384615385</c:v>
                </c:pt>
              </c:numCache>
            </c:numRef>
          </c:val>
          <c:extLst>
            <c:ext xmlns:c16="http://schemas.microsoft.com/office/drawing/2014/chart" uri="{C3380CC4-5D6E-409C-BE32-E72D297353CC}">
              <c16:uniqueId val="{00000001-D583-4F6D-B6FA-9F24991A125E}"/>
            </c:ext>
          </c:extLst>
        </c:ser>
        <c:ser>
          <c:idx val="2"/>
          <c:order val="2"/>
          <c:tx>
            <c:strRef>
              <c:f>'Gráfico GE 15'!$A$15</c:f>
              <c:strCache>
                <c:ptCount val="1"/>
                <c:pt idx="0">
                  <c:v> Sim, por convênio </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15'!$B$12:$E$12</c:f>
              <c:numCache>
                <c:formatCode>General</c:formatCode>
                <c:ptCount val="4"/>
                <c:pt idx="0">
                  <c:v>2013</c:v>
                </c:pt>
                <c:pt idx="1">
                  <c:v>2014</c:v>
                </c:pt>
                <c:pt idx="2">
                  <c:v>2015</c:v>
                </c:pt>
                <c:pt idx="3">
                  <c:v>2016</c:v>
                </c:pt>
              </c:numCache>
            </c:numRef>
          </c:cat>
          <c:val>
            <c:numRef>
              <c:f>'Gráfico GE 15'!$B$15:$E$15</c:f>
              <c:numCache>
                <c:formatCode>0.0%</c:formatCode>
                <c:ptCount val="4"/>
                <c:pt idx="0">
                  <c:v>0.15384615384615385</c:v>
                </c:pt>
                <c:pt idx="1">
                  <c:v>0.11538461538461539</c:v>
                </c:pt>
                <c:pt idx="2">
                  <c:v>0.11538461538461539</c:v>
                </c:pt>
                <c:pt idx="3">
                  <c:v>3.8461538461538464E-2</c:v>
                </c:pt>
              </c:numCache>
            </c:numRef>
          </c:val>
          <c:extLst>
            <c:ext xmlns:c16="http://schemas.microsoft.com/office/drawing/2014/chart" uri="{C3380CC4-5D6E-409C-BE32-E72D297353CC}">
              <c16:uniqueId val="{00000002-D583-4F6D-B6FA-9F24991A125E}"/>
            </c:ext>
          </c:extLst>
        </c:ser>
        <c:ser>
          <c:idx val="3"/>
          <c:order val="3"/>
          <c:tx>
            <c:strRef>
              <c:f>'Gráfico GE 15'!$A$16</c:f>
              <c:strCache>
                <c:ptCount val="1"/>
                <c:pt idx="0">
                  <c:v> Sim, ambos </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15'!$B$12:$E$12</c:f>
              <c:numCache>
                <c:formatCode>General</c:formatCode>
                <c:ptCount val="4"/>
                <c:pt idx="0">
                  <c:v>2013</c:v>
                </c:pt>
                <c:pt idx="1">
                  <c:v>2014</c:v>
                </c:pt>
                <c:pt idx="2">
                  <c:v>2015</c:v>
                </c:pt>
                <c:pt idx="3">
                  <c:v>2016</c:v>
                </c:pt>
              </c:numCache>
            </c:numRef>
          </c:cat>
          <c:val>
            <c:numRef>
              <c:f>'Gráfico GE 15'!$B$16:$E$16</c:f>
              <c:numCache>
                <c:formatCode>0.0%</c:formatCode>
                <c:ptCount val="4"/>
                <c:pt idx="0">
                  <c:v>0.19230769230769232</c:v>
                </c:pt>
                <c:pt idx="1">
                  <c:v>0.19230769230769232</c:v>
                </c:pt>
                <c:pt idx="2">
                  <c:v>0.19230769230769232</c:v>
                </c:pt>
                <c:pt idx="3">
                  <c:v>0.19230769230769232</c:v>
                </c:pt>
              </c:numCache>
            </c:numRef>
          </c:val>
          <c:extLst>
            <c:ext xmlns:c16="http://schemas.microsoft.com/office/drawing/2014/chart" uri="{C3380CC4-5D6E-409C-BE32-E72D297353CC}">
              <c16:uniqueId val="{00000003-D583-4F6D-B6FA-9F24991A125E}"/>
            </c:ext>
          </c:extLst>
        </c:ser>
        <c:dLbls>
          <c:dLblPos val="outEnd"/>
          <c:showLegendKey val="0"/>
          <c:showVal val="1"/>
          <c:showCatName val="0"/>
          <c:showSerName val="0"/>
          <c:showPercent val="0"/>
          <c:showBubbleSize val="0"/>
        </c:dLbls>
        <c:gapWidth val="219"/>
        <c:overlap val="-27"/>
        <c:axId val="779224736"/>
        <c:axId val="779219136"/>
      </c:barChart>
      <c:catAx>
        <c:axId val="77922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779219136"/>
        <c:crosses val="autoZero"/>
        <c:auto val="1"/>
        <c:lblAlgn val="ctr"/>
        <c:lblOffset val="100"/>
        <c:noMultiLvlLbl val="0"/>
      </c:catAx>
      <c:valAx>
        <c:axId val="779219136"/>
        <c:scaling>
          <c:orientation val="minMax"/>
        </c:scaling>
        <c:delete val="1"/>
        <c:axPos val="l"/>
        <c:numFmt formatCode="0.0%" sourceLinked="1"/>
        <c:majorTickMark val="none"/>
        <c:minorTickMark val="none"/>
        <c:tickLblPos val="nextTo"/>
        <c:crossAx val="779224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0.4164651393878715"/>
          <c:y val="2.8259479062699631E-2"/>
          <c:w val="0.56134109492291062"/>
          <c:h val="0.88004690628493243"/>
        </c:manualLayout>
      </c:layout>
      <c:barChart>
        <c:barDir val="bar"/>
        <c:grouping val="clustered"/>
        <c:varyColors val="0"/>
        <c:ser>
          <c:idx val="0"/>
          <c:order val="0"/>
          <c:tx>
            <c:strRef>
              <c:f>'Gráfico 26_OK_149'!$B$5</c:f>
              <c:strCache>
                <c:ptCount val="1"/>
                <c:pt idx="0">
                  <c:v>Estadual</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26_OK_149'!$A$6:$A$12</c:f>
              <c:strCache>
                <c:ptCount val="7"/>
                <c:pt idx="0">
                  <c:v>Beneficiários do PBF</c:v>
                </c:pt>
                <c:pt idx="1">
                  <c:v>Beneficiários ou de família de beneficiários do BPC</c:v>
                </c:pt>
                <c:pt idx="2">
                  <c:v>Usuários de serviços da Proteção Social Básica</c:v>
                </c:pt>
                <c:pt idx="3">
                  <c:v>Usuários de serviços da Proteção Social Especial</c:v>
                </c:pt>
                <c:pt idx="4">
                  <c:v>Representante de Associação comunitária/moradores</c:v>
                </c:pt>
                <c:pt idx="5">
                  <c:v>Representante de Fórum ou coletivo de usuários</c:v>
                </c:pt>
                <c:pt idx="6">
                  <c:v>Outros</c:v>
                </c:pt>
              </c:strCache>
            </c:strRef>
          </c:cat>
          <c:val>
            <c:numRef>
              <c:f>'Gráfico 26_OK_149'!$B$6:$B$12</c:f>
              <c:numCache>
                <c:formatCode>0.0%</c:formatCode>
                <c:ptCount val="7"/>
                <c:pt idx="0">
                  <c:v>0.33300000000000002</c:v>
                </c:pt>
                <c:pt idx="1">
                  <c:v>0.29899999999999999</c:v>
                </c:pt>
                <c:pt idx="2">
                  <c:v>0.44400000000000001</c:v>
                </c:pt>
                <c:pt idx="3">
                  <c:v>0.37</c:v>
                </c:pt>
                <c:pt idx="4">
                  <c:v>0.33300000000000002</c:v>
                </c:pt>
                <c:pt idx="5">
                  <c:v>0.40699999999999997</c:v>
                </c:pt>
                <c:pt idx="6">
                  <c:v>0.222</c:v>
                </c:pt>
              </c:numCache>
            </c:numRef>
          </c:val>
          <c:extLst>
            <c:ext xmlns:c16="http://schemas.microsoft.com/office/drawing/2014/chart" uri="{C3380CC4-5D6E-409C-BE32-E72D297353CC}">
              <c16:uniqueId val="{00000000-1E49-4598-9BF5-FCFD2A13A481}"/>
            </c:ext>
          </c:extLst>
        </c:ser>
        <c:ser>
          <c:idx val="1"/>
          <c:order val="1"/>
          <c:tx>
            <c:strRef>
              <c:f>'Gráfico 26_OK_149'!$C$5</c:f>
              <c:strCache>
                <c:ptCount val="1"/>
                <c:pt idx="0">
                  <c:v>Municipal</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26_OK_149'!$A$6:$A$12</c:f>
              <c:strCache>
                <c:ptCount val="7"/>
                <c:pt idx="0">
                  <c:v>Beneficiários do PBF</c:v>
                </c:pt>
                <c:pt idx="1">
                  <c:v>Beneficiários ou de família de beneficiários do BPC</c:v>
                </c:pt>
                <c:pt idx="2">
                  <c:v>Usuários de serviços da Proteção Social Básica</c:v>
                </c:pt>
                <c:pt idx="3">
                  <c:v>Usuários de serviços da Proteção Social Especial</c:v>
                </c:pt>
                <c:pt idx="4">
                  <c:v>Representante de Associação comunitária/moradores</c:v>
                </c:pt>
                <c:pt idx="5">
                  <c:v>Representante de Fórum ou coletivo de usuários</c:v>
                </c:pt>
                <c:pt idx="6">
                  <c:v>Outros</c:v>
                </c:pt>
              </c:strCache>
            </c:strRef>
          </c:cat>
          <c:val>
            <c:numRef>
              <c:f>'Gráfico 26_OK_149'!$C$6:$C$12</c:f>
              <c:numCache>
                <c:formatCode>0.0%</c:formatCode>
                <c:ptCount val="7"/>
                <c:pt idx="0">
                  <c:v>0.49468184362754247</c:v>
                </c:pt>
                <c:pt idx="1">
                  <c:v>0.22600000000000001</c:v>
                </c:pt>
                <c:pt idx="2">
                  <c:v>0.52900000000000003</c:v>
                </c:pt>
                <c:pt idx="3">
                  <c:v>0.14899999999999999</c:v>
                </c:pt>
                <c:pt idx="4">
                  <c:v>0.46100000000000002</c:v>
                </c:pt>
                <c:pt idx="5">
                  <c:v>8.6999999999999994E-2</c:v>
                </c:pt>
                <c:pt idx="6">
                  <c:v>0.113</c:v>
                </c:pt>
              </c:numCache>
            </c:numRef>
          </c:val>
          <c:extLst>
            <c:ext xmlns:c16="http://schemas.microsoft.com/office/drawing/2014/chart" uri="{C3380CC4-5D6E-409C-BE32-E72D297353CC}">
              <c16:uniqueId val="{00000001-1E49-4598-9BF5-FCFD2A13A481}"/>
            </c:ext>
          </c:extLst>
        </c:ser>
        <c:dLbls>
          <c:dLblPos val="outEnd"/>
          <c:showLegendKey val="0"/>
          <c:showVal val="1"/>
          <c:showCatName val="0"/>
          <c:showSerName val="0"/>
          <c:showPercent val="0"/>
          <c:showBubbleSize val="0"/>
        </c:dLbls>
        <c:gapWidth val="182"/>
        <c:axId val="814867296"/>
        <c:axId val="814867856"/>
      </c:barChart>
      <c:catAx>
        <c:axId val="814867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67856"/>
        <c:crosses val="autoZero"/>
        <c:auto val="1"/>
        <c:lblAlgn val="ctr"/>
        <c:lblOffset val="100"/>
        <c:noMultiLvlLbl val="0"/>
      </c:catAx>
      <c:valAx>
        <c:axId val="814867856"/>
        <c:scaling>
          <c:orientation val="minMax"/>
        </c:scaling>
        <c:delete val="1"/>
        <c:axPos val="b"/>
        <c:numFmt formatCode="0.0%" sourceLinked="1"/>
        <c:majorTickMark val="none"/>
        <c:minorTickMark val="none"/>
        <c:tickLblPos val="nextTo"/>
        <c:crossAx val="81486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clustered"/>
        <c:varyColors val="0"/>
        <c:ser>
          <c:idx val="0"/>
          <c:order val="0"/>
          <c:tx>
            <c:strRef>
              <c:f>'Gráfico 27_OK_150'!$B$4:$B$5</c:f>
              <c:strCache>
                <c:ptCount val="2"/>
                <c:pt idx="1">
                  <c:v>Estadual</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27_OK_150'!$A$6:$A$9</c:f>
              <c:strCache>
                <c:ptCount val="4"/>
                <c:pt idx="0">
                  <c:v>Representante de sindicato de moradores</c:v>
                </c:pt>
                <c:pt idx="1">
                  <c:v>CRESS/CFP/outros conselhos de classe</c:v>
                </c:pt>
                <c:pt idx="2">
                  <c:v>Representante de associação/fórum ou coletivo de trabalhadores</c:v>
                </c:pt>
                <c:pt idx="3">
                  <c:v>Outros</c:v>
                </c:pt>
              </c:strCache>
            </c:strRef>
          </c:cat>
          <c:val>
            <c:numRef>
              <c:f>'Gráfico 27_OK_150'!$B$6:$B$9</c:f>
              <c:numCache>
                <c:formatCode>0.0%</c:formatCode>
                <c:ptCount val="4"/>
                <c:pt idx="0">
                  <c:v>0.63</c:v>
                </c:pt>
                <c:pt idx="1">
                  <c:v>0.96299999999999997</c:v>
                </c:pt>
                <c:pt idx="2">
                  <c:v>0.185</c:v>
                </c:pt>
                <c:pt idx="3">
                  <c:v>7.400000000000001E-2</c:v>
                </c:pt>
              </c:numCache>
            </c:numRef>
          </c:val>
          <c:extLst>
            <c:ext xmlns:c16="http://schemas.microsoft.com/office/drawing/2014/chart" uri="{C3380CC4-5D6E-409C-BE32-E72D297353CC}">
              <c16:uniqueId val="{00000000-BB85-4DF9-AB96-83F6F05921F3}"/>
            </c:ext>
          </c:extLst>
        </c:ser>
        <c:ser>
          <c:idx val="1"/>
          <c:order val="1"/>
          <c:tx>
            <c:strRef>
              <c:f>'Gráfico 27_OK_150'!$C$4:$C$5</c:f>
              <c:strCache>
                <c:ptCount val="2"/>
                <c:pt idx="1">
                  <c:v>Municipal</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27_OK_150'!$A$6:$A$9</c:f>
              <c:strCache>
                <c:ptCount val="4"/>
                <c:pt idx="0">
                  <c:v>Representante de sindicato de moradores</c:v>
                </c:pt>
                <c:pt idx="1">
                  <c:v>CRESS/CFP/outros conselhos de classe</c:v>
                </c:pt>
                <c:pt idx="2">
                  <c:v>Representante de associação/fórum ou coletivo de trabalhadores</c:v>
                </c:pt>
                <c:pt idx="3">
                  <c:v>Outros</c:v>
                </c:pt>
              </c:strCache>
            </c:strRef>
          </c:cat>
          <c:val>
            <c:numRef>
              <c:f>'Gráfico 27_OK_150'!$C$6:$C$9</c:f>
              <c:numCache>
                <c:formatCode>0.0%</c:formatCode>
                <c:ptCount val="4"/>
                <c:pt idx="0">
                  <c:v>0.308</c:v>
                </c:pt>
                <c:pt idx="1">
                  <c:v>0.26700000000000002</c:v>
                </c:pt>
                <c:pt idx="2">
                  <c:v>0.39900000000000002</c:v>
                </c:pt>
                <c:pt idx="3">
                  <c:v>0.254</c:v>
                </c:pt>
              </c:numCache>
            </c:numRef>
          </c:val>
          <c:extLst>
            <c:ext xmlns:c16="http://schemas.microsoft.com/office/drawing/2014/chart" uri="{C3380CC4-5D6E-409C-BE32-E72D297353CC}">
              <c16:uniqueId val="{00000001-BB85-4DF9-AB96-83F6F05921F3}"/>
            </c:ext>
          </c:extLst>
        </c:ser>
        <c:dLbls>
          <c:dLblPos val="outEnd"/>
          <c:showLegendKey val="0"/>
          <c:showVal val="1"/>
          <c:showCatName val="0"/>
          <c:showSerName val="0"/>
          <c:showPercent val="0"/>
          <c:showBubbleSize val="0"/>
        </c:dLbls>
        <c:gapWidth val="182"/>
        <c:axId val="814870656"/>
        <c:axId val="814871216"/>
      </c:barChart>
      <c:catAx>
        <c:axId val="8148706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71216"/>
        <c:crosses val="autoZero"/>
        <c:auto val="1"/>
        <c:lblAlgn val="ctr"/>
        <c:lblOffset val="100"/>
        <c:noMultiLvlLbl val="0"/>
      </c:catAx>
      <c:valAx>
        <c:axId val="814871216"/>
        <c:scaling>
          <c:orientation val="minMax"/>
        </c:scaling>
        <c:delete val="1"/>
        <c:axPos val="b"/>
        <c:numFmt formatCode="0.0%" sourceLinked="1"/>
        <c:majorTickMark val="none"/>
        <c:minorTickMark val="none"/>
        <c:tickLblPos val="nextTo"/>
        <c:crossAx val="81487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percentStacked"/>
        <c:varyColors val="0"/>
        <c:ser>
          <c:idx val="0"/>
          <c:order val="0"/>
          <c:tx>
            <c:strRef>
              <c:f>'Gráfico 28_OK_151'!$A$5</c:f>
              <c:strCache>
                <c:ptCount val="1"/>
                <c:pt idx="0">
                  <c:v>Feminino</c:v>
                </c:pt>
              </c:strCache>
            </c:strRef>
          </c:tx>
          <c:spPr>
            <a:solidFill>
              <a:schemeClr val="accent5">
                <a:shade val="76000"/>
              </a:schemeClr>
            </a:solidFill>
            <a:ln>
              <a:noFill/>
            </a:ln>
            <a:effectLst/>
          </c:spPr>
          <c:invertIfNegative val="0"/>
          <c:dLbls>
            <c:spPr>
              <a:noFill/>
              <a:ln>
                <a:noFill/>
              </a:ln>
              <a:effectLst/>
            </c:spPr>
            <c:txPr>
              <a:bodyPr rot="0" spcFirstLastPara="1" vertOverflow="ellipsis" vert="horz" wrap="square" anchor="ctr" anchorCtr="1"/>
              <a:lstStyle/>
              <a:p>
                <a:pPr>
                  <a:defRPr sz="1050" b="1" i="0" u="none" strike="noStrike" kern="1200" baseline="0">
                    <a:solidFill>
                      <a:schemeClr val="bg1"/>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28_OK_151'!$B$3:$K$4</c:f>
              <c:multiLvlStrCache>
                <c:ptCount val="10"/>
                <c:lvl>
                  <c:pt idx="0">
                    <c:v>2012</c:v>
                  </c:pt>
                  <c:pt idx="1">
                    <c:v>2013</c:v>
                  </c:pt>
                  <c:pt idx="2">
                    <c:v>2014</c:v>
                  </c:pt>
                  <c:pt idx="3">
                    <c:v>2015</c:v>
                  </c:pt>
                  <c:pt idx="4">
                    <c:v>2016</c:v>
                  </c:pt>
                  <c:pt idx="5">
                    <c:v>2012</c:v>
                  </c:pt>
                  <c:pt idx="6">
                    <c:v>2013</c:v>
                  </c:pt>
                  <c:pt idx="7">
                    <c:v>2014</c:v>
                  </c:pt>
                  <c:pt idx="8">
                    <c:v>2015</c:v>
                  </c:pt>
                  <c:pt idx="9">
                    <c:v>2016</c:v>
                  </c:pt>
                </c:lvl>
                <c:lvl>
                  <c:pt idx="0">
                    <c:v>Conselheiros Municipais</c:v>
                  </c:pt>
                  <c:pt idx="5">
                    <c:v>Conselheiros Estaduais</c:v>
                  </c:pt>
                </c:lvl>
              </c:multiLvlStrCache>
            </c:multiLvlStrRef>
          </c:cat>
          <c:val>
            <c:numRef>
              <c:f>'Gráfico 28_OK_151'!$B$5:$K$5</c:f>
              <c:numCache>
                <c:formatCode>0.0%</c:formatCode>
                <c:ptCount val="10"/>
                <c:pt idx="0">
                  <c:v>0.71</c:v>
                </c:pt>
                <c:pt idx="1">
                  <c:v>0.71099999999999997</c:v>
                </c:pt>
                <c:pt idx="2">
                  <c:v>0.71399999999999997</c:v>
                </c:pt>
                <c:pt idx="3">
                  <c:v>0.72499999999999998</c:v>
                </c:pt>
                <c:pt idx="4">
                  <c:v>0.73099999999999998</c:v>
                </c:pt>
                <c:pt idx="5">
                  <c:v>0.77800000000000002</c:v>
                </c:pt>
                <c:pt idx="6">
                  <c:v>0.77500000000000002</c:v>
                </c:pt>
                <c:pt idx="7">
                  <c:v>0.7659999999999999</c:v>
                </c:pt>
                <c:pt idx="8">
                  <c:v>0.7340000000000001</c:v>
                </c:pt>
                <c:pt idx="9">
                  <c:v>0.72799999999999998</c:v>
                </c:pt>
              </c:numCache>
            </c:numRef>
          </c:val>
          <c:extLst>
            <c:ext xmlns:c16="http://schemas.microsoft.com/office/drawing/2014/chart" uri="{C3380CC4-5D6E-409C-BE32-E72D297353CC}">
              <c16:uniqueId val="{00000000-E544-4956-A07D-A04E582FDF74}"/>
            </c:ext>
          </c:extLst>
        </c:ser>
        <c:ser>
          <c:idx val="1"/>
          <c:order val="1"/>
          <c:tx>
            <c:strRef>
              <c:f>'Gráfico 28_OK_151'!$A$6</c:f>
              <c:strCache>
                <c:ptCount val="1"/>
                <c:pt idx="0">
                  <c:v>Masculino</c:v>
                </c:pt>
              </c:strCache>
            </c:strRef>
          </c:tx>
          <c:spPr>
            <a:solidFill>
              <a:schemeClr val="accent5">
                <a:tint val="77000"/>
              </a:schemeClr>
            </a:solidFill>
            <a:ln>
              <a:noFill/>
            </a:ln>
            <a:effectLst/>
          </c:spPr>
          <c:invertIfNegative val="0"/>
          <c:dLbls>
            <c:spPr>
              <a:noFill/>
              <a:ln>
                <a:noFill/>
              </a:ln>
              <a:effectLst/>
            </c:spPr>
            <c:txPr>
              <a:bodyPr rot="0" spcFirstLastPara="1" vertOverflow="ellipsis" vert="horz" wrap="square" anchor="ctr" anchorCtr="1"/>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28_OK_151'!$B$3:$K$4</c:f>
              <c:multiLvlStrCache>
                <c:ptCount val="10"/>
                <c:lvl>
                  <c:pt idx="0">
                    <c:v>2012</c:v>
                  </c:pt>
                  <c:pt idx="1">
                    <c:v>2013</c:v>
                  </c:pt>
                  <c:pt idx="2">
                    <c:v>2014</c:v>
                  </c:pt>
                  <c:pt idx="3">
                    <c:v>2015</c:v>
                  </c:pt>
                  <c:pt idx="4">
                    <c:v>2016</c:v>
                  </c:pt>
                  <c:pt idx="5">
                    <c:v>2012</c:v>
                  </c:pt>
                  <c:pt idx="6">
                    <c:v>2013</c:v>
                  </c:pt>
                  <c:pt idx="7">
                    <c:v>2014</c:v>
                  </c:pt>
                  <c:pt idx="8">
                    <c:v>2015</c:v>
                  </c:pt>
                  <c:pt idx="9">
                    <c:v>2016</c:v>
                  </c:pt>
                </c:lvl>
                <c:lvl>
                  <c:pt idx="0">
                    <c:v>Conselheiros Municipais</c:v>
                  </c:pt>
                  <c:pt idx="5">
                    <c:v>Conselheiros Estaduais</c:v>
                  </c:pt>
                </c:lvl>
              </c:multiLvlStrCache>
            </c:multiLvlStrRef>
          </c:cat>
          <c:val>
            <c:numRef>
              <c:f>'Gráfico 28_OK_151'!$B$6:$K$6</c:f>
              <c:numCache>
                <c:formatCode>0.0%</c:formatCode>
                <c:ptCount val="10"/>
                <c:pt idx="0">
                  <c:v>0.28999999999999998</c:v>
                </c:pt>
                <c:pt idx="1">
                  <c:v>0.28899999999999998</c:v>
                </c:pt>
                <c:pt idx="2">
                  <c:v>0.28599999999999998</c:v>
                </c:pt>
                <c:pt idx="3">
                  <c:v>0.27500000000000002</c:v>
                </c:pt>
                <c:pt idx="4">
                  <c:v>0.26900000000000002</c:v>
                </c:pt>
                <c:pt idx="5">
                  <c:v>0.222</c:v>
                </c:pt>
                <c:pt idx="6">
                  <c:v>0.22500000000000001</c:v>
                </c:pt>
                <c:pt idx="7">
                  <c:v>0.23399999999999999</c:v>
                </c:pt>
                <c:pt idx="8">
                  <c:v>0.26600000000000001</c:v>
                </c:pt>
                <c:pt idx="9">
                  <c:v>0.27200000000000002</c:v>
                </c:pt>
              </c:numCache>
            </c:numRef>
          </c:val>
          <c:extLst>
            <c:ext xmlns:c16="http://schemas.microsoft.com/office/drawing/2014/chart" uri="{C3380CC4-5D6E-409C-BE32-E72D297353CC}">
              <c16:uniqueId val="{00000001-E544-4956-A07D-A04E582FDF74}"/>
            </c:ext>
          </c:extLst>
        </c:ser>
        <c:dLbls>
          <c:showLegendKey val="0"/>
          <c:showVal val="1"/>
          <c:showCatName val="0"/>
          <c:showSerName val="0"/>
          <c:showPercent val="0"/>
          <c:showBubbleSize val="0"/>
        </c:dLbls>
        <c:gapWidth val="182"/>
        <c:overlap val="100"/>
        <c:axId val="814874016"/>
        <c:axId val="814874576"/>
      </c:barChart>
      <c:catAx>
        <c:axId val="8148740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74576"/>
        <c:crosses val="autoZero"/>
        <c:auto val="1"/>
        <c:lblAlgn val="ctr"/>
        <c:lblOffset val="100"/>
        <c:noMultiLvlLbl val="0"/>
      </c:catAx>
      <c:valAx>
        <c:axId val="814874576"/>
        <c:scaling>
          <c:orientation val="minMax"/>
        </c:scaling>
        <c:delete val="1"/>
        <c:axPos val="b"/>
        <c:numFmt formatCode="0%" sourceLinked="1"/>
        <c:majorTickMark val="none"/>
        <c:minorTickMark val="none"/>
        <c:tickLblPos val="nextTo"/>
        <c:crossAx val="81487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hart1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manualLayout>
          <c:layoutTarget val="inner"/>
          <c:xMode val="edge"/>
          <c:yMode val="edge"/>
          <c:x val="2.8110524061059197E-2"/>
          <c:y val="8.0080080080080079E-3"/>
          <c:w val="0.97188947593894082"/>
          <c:h val="0.78774396443687777"/>
        </c:manualLayout>
      </c:layout>
      <c:barChart>
        <c:barDir val="col"/>
        <c:grouping val="clustered"/>
        <c:varyColors val="0"/>
        <c:ser>
          <c:idx val="0"/>
          <c:order val="0"/>
          <c:tx>
            <c:strRef>
              <c:f>'Gráfico 29_OK_152'!$A$5</c:f>
              <c:strCache>
                <c:ptCount val="1"/>
                <c:pt idx="0">
                  <c:v>Até Fundamental Completo</c:v>
                </c:pt>
              </c:strCache>
            </c:strRef>
          </c:tx>
          <c:spPr>
            <a:solidFill>
              <a:schemeClr val="accent5">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29_OK_152'!$B$3:$G$4</c:f>
              <c:multiLvlStrCache>
                <c:ptCount val="6"/>
                <c:lvl>
                  <c:pt idx="0">
                    <c:v>2014</c:v>
                  </c:pt>
                  <c:pt idx="1">
                    <c:v>2015</c:v>
                  </c:pt>
                  <c:pt idx="2">
                    <c:v>2016</c:v>
                  </c:pt>
                  <c:pt idx="3">
                    <c:v>2014</c:v>
                  </c:pt>
                  <c:pt idx="4">
                    <c:v>2015</c:v>
                  </c:pt>
                  <c:pt idx="5">
                    <c:v>2016</c:v>
                  </c:pt>
                </c:lvl>
                <c:lvl>
                  <c:pt idx="0">
                    <c:v>Conselheiros Municipais</c:v>
                  </c:pt>
                  <c:pt idx="3">
                    <c:v>Conselheiros Estaduais</c:v>
                  </c:pt>
                </c:lvl>
              </c:multiLvlStrCache>
            </c:multiLvlStrRef>
          </c:cat>
          <c:val>
            <c:numRef>
              <c:f>'Gráfico 29_OK_152'!$B$5:$G$5</c:f>
              <c:numCache>
                <c:formatCode>0.0%</c:formatCode>
                <c:ptCount val="6"/>
                <c:pt idx="0">
                  <c:v>0.14599999999999999</c:v>
                </c:pt>
                <c:pt idx="1">
                  <c:v>0.14599999999999999</c:v>
                </c:pt>
                <c:pt idx="2">
                  <c:v>0.14299999999999999</c:v>
                </c:pt>
                <c:pt idx="3">
                  <c:v>2.4E-2</c:v>
                </c:pt>
                <c:pt idx="4">
                  <c:v>2.3E-2</c:v>
                </c:pt>
                <c:pt idx="5">
                  <c:v>1.7000000000000001E-2</c:v>
                </c:pt>
              </c:numCache>
            </c:numRef>
          </c:val>
          <c:extLst>
            <c:ext xmlns:c16="http://schemas.microsoft.com/office/drawing/2014/chart" uri="{C3380CC4-5D6E-409C-BE32-E72D297353CC}">
              <c16:uniqueId val="{00000000-4824-4B0F-AB57-34BCDB29D51B}"/>
            </c:ext>
          </c:extLst>
        </c:ser>
        <c:ser>
          <c:idx val="3"/>
          <c:order val="1"/>
          <c:tx>
            <c:strRef>
              <c:f>'Gráfico 29_OK_152'!$A$6</c:f>
              <c:strCache>
                <c:ptCount val="1"/>
                <c:pt idx="0">
                  <c:v>Médio Completo</c:v>
                </c:pt>
              </c:strCache>
            </c:strRef>
          </c:tx>
          <c:spPr>
            <a:solidFill>
              <a:schemeClr val="accent5">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29_OK_152'!$B$3:$G$4</c:f>
              <c:multiLvlStrCache>
                <c:ptCount val="6"/>
                <c:lvl>
                  <c:pt idx="0">
                    <c:v>2014</c:v>
                  </c:pt>
                  <c:pt idx="1">
                    <c:v>2015</c:v>
                  </c:pt>
                  <c:pt idx="2">
                    <c:v>2016</c:v>
                  </c:pt>
                  <c:pt idx="3">
                    <c:v>2014</c:v>
                  </c:pt>
                  <c:pt idx="4">
                    <c:v>2015</c:v>
                  </c:pt>
                  <c:pt idx="5">
                    <c:v>2016</c:v>
                  </c:pt>
                </c:lvl>
                <c:lvl>
                  <c:pt idx="0">
                    <c:v>Conselheiros Municipais</c:v>
                  </c:pt>
                  <c:pt idx="3">
                    <c:v>Conselheiros Estaduais</c:v>
                  </c:pt>
                </c:lvl>
              </c:multiLvlStrCache>
            </c:multiLvlStrRef>
          </c:cat>
          <c:val>
            <c:numRef>
              <c:f>'Gráfico 29_OK_152'!$B$6:$G$6</c:f>
              <c:numCache>
                <c:formatCode>0.0%</c:formatCode>
                <c:ptCount val="6"/>
                <c:pt idx="0">
                  <c:v>0.38300000000000001</c:v>
                </c:pt>
                <c:pt idx="1">
                  <c:v>0.379</c:v>
                </c:pt>
                <c:pt idx="2">
                  <c:v>0.375</c:v>
                </c:pt>
                <c:pt idx="3">
                  <c:v>0.11899999999999999</c:v>
                </c:pt>
                <c:pt idx="4">
                  <c:v>0.13100000000000001</c:v>
                </c:pt>
                <c:pt idx="5">
                  <c:v>0.13900000000000001</c:v>
                </c:pt>
              </c:numCache>
            </c:numRef>
          </c:val>
          <c:extLst>
            <c:ext xmlns:c16="http://schemas.microsoft.com/office/drawing/2014/chart" uri="{C3380CC4-5D6E-409C-BE32-E72D297353CC}">
              <c16:uniqueId val="{00000001-4824-4B0F-AB57-34BCDB29D51B}"/>
            </c:ext>
          </c:extLst>
        </c:ser>
        <c:ser>
          <c:idx val="5"/>
          <c:order val="2"/>
          <c:tx>
            <c:strRef>
              <c:f>'Gráfico 29_OK_152'!$A$7</c:f>
              <c:strCache>
                <c:ptCount val="1"/>
                <c:pt idx="0">
                  <c:v>Superior Completo</c:v>
                </c:pt>
              </c:strCache>
            </c:strRef>
          </c:tx>
          <c:spPr>
            <a:solidFill>
              <a:schemeClr val="accent5">
                <a:tint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29_OK_152'!$B$3:$G$4</c:f>
              <c:multiLvlStrCache>
                <c:ptCount val="6"/>
                <c:lvl>
                  <c:pt idx="0">
                    <c:v>2014</c:v>
                  </c:pt>
                  <c:pt idx="1">
                    <c:v>2015</c:v>
                  </c:pt>
                  <c:pt idx="2">
                    <c:v>2016</c:v>
                  </c:pt>
                  <c:pt idx="3">
                    <c:v>2014</c:v>
                  </c:pt>
                  <c:pt idx="4">
                    <c:v>2015</c:v>
                  </c:pt>
                  <c:pt idx="5">
                    <c:v>2016</c:v>
                  </c:pt>
                </c:lvl>
                <c:lvl>
                  <c:pt idx="0">
                    <c:v>Conselheiros Municipais</c:v>
                  </c:pt>
                  <c:pt idx="3">
                    <c:v>Conselheiros Estaduais</c:v>
                  </c:pt>
                </c:lvl>
              </c:multiLvlStrCache>
            </c:multiLvlStrRef>
          </c:cat>
          <c:val>
            <c:numRef>
              <c:f>'Gráfico 29_OK_152'!$B$7:$G$7</c:f>
              <c:numCache>
                <c:formatCode>0.0%</c:formatCode>
                <c:ptCount val="6"/>
                <c:pt idx="0">
                  <c:v>0.47099999999999997</c:v>
                </c:pt>
                <c:pt idx="1">
                  <c:v>0.47599999999999998</c:v>
                </c:pt>
                <c:pt idx="2">
                  <c:v>0.48299999999999998</c:v>
                </c:pt>
                <c:pt idx="3">
                  <c:v>0.85899999999999999</c:v>
                </c:pt>
                <c:pt idx="4">
                  <c:v>0.84599999999999997</c:v>
                </c:pt>
                <c:pt idx="5">
                  <c:v>0.84399999999999997</c:v>
                </c:pt>
              </c:numCache>
            </c:numRef>
          </c:val>
          <c:extLst>
            <c:ext xmlns:c16="http://schemas.microsoft.com/office/drawing/2014/chart" uri="{C3380CC4-5D6E-409C-BE32-E72D297353CC}">
              <c16:uniqueId val="{00000002-4824-4B0F-AB57-34BCDB29D51B}"/>
            </c:ext>
          </c:extLst>
        </c:ser>
        <c:dLbls>
          <c:dLblPos val="outEnd"/>
          <c:showLegendKey val="0"/>
          <c:showVal val="1"/>
          <c:showCatName val="0"/>
          <c:showSerName val="0"/>
          <c:showPercent val="0"/>
          <c:showBubbleSize val="0"/>
        </c:dLbls>
        <c:gapWidth val="182"/>
        <c:axId val="814877936"/>
        <c:axId val="814878496"/>
      </c:barChart>
      <c:catAx>
        <c:axId val="81487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78496"/>
        <c:crosses val="autoZero"/>
        <c:auto val="1"/>
        <c:lblAlgn val="ctr"/>
        <c:lblOffset val="100"/>
        <c:noMultiLvlLbl val="0"/>
      </c:catAx>
      <c:valAx>
        <c:axId val="814878496"/>
        <c:scaling>
          <c:orientation val="minMax"/>
        </c:scaling>
        <c:delete val="1"/>
        <c:axPos val="l"/>
        <c:numFmt formatCode="0.0%" sourceLinked="1"/>
        <c:majorTickMark val="none"/>
        <c:minorTickMark val="none"/>
        <c:tickLblPos val="nextTo"/>
        <c:crossAx val="814877936"/>
        <c:crosses val="autoZero"/>
        <c:crossBetween val="between"/>
      </c:valAx>
      <c:spPr>
        <a:noFill/>
        <a:ln>
          <a:noFill/>
        </a:ln>
        <a:effectLst/>
      </c:spPr>
    </c:plotArea>
    <c:legend>
      <c:legendPos val="b"/>
      <c:layout>
        <c:manualLayout>
          <c:xMode val="edge"/>
          <c:yMode val="edge"/>
          <c:x val="0.18470655903528435"/>
          <c:y val="0.93136040026246714"/>
          <c:w val="0.61379413845309638"/>
          <c:h val="3.742088545238151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bar"/>
        <c:grouping val="percentStacked"/>
        <c:varyColors val="0"/>
        <c:ser>
          <c:idx val="0"/>
          <c:order val="0"/>
          <c:tx>
            <c:strRef>
              <c:f>'Gráfico 30_OK_130'!$A$4</c:f>
              <c:strCache>
                <c:ptCount val="1"/>
                <c:pt idx="0">
                  <c:v>Não há participação de usuários</c:v>
                </c:pt>
              </c:strCache>
            </c:strRef>
          </c:tx>
          <c:spPr>
            <a:solidFill>
              <a:schemeClr val="accent5">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30_OK_130'!$B$3:$C$3</c:f>
              <c:strCache>
                <c:ptCount val="2"/>
                <c:pt idx="0">
                  <c:v>CRAS</c:v>
                </c:pt>
                <c:pt idx="1">
                  <c:v>Centros POP</c:v>
                </c:pt>
              </c:strCache>
            </c:strRef>
          </c:cat>
          <c:val>
            <c:numRef>
              <c:f>'Gráfico 30_OK_130'!$B$4:$C$4</c:f>
              <c:numCache>
                <c:formatCode>0.0%</c:formatCode>
                <c:ptCount val="2"/>
                <c:pt idx="0">
                  <c:v>0.34878640776699027</c:v>
                </c:pt>
                <c:pt idx="1">
                  <c:v>0.26521739130434785</c:v>
                </c:pt>
              </c:numCache>
            </c:numRef>
          </c:val>
          <c:extLst>
            <c:ext xmlns:c16="http://schemas.microsoft.com/office/drawing/2014/chart" uri="{C3380CC4-5D6E-409C-BE32-E72D297353CC}">
              <c16:uniqueId val="{00000000-41DA-4F38-80C0-EF62E455BD2D}"/>
            </c:ext>
          </c:extLst>
        </c:ser>
        <c:ser>
          <c:idx val="1"/>
          <c:order val="1"/>
          <c:tx>
            <c:strRef>
              <c:f>'Gráfico 30_OK_130'!$A$5</c:f>
              <c:strCache>
                <c:ptCount val="1"/>
                <c:pt idx="0">
                  <c:v>Sim, porém de maneira informal e ocasional</c:v>
                </c:pt>
              </c:strCache>
            </c:strRef>
          </c:tx>
          <c:spPr>
            <a:solidFill>
              <a:schemeClr val="accent5">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30_OK_130'!$B$3:$C$3</c:f>
              <c:strCache>
                <c:ptCount val="2"/>
                <c:pt idx="0">
                  <c:v>CRAS</c:v>
                </c:pt>
                <c:pt idx="1">
                  <c:v>Centros POP</c:v>
                </c:pt>
              </c:strCache>
            </c:strRef>
          </c:cat>
          <c:val>
            <c:numRef>
              <c:f>'Gráfico 30_OK_130'!$B$5:$C$5</c:f>
              <c:numCache>
                <c:formatCode>0.0%</c:formatCode>
                <c:ptCount val="2"/>
                <c:pt idx="0">
                  <c:v>0.42706310679611653</c:v>
                </c:pt>
                <c:pt idx="1">
                  <c:v>0.34782608695652173</c:v>
                </c:pt>
              </c:numCache>
            </c:numRef>
          </c:val>
          <c:extLst>
            <c:ext xmlns:c16="http://schemas.microsoft.com/office/drawing/2014/chart" uri="{C3380CC4-5D6E-409C-BE32-E72D297353CC}">
              <c16:uniqueId val="{00000001-41DA-4F38-80C0-EF62E455BD2D}"/>
            </c:ext>
          </c:extLst>
        </c:ser>
        <c:ser>
          <c:idx val="2"/>
          <c:order val="2"/>
          <c:tx>
            <c:strRef>
              <c:f>'Gráfico 30_OK_130'!$A$6</c:f>
              <c:strCache>
                <c:ptCount val="1"/>
                <c:pt idx="0">
                  <c:v>Sim, de maneira informal, mas regular</c:v>
                </c:pt>
              </c:strCache>
            </c:strRef>
          </c:tx>
          <c:spPr>
            <a:solidFill>
              <a:schemeClr val="accent5">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30_OK_130'!$B$3:$C$3</c:f>
              <c:strCache>
                <c:ptCount val="2"/>
                <c:pt idx="0">
                  <c:v>CRAS</c:v>
                </c:pt>
                <c:pt idx="1">
                  <c:v>Centros POP</c:v>
                </c:pt>
              </c:strCache>
            </c:strRef>
          </c:cat>
          <c:val>
            <c:numRef>
              <c:f>'Gráfico 30_OK_130'!$B$6:$C$6</c:f>
              <c:numCache>
                <c:formatCode>0.0%</c:formatCode>
                <c:ptCount val="2"/>
                <c:pt idx="0">
                  <c:v>0.16152912621359222</c:v>
                </c:pt>
                <c:pt idx="1">
                  <c:v>0.22608695652173913</c:v>
                </c:pt>
              </c:numCache>
            </c:numRef>
          </c:val>
          <c:extLst>
            <c:ext xmlns:c16="http://schemas.microsoft.com/office/drawing/2014/chart" uri="{C3380CC4-5D6E-409C-BE32-E72D297353CC}">
              <c16:uniqueId val="{00000002-41DA-4F38-80C0-EF62E455BD2D}"/>
            </c:ext>
          </c:extLst>
        </c:ser>
        <c:ser>
          <c:idx val="3"/>
          <c:order val="3"/>
          <c:tx>
            <c:strRef>
              <c:f>'Gráfico 30_OK_130'!$A$7</c:f>
              <c:strCache>
                <c:ptCount val="1"/>
                <c:pt idx="0">
                  <c:v>Sim, de maneira formal e regular</c:v>
                </c:pt>
              </c:strCache>
            </c:strRef>
          </c:tx>
          <c:spPr>
            <a:solidFill>
              <a:schemeClr val="accent5">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30_OK_130'!$B$3:$C$3</c:f>
              <c:strCache>
                <c:ptCount val="2"/>
                <c:pt idx="0">
                  <c:v>CRAS</c:v>
                </c:pt>
                <c:pt idx="1">
                  <c:v>Centros POP</c:v>
                </c:pt>
              </c:strCache>
            </c:strRef>
          </c:cat>
          <c:val>
            <c:numRef>
              <c:f>'Gráfico 30_OK_130'!$B$7:$C$7</c:f>
              <c:numCache>
                <c:formatCode>0.0%</c:formatCode>
                <c:ptCount val="2"/>
                <c:pt idx="0">
                  <c:v>6.2621359223300976E-2</c:v>
                </c:pt>
                <c:pt idx="1">
                  <c:v>0.16086956521739129</c:v>
                </c:pt>
              </c:numCache>
            </c:numRef>
          </c:val>
          <c:extLst>
            <c:ext xmlns:c16="http://schemas.microsoft.com/office/drawing/2014/chart" uri="{C3380CC4-5D6E-409C-BE32-E72D297353CC}">
              <c16:uniqueId val="{00000003-41DA-4F38-80C0-EF62E455BD2D}"/>
            </c:ext>
          </c:extLst>
        </c:ser>
        <c:dLbls>
          <c:dLblPos val="ctr"/>
          <c:showLegendKey val="0"/>
          <c:showVal val="1"/>
          <c:showCatName val="0"/>
          <c:showSerName val="0"/>
          <c:showPercent val="0"/>
          <c:showBubbleSize val="0"/>
        </c:dLbls>
        <c:gapWidth val="150"/>
        <c:overlap val="100"/>
        <c:axId val="814882416"/>
        <c:axId val="814882976"/>
      </c:barChart>
      <c:catAx>
        <c:axId val="814882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14882976"/>
        <c:crosses val="autoZero"/>
        <c:auto val="1"/>
        <c:lblAlgn val="ctr"/>
        <c:lblOffset val="100"/>
        <c:noMultiLvlLbl val="0"/>
      </c:catAx>
      <c:valAx>
        <c:axId val="814882976"/>
        <c:scaling>
          <c:orientation val="minMax"/>
        </c:scaling>
        <c:delete val="1"/>
        <c:axPos val="b"/>
        <c:numFmt formatCode="0%" sourceLinked="1"/>
        <c:majorTickMark val="none"/>
        <c:minorTickMark val="none"/>
        <c:tickLblPos val="nextTo"/>
        <c:crossAx val="814882416"/>
        <c:crosses val="autoZero"/>
        <c:crossBetween val="between"/>
      </c:valAx>
      <c:spPr>
        <a:noFill/>
        <a:ln>
          <a:noFill/>
        </a:ln>
        <a:effectLst/>
      </c:spPr>
    </c:plotArea>
    <c:legend>
      <c:legendPos val="b"/>
      <c:layout>
        <c:manualLayout>
          <c:xMode val="edge"/>
          <c:yMode val="edge"/>
          <c:x val="1.5459502745071014E-2"/>
          <c:y val="0.8581354450245573"/>
          <c:w val="0.9501386124962049"/>
          <c:h val="0.1196114288784833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'IDCRAS Gráfico 1_Ok_154'!$A$13</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1_Ok_154'!$B$12:$G$12</c:f>
              <c:strCache>
                <c:ptCount val="6"/>
                <c:pt idx="0">
                  <c:v>Brasil</c:v>
                </c:pt>
                <c:pt idx="1">
                  <c:v>Norte</c:v>
                </c:pt>
                <c:pt idx="2">
                  <c:v>Nordeste</c:v>
                </c:pt>
                <c:pt idx="3">
                  <c:v>Sudeste</c:v>
                </c:pt>
                <c:pt idx="4">
                  <c:v>Sul</c:v>
                </c:pt>
                <c:pt idx="5">
                  <c:v>Centro-Oeste</c:v>
                </c:pt>
              </c:strCache>
            </c:strRef>
          </c:cat>
          <c:val>
            <c:numRef>
              <c:f>'IDCRAS Gráfico 1_Ok_154'!$B$13:$G$13</c:f>
              <c:numCache>
                <c:formatCode>0.0%</c:formatCode>
                <c:ptCount val="6"/>
                <c:pt idx="0">
                  <c:v>7.0145631067961164E-2</c:v>
                </c:pt>
                <c:pt idx="1">
                  <c:v>7.3954983922829579E-2</c:v>
                </c:pt>
                <c:pt idx="2">
                  <c:v>5.7132046916382899E-2</c:v>
                </c:pt>
                <c:pt idx="3">
                  <c:v>7.8845476944737772E-2</c:v>
                </c:pt>
                <c:pt idx="4">
                  <c:v>7.1193144363876068E-2</c:v>
                </c:pt>
                <c:pt idx="5">
                  <c:v>7.9416531604538085E-2</c:v>
                </c:pt>
              </c:numCache>
            </c:numRef>
          </c:val>
          <c:extLst>
            <c:ext xmlns:c16="http://schemas.microsoft.com/office/drawing/2014/chart" uri="{C3380CC4-5D6E-409C-BE32-E72D297353CC}">
              <c16:uniqueId val="{00000000-2B20-4A2A-8B2C-5A6170154114}"/>
            </c:ext>
          </c:extLst>
        </c:ser>
        <c:ser>
          <c:idx val="1"/>
          <c:order val="1"/>
          <c:tx>
            <c:strRef>
              <c:f>'IDCRAS Gráfico 1_Ok_154'!$A$14</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1_Ok_154'!$B$12:$G$12</c:f>
              <c:strCache>
                <c:ptCount val="6"/>
                <c:pt idx="0">
                  <c:v>Brasil</c:v>
                </c:pt>
                <c:pt idx="1">
                  <c:v>Norte</c:v>
                </c:pt>
                <c:pt idx="2">
                  <c:v>Nordeste</c:v>
                </c:pt>
                <c:pt idx="3">
                  <c:v>Sudeste</c:v>
                </c:pt>
                <c:pt idx="4">
                  <c:v>Sul</c:v>
                </c:pt>
                <c:pt idx="5">
                  <c:v>Centro-Oeste</c:v>
                </c:pt>
              </c:strCache>
            </c:strRef>
          </c:cat>
          <c:val>
            <c:numRef>
              <c:f>'IDCRAS Gráfico 1_Ok_154'!$B$14:$G$14</c:f>
              <c:numCache>
                <c:formatCode>0.0%</c:formatCode>
                <c:ptCount val="6"/>
                <c:pt idx="0">
                  <c:v>0.20388349514563106</c:v>
                </c:pt>
                <c:pt idx="1">
                  <c:v>0.20418006430868169</c:v>
                </c:pt>
                <c:pt idx="2">
                  <c:v>0.20544835414301929</c:v>
                </c:pt>
                <c:pt idx="3">
                  <c:v>0.20872932066173883</c:v>
                </c:pt>
                <c:pt idx="4">
                  <c:v>0.20171390903098221</c:v>
                </c:pt>
                <c:pt idx="5">
                  <c:v>0.17990275526742303</c:v>
                </c:pt>
              </c:numCache>
            </c:numRef>
          </c:val>
          <c:extLst>
            <c:ext xmlns:c16="http://schemas.microsoft.com/office/drawing/2014/chart" uri="{C3380CC4-5D6E-409C-BE32-E72D297353CC}">
              <c16:uniqueId val="{00000001-2B20-4A2A-8B2C-5A6170154114}"/>
            </c:ext>
          </c:extLst>
        </c:ser>
        <c:ser>
          <c:idx val="2"/>
          <c:order val="2"/>
          <c:tx>
            <c:strRef>
              <c:f>'IDCRAS Gráfico 1_Ok_154'!$A$15</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1_Ok_154'!$B$12:$G$12</c:f>
              <c:strCache>
                <c:ptCount val="6"/>
                <c:pt idx="0">
                  <c:v>Brasil</c:v>
                </c:pt>
                <c:pt idx="1">
                  <c:v>Norte</c:v>
                </c:pt>
                <c:pt idx="2">
                  <c:v>Nordeste</c:v>
                </c:pt>
                <c:pt idx="3">
                  <c:v>Sudeste</c:v>
                </c:pt>
                <c:pt idx="4">
                  <c:v>Sul</c:v>
                </c:pt>
                <c:pt idx="5">
                  <c:v>Centro-Oeste</c:v>
                </c:pt>
              </c:strCache>
            </c:strRef>
          </c:cat>
          <c:val>
            <c:numRef>
              <c:f>'IDCRAS Gráfico 1_Ok_154'!$B$15:$G$15</c:f>
              <c:numCache>
                <c:formatCode>0.0%</c:formatCode>
                <c:ptCount val="6"/>
                <c:pt idx="0">
                  <c:v>0.22669902912621359</c:v>
                </c:pt>
                <c:pt idx="1">
                  <c:v>0.25562700964630225</c:v>
                </c:pt>
                <c:pt idx="2">
                  <c:v>0.25198637911464244</c:v>
                </c:pt>
                <c:pt idx="3">
                  <c:v>0.21999296022527279</c:v>
                </c:pt>
                <c:pt idx="4">
                  <c:v>0.22214897824653923</c:v>
                </c:pt>
                <c:pt idx="5">
                  <c:v>0.1312803889789303</c:v>
                </c:pt>
              </c:numCache>
            </c:numRef>
          </c:val>
          <c:extLst>
            <c:ext xmlns:c16="http://schemas.microsoft.com/office/drawing/2014/chart" uri="{C3380CC4-5D6E-409C-BE32-E72D297353CC}">
              <c16:uniqueId val="{00000002-2B20-4A2A-8B2C-5A6170154114}"/>
            </c:ext>
          </c:extLst>
        </c:ser>
        <c:ser>
          <c:idx val="3"/>
          <c:order val="3"/>
          <c:tx>
            <c:strRef>
              <c:f>'IDCRAS Gráfico 1_Ok_154'!$A$16</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1_Ok_154'!$B$12:$G$12</c:f>
              <c:strCache>
                <c:ptCount val="6"/>
                <c:pt idx="0">
                  <c:v>Brasil</c:v>
                </c:pt>
                <c:pt idx="1">
                  <c:v>Norte</c:v>
                </c:pt>
                <c:pt idx="2">
                  <c:v>Nordeste</c:v>
                </c:pt>
                <c:pt idx="3">
                  <c:v>Sudeste</c:v>
                </c:pt>
                <c:pt idx="4">
                  <c:v>Sul</c:v>
                </c:pt>
                <c:pt idx="5">
                  <c:v>Centro-Oeste</c:v>
                </c:pt>
              </c:strCache>
            </c:strRef>
          </c:cat>
          <c:val>
            <c:numRef>
              <c:f>'IDCRAS Gráfico 1_Ok_154'!$B$16:$G$16</c:f>
              <c:numCache>
                <c:formatCode>0.0%</c:formatCode>
                <c:ptCount val="6"/>
                <c:pt idx="0">
                  <c:v>0.21213592233009709</c:v>
                </c:pt>
                <c:pt idx="1">
                  <c:v>0.24437299035369775</c:v>
                </c:pt>
                <c:pt idx="2">
                  <c:v>0.30155126749905409</c:v>
                </c:pt>
                <c:pt idx="3">
                  <c:v>0.17986624428018302</c:v>
                </c:pt>
                <c:pt idx="4">
                  <c:v>0.12656558998022413</c:v>
                </c:pt>
                <c:pt idx="5">
                  <c:v>0.15559157212317667</c:v>
                </c:pt>
              </c:numCache>
            </c:numRef>
          </c:val>
          <c:extLst>
            <c:ext xmlns:c16="http://schemas.microsoft.com/office/drawing/2014/chart" uri="{C3380CC4-5D6E-409C-BE32-E72D297353CC}">
              <c16:uniqueId val="{00000003-2B20-4A2A-8B2C-5A6170154114}"/>
            </c:ext>
          </c:extLst>
        </c:ser>
        <c:ser>
          <c:idx val="4"/>
          <c:order val="4"/>
          <c:tx>
            <c:strRef>
              <c:f>'IDCRAS Gráfico 1_Ok_154'!$A$17</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1_Ok_154'!$B$12:$G$12</c:f>
              <c:strCache>
                <c:ptCount val="6"/>
                <c:pt idx="0">
                  <c:v>Brasil</c:v>
                </c:pt>
                <c:pt idx="1">
                  <c:v>Norte</c:v>
                </c:pt>
                <c:pt idx="2">
                  <c:v>Nordeste</c:v>
                </c:pt>
                <c:pt idx="3">
                  <c:v>Sudeste</c:v>
                </c:pt>
                <c:pt idx="4">
                  <c:v>Sul</c:v>
                </c:pt>
                <c:pt idx="5">
                  <c:v>Centro-Oeste</c:v>
                </c:pt>
              </c:strCache>
            </c:strRef>
          </c:cat>
          <c:val>
            <c:numRef>
              <c:f>'IDCRAS Gráfico 1_Ok_154'!$B$17:$G$17</c:f>
              <c:numCache>
                <c:formatCode>0.0%</c:formatCode>
                <c:ptCount val="6"/>
                <c:pt idx="0">
                  <c:v>0.2871359223300971</c:v>
                </c:pt>
                <c:pt idx="1">
                  <c:v>0.22186495176848875</c:v>
                </c:pt>
                <c:pt idx="2">
                  <c:v>0.18388195232690124</c:v>
                </c:pt>
                <c:pt idx="3">
                  <c:v>0.3125659978880676</c:v>
                </c:pt>
                <c:pt idx="4">
                  <c:v>0.3783783783783784</c:v>
                </c:pt>
                <c:pt idx="5">
                  <c:v>0.45380875202593191</c:v>
                </c:pt>
              </c:numCache>
            </c:numRef>
          </c:val>
          <c:extLst>
            <c:ext xmlns:c16="http://schemas.microsoft.com/office/drawing/2014/chart" uri="{C3380CC4-5D6E-409C-BE32-E72D297353CC}">
              <c16:uniqueId val="{00000004-2B20-4A2A-8B2C-5A6170154114}"/>
            </c:ext>
          </c:extLst>
        </c:ser>
        <c:dLbls>
          <c:dLblPos val="ctr"/>
          <c:showLegendKey val="0"/>
          <c:showVal val="1"/>
          <c:showCatName val="0"/>
          <c:showSerName val="0"/>
          <c:showPercent val="0"/>
          <c:showBubbleSize val="0"/>
        </c:dLbls>
        <c:gapWidth val="150"/>
        <c:overlap val="100"/>
        <c:axId val="693356928"/>
        <c:axId val="693357488"/>
      </c:barChart>
      <c:catAx>
        <c:axId val="69335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57488"/>
        <c:crosses val="autoZero"/>
        <c:auto val="1"/>
        <c:lblAlgn val="ctr"/>
        <c:lblOffset val="100"/>
        <c:noMultiLvlLbl val="0"/>
      </c:catAx>
      <c:valAx>
        <c:axId val="693357488"/>
        <c:scaling>
          <c:orientation val="minMax"/>
        </c:scaling>
        <c:delete val="1"/>
        <c:axPos val="l"/>
        <c:numFmt formatCode="0%" sourceLinked="1"/>
        <c:majorTickMark val="none"/>
        <c:minorTickMark val="none"/>
        <c:tickLblPos val="nextTo"/>
        <c:crossAx val="693356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'IDCRAS Gráfico 2_Ok_155'!$A$14</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2_Ok_155'!$B$13:$G$13</c:f>
              <c:strCache>
                <c:ptCount val="6"/>
                <c:pt idx="0">
                  <c:v>Brasil</c:v>
                </c:pt>
                <c:pt idx="1">
                  <c:v>Norte</c:v>
                </c:pt>
                <c:pt idx="2">
                  <c:v>Nordeste</c:v>
                </c:pt>
                <c:pt idx="3">
                  <c:v>Sudeste</c:v>
                </c:pt>
                <c:pt idx="4">
                  <c:v>Sul</c:v>
                </c:pt>
                <c:pt idx="5">
                  <c:v>Centro-Oeste</c:v>
                </c:pt>
              </c:strCache>
            </c:strRef>
          </c:cat>
          <c:val>
            <c:numRef>
              <c:f>'IDCRAS Gráfico 2_Ok_155'!$B$14:$G$14</c:f>
              <c:numCache>
                <c:formatCode>0.0%</c:formatCode>
                <c:ptCount val="6"/>
                <c:pt idx="0">
                  <c:v>5.5825242718446605E-2</c:v>
                </c:pt>
                <c:pt idx="1">
                  <c:v>5.7877813504823149E-2</c:v>
                </c:pt>
                <c:pt idx="2">
                  <c:v>4.842981460461597E-2</c:v>
                </c:pt>
                <c:pt idx="3">
                  <c:v>6.2302006335797251E-2</c:v>
                </c:pt>
                <c:pt idx="4">
                  <c:v>5.6690837178642053E-2</c:v>
                </c:pt>
                <c:pt idx="5">
                  <c:v>5.3484602917341979E-2</c:v>
                </c:pt>
              </c:numCache>
            </c:numRef>
          </c:val>
          <c:extLst>
            <c:ext xmlns:c16="http://schemas.microsoft.com/office/drawing/2014/chart" uri="{C3380CC4-5D6E-409C-BE32-E72D297353CC}">
              <c16:uniqueId val="{00000000-84CA-4B35-ACB2-7754CD73D866}"/>
            </c:ext>
          </c:extLst>
        </c:ser>
        <c:ser>
          <c:idx val="1"/>
          <c:order val="1"/>
          <c:tx>
            <c:strRef>
              <c:f>'IDCRAS Gráfico 2_Ok_155'!$A$15</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2_Ok_155'!$B$13:$G$13</c:f>
              <c:strCache>
                <c:ptCount val="6"/>
                <c:pt idx="0">
                  <c:v>Brasil</c:v>
                </c:pt>
                <c:pt idx="1">
                  <c:v>Norte</c:v>
                </c:pt>
                <c:pt idx="2">
                  <c:v>Nordeste</c:v>
                </c:pt>
                <c:pt idx="3">
                  <c:v>Sudeste</c:v>
                </c:pt>
                <c:pt idx="4">
                  <c:v>Sul</c:v>
                </c:pt>
                <c:pt idx="5">
                  <c:v>Centro-Oeste</c:v>
                </c:pt>
              </c:strCache>
            </c:strRef>
          </c:cat>
          <c:val>
            <c:numRef>
              <c:f>'IDCRAS Gráfico 2_Ok_155'!$B$15:$G$15</c:f>
              <c:numCache>
                <c:formatCode>0.0%</c:formatCode>
                <c:ptCount val="6"/>
                <c:pt idx="0">
                  <c:v>0.15449029126213593</c:v>
                </c:pt>
                <c:pt idx="1">
                  <c:v>0.2459807073954984</c:v>
                </c:pt>
                <c:pt idx="2">
                  <c:v>0.1471812334468407</c:v>
                </c:pt>
                <c:pt idx="3">
                  <c:v>0.13516367476240759</c:v>
                </c:pt>
                <c:pt idx="4">
                  <c:v>0.14700065919578115</c:v>
                </c:pt>
                <c:pt idx="5">
                  <c:v>0.20097244732576985</c:v>
                </c:pt>
              </c:numCache>
            </c:numRef>
          </c:val>
          <c:extLst>
            <c:ext xmlns:c16="http://schemas.microsoft.com/office/drawing/2014/chart" uri="{C3380CC4-5D6E-409C-BE32-E72D297353CC}">
              <c16:uniqueId val="{00000001-84CA-4B35-ACB2-7754CD73D866}"/>
            </c:ext>
          </c:extLst>
        </c:ser>
        <c:ser>
          <c:idx val="2"/>
          <c:order val="2"/>
          <c:tx>
            <c:strRef>
              <c:f>'IDCRAS Gráfico 2_Ok_155'!$A$16</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2_Ok_155'!$B$13:$G$13</c:f>
              <c:strCache>
                <c:ptCount val="6"/>
                <c:pt idx="0">
                  <c:v>Brasil</c:v>
                </c:pt>
                <c:pt idx="1">
                  <c:v>Norte</c:v>
                </c:pt>
                <c:pt idx="2">
                  <c:v>Nordeste</c:v>
                </c:pt>
                <c:pt idx="3">
                  <c:v>Sudeste</c:v>
                </c:pt>
                <c:pt idx="4">
                  <c:v>Sul</c:v>
                </c:pt>
                <c:pt idx="5">
                  <c:v>Centro-Oeste</c:v>
                </c:pt>
              </c:strCache>
            </c:strRef>
          </c:cat>
          <c:val>
            <c:numRef>
              <c:f>'IDCRAS Gráfico 2_Ok_155'!$B$16:$G$16</c:f>
              <c:numCache>
                <c:formatCode>0.0%</c:formatCode>
                <c:ptCount val="6"/>
                <c:pt idx="0">
                  <c:v>0.14842233009708738</c:v>
                </c:pt>
                <c:pt idx="1">
                  <c:v>0.14308681672025725</c:v>
                </c:pt>
                <c:pt idx="2">
                  <c:v>0.14680287552024215</c:v>
                </c:pt>
                <c:pt idx="3">
                  <c:v>0.14889123548046462</c:v>
                </c:pt>
                <c:pt idx="4">
                  <c:v>0.16216216216216217</c:v>
                </c:pt>
                <c:pt idx="5">
                  <c:v>0.12479740680713128</c:v>
                </c:pt>
              </c:numCache>
            </c:numRef>
          </c:val>
          <c:extLst>
            <c:ext xmlns:c16="http://schemas.microsoft.com/office/drawing/2014/chart" uri="{C3380CC4-5D6E-409C-BE32-E72D297353CC}">
              <c16:uniqueId val="{00000002-84CA-4B35-ACB2-7754CD73D866}"/>
            </c:ext>
          </c:extLst>
        </c:ser>
        <c:ser>
          <c:idx val="3"/>
          <c:order val="3"/>
          <c:tx>
            <c:strRef>
              <c:f>'IDCRAS Gráfico 2_Ok_155'!$A$17</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2_Ok_155'!$B$13:$G$13</c:f>
              <c:strCache>
                <c:ptCount val="6"/>
                <c:pt idx="0">
                  <c:v>Brasil</c:v>
                </c:pt>
                <c:pt idx="1">
                  <c:v>Norte</c:v>
                </c:pt>
                <c:pt idx="2">
                  <c:v>Nordeste</c:v>
                </c:pt>
                <c:pt idx="3">
                  <c:v>Sudeste</c:v>
                </c:pt>
                <c:pt idx="4">
                  <c:v>Sul</c:v>
                </c:pt>
                <c:pt idx="5">
                  <c:v>Centro-Oeste</c:v>
                </c:pt>
              </c:strCache>
            </c:strRef>
          </c:cat>
          <c:val>
            <c:numRef>
              <c:f>'IDCRAS Gráfico 2_Ok_155'!$B$17:$G$17</c:f>
              <c:numCache>
                <c:formatCode>0.0%</c:formatCode>
                <c:ptCount val="6"/>
                <c:pt idx="0">
                  <c:v>0.22524271844660193</c:v>
                </c:pt>
                <c:pt idx="1">
                  <c:v>0.21864951768488747</c:v>
                </c:pt>
                <c:pt idx="2">
                  <c:v>0.29738933030646991</c:v>
                </c:pt>
                <c:pt idx="3">
                  <c:v>0.21541710665258712</c:v>
                </c:pt>
                <c:pt idx="4">
                  <c:v>0.13777191825972313</c:v>
                </c:pt>
                <c:pt idx="5">
                  <c:v>0.18314424635332252</c:v>
                </c:pt>
              </c:numCache>
            </c:numRef>
          </c:val>
          <c:extLst>
            <c:ext xmlns:c16="http://schemas.microsoft.com/office/drawing/2014/chart" uri="{C3380CC4-5D6E-409C-BE32-E72D297353CC}">
              <c16:uniqueId val="{00000003-84CA-4B35-ACB2-7754CD73D866}"/>
            </c:ext>
          </c:extLst>
        </c:ser>
        <c:ser>
          <c:idx val="4"/>
          <c:order val="4"/>
          <c:tx>
            <c:strRef>
              <c:f>'IDCRAS Gráfico 2_Ok_155'!$A$18</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2_Ok_155'!$B$13:$G$13</c:f>
              <c:strCache>
                <c:ptCount val="6"/>
                <c:pt idx="0">
                  <c:v>Brasil</c:v>
                </c:pt>
                <c:pt idx="1">
                  <c:v>Norte</c:v>
                </c:pt>
                <c:pt idx="2">
                  <c:v>Nordeste</c:v>
                </c:pt>
                <c:pt idx="3">
                  <c:v>Sudeste</c:v>
                </c:pt>
                <c:pt idx="4">
                  <c:v>Sul</c:v>
                </c:pt>
                <c:pt idx="5">
                  <c:v>Centro-Oeste</c:v>
                </c:pt>
              </c:strCache>
            </c:strRef>
          </c:cat>
          <c:val>
            <c:numRef>
              <c:f>'IDCRAS Gráfico 2_Ok_155'!$B$18:$G$18</c:f>
              <c:numCache>
                <c:formatCode>0.0%</c:formatCode>
                <c:ptCount val="6"/>
                <c:pt idx="0">
                  <c:v>0.41601941747572818</c:v>
                </c:pt>
                <c:pt idx="1">
                  <c:v>0.33440514469453375</c:v>
                </c:pt>
                <c:pt idx="2">
                  <c:v>0.36019674612183128</c:v>
                </c:pt>
                <c:pt idx="3">
                  <c:v>0.43822597676874342</c:v>
                </c:pt>
                <c:pt idx="4">
                  <c:v>0.49637442320369152</c:v>
                </c:pt>
                <c:pt idx="5">
                  <c:v>0.43760129659643437</c:v>
                </c:pt>
              </c:numCache>
            </c:numRef>
          </c:val>
          <c:extLst>
            <c:ext xmlns:c16="http://schemas.microsoft.com/office/drawing/2014/chart" uri="{C3380CC4-5D6E-409C-BE32-E72D297353CC}">
              <c16:uniqueId val="{00000004-84CA-4B35-ACB2-7754CD73D866}"/>
            </c:ext>
          </c:extLst>
        </c:ser>
        <c:dLbls>
          <c:dLblPos val="ctr"/>
          <c:showLegendKey val="0"/>
          <c:showVal val="1"/>
          <c:showCatName val="0"/>
          <c:showSerName val="0"/>
          <c:showPercent val="0"/>
          <c:showBubbleSize val="0"/>
        </c:dLbls>
        <c:gapWidth val="150"/>
        <c:overlap val="100"/>
        <c:axId val="693361968"/>
        <c:axId val="693362528"/>
      </c:barChart>
      <c:catAx>
        <c:axId val="69336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62528"/>
        <c:crosses val="autoZero"/>
        <c:auto val="1"/>
        <c:lblAlgn val="ctr"/>
        <c:lblOffset val="100"/>
        <c:noMultiLvlLbl val="0"/>
      </c:catAx>
      <c:valAx>
        <c:axId val="693362528"/>
        <c:scaling>
          <c:orientation val="minMax"/>
        </c:scaling>
        <c:delete val="1"/>
        <c:axPos val="l"/>
        <c:numFmt formatCode="0%" sourceLinked="1"/>
        <c:majorTickMark val="none"/>
        <c:minorTickMark val="none"/>
        <c:tickLblPos val="nextTo"/>
        <c:crossAx val="693361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'IDCRAS Gráfico 3_Ok_156'!$A$14</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3_Ok_156'!$B$13:$G$13</c:f>
              <c:strCache>
                <c:ptCount val="6"/>
                <c:pt idx="0">
                  <c:v>Brasil</c:v>
                </c:pt>
                <c:pt idx="1">
                  <c:v>Norte</c:v>
                </c:pt>
                <c:pt idx="2">
                  <c:v>Nordeste</c:v>
                </c:pt>
                <c:pt idx="3">
                  <c:v>Sudeste</c:v>
                </c:pt>
                <c:pt idx="4">
                  <c:v>Sul</c:v>
                </c:pt>
                <c:pt idx="5">
                  <c:v>Centro-Oeste</c:v>
                </c:pt>
              </c:strCache>
            </c:strRef>
          </c:cat>
          <c:val>
            <c:numRef>
              <c:f>'IDCRAS Gráfico 3_Ok_156'!$B$14:$G$14</c:f>
              <c:numCache>
                <c:formatCode>0.0%</c:formatCode>
                <c:ptCount val="6"/>
                <c:pt idx="0">
                  <c:v>0.13616504854368933</c:v>
                </c:pt>
                <c:pt idx="1">
                  <c:v>0.14147909967845659</c:v>
                </c:pt>
                <c:pt idx="2">
                  <c:v>0.12410139992432842</c:v>
                </c:pt>
                <c:pt idx="3">
                  <c:v>0.13093980992608237</c:v>
                </c:pt>
                <c:pt idx="4">
                  <c:v>0.14304548450889915</c:v>
                </c:pt>
                <c:pt idx="5">
                  <c:v>0.18962722852512157</c:v>
                </c:pt>
              </c:numCache>
            </c:numRef>
          </c:val>
          <c:extLst>
            <c:ext xmlns:c16="http://schemas.microsoft.com/office/drawing/2014/chart" uri="{C3380CC4-5D6E-409C-BE32-E72D297353CC}">
              <c16:uniqueId val="{00000000-6838-459F-B8A8-9D4C11D07290}"/>
            </c:ext>
          </c:extLst>
        </c:ser>
        <c:ser>
          <c:idx val="1"/>
          <c:order val="1"/>
          <c:tx>
            <c:strRef>
              <c:f>'IDCRAS Gráfico 3_Ok_156'!$A$15</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3_Ok_156'!$B$13:$G$13</c:f>
              <c:strCache>
                <c:ptCount val="6"/>
                <c:pt idx="0">
                  <c:v>Brasil</c:v>
                </c:pt>
                <c:pt idx="1">
                  <c:v>Norte</c:v>
                </c:pt>
                <c:pt idx="2">
                  <c:v>Nordeste</c:v>
                </c:pt>
                <c:pt idx="3">
                  <c:v>Sudeste</c:v>
                </c:pt>
                <c:pt idx="4">
                  <c:v>Sul</c:v>
                </c:pt>
                <c:pt idx="5">
                  <c:v>Centro-Oeste</c:v>
                </c:pt>
              </c:strCache>
            </c:strRef>
          </c:cat>
          <c:val>
            <c:numRef>
              <c:f>'IDCRAS Gráfico 3_Ok_156'!$B$15:$G$15</c:f>
              <c:numCache>
                <c:formatCode>0.0%</c:formatCode>
                <c:ptCount val="6"/>
                <c:pt idx="0">
                  <c:v>0.21444174757281553</c:v>
                </c:pt>
                <c:pt idx="1">
                  <c:v>0.20900321543408359</c:v>
                </c:pt>
                <c:pt idx="2">
                  <c:v>0.18009837306091564</c:v>
                </c:pt>
                <c:pt idx="3">
                  <c:v>0.26152763111580429</c:v>
                </c:pt>
                <c:pt idx="4">
                  <c:v>0.19775873434410018</c:v>
                </c:pt>
                <c:pt idx="5">
                  <c:v>0.19124797406807131</c:v>
                </c:pt>
              </c:numCache>
            </c:numRef>
          </c:val>
          <c:extLst>
            <c:ext xmlns:c16="http://schemas.microsoft.com/office/drawing/2014/chart" uri="{C3380CC4-5D6E-409C-BE32-E72D297353CC}">
              <c16:uniqueId val="{00000001-6838-459F-B8A8-9D4C11D07290}"/>
            </c:ext>
          </c:extLst>
        </c:ser>
        <c:ser>
          <c:idx val="2"/>
          <c:order val="2"/>
          <c:tx>
            <c:strRef>
              <c:f>'IDCRAS Gráfico 3_Ok_156'!$A$16</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3_Ok_156'!$B$13:$G$13</c:f>
              <c:strCache>
                <c:ptCount val="6"/>
                <c:pt idx="0">
                  <c:v>Brasil</c:v>
                </c:pt>
                <c:pt idx="1">
                  <c:v>Norte</c:v>
                </c:pt>
                <c:pt idx="2">
                  <c:v>Nordeste</c:v>
                </c:pt>
                <c:pt idx="3">
                  <c:v>Sudeste</c:v>
                </c:pt>
                <c:pt idx="4">
                  <c:v>Sul</c:v>
                </c:pt>
                <c:pt idx="5">
                  <c:v>Centro-Oeste</c:v>
                </c:pt>
              </c:strCache>
            </c:strRef>
          </c:cat>
          <c:val>
            <c:numRef>
              <c:f>'IDCRAS Gráfico 3_Ok_156'!$B$16:$G$16</c:f>
              <c:numCache>
                <c:formatCode>0.0%</c:formatCode>
                <c:ptCount val="6"/>
                <c:pt idx="0">
                  <c:v>0.35182038834951457</c:v>
                </c:pt>
                <c:pt idx="1">
                  <c:v>0.40836012861736337</c:v>
                </c:pt>
                <c:pt idx="2">
                  <c:v>0.37835792659856227</c:v>
                </c:pt>
                <c:pt idx="3">
                  <c:v>0.31362196409714888</c:v>
                </c:pt>
                <c:pt idx="4">
                  <c:v>0.35662491760052734</c:v>
                </c:pt>
                <c:pt idx="5">
                  <c:v>0.34521880064829824</c:v>
                </c:pt>
              </c:numCache>
            </c:numRef>
          </c:val>
          <c:extLst>
            <c:ext xmlns:c16="http://schemas.microsoft.com/office/drawing/2014/chart" uri="{C3380CC4-5D6E-409C-BE32-E72D297353CC}">
              <c16:uniqueId val="{00000002-6838-459F-B8A8-9D4C11D07290}"/>
            </c:ext>
          </c:extLst>
        </c:ser>
        <c:ser>
          <c:idx val="3"/>
          <c:order val="3"/>
          <c:tx>
            <c:strRef>
              <c:f>'IDCRAS Gráfico 3_Ok_156'!$A$17</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3_Ok_156'!$B$13:$G$13</c:f>
              <c:strCache>
                <c:ptCount val="6"/>
                <c:pt idx="0">
                  <c:v>Brasil</c:v>
                </c:pt>
                <c:pt idx="1">
                  <c:v>Norte</c:v>
                </c:pt>
                <c:pt idx="2">
                  <c:v>Nordeste</c:v>
                </c:pt>
                <c:pt idx="3">
                  <c:v>Sudeste</c:v>
                </c:pt>
                <c:pt idx="4">
                  <c:v>Sul</c:v>
                </c:pt>
                <c:pt idx="5">
                  <c:v>Centro-Oeste</c:v>
                </c:pt>
              </c:strCache>
            </c:strRef>
          </c:cat>
          <c:val>
            <c:numRef>
              <c:f>'IDCRAS Gráfico 3_Ok_156'!$B$17:$G$17</c:f>
              <c:numCache>
                <c:formatCode>0.0%</c:formatCode>
                <c:ptCount val="6"/>
                <c:pt idx="0">
                  <c:v>0.12402912621359223</c:v>
                </c:pt>
                <c:pt idx="1">
                  <c:v>7.8778135048231515E-2</c:v>
                </c:pt>
                <c:pt idx="2">
                  <c:v>0.18199016269390844</c:v>
                </c:pt>
                <c:pt idx="3">
                  <c:v>0.11158042942625836</c:v>
                </c:pt>
                <c:pt idx="4">
                  <c:v>9.8220171390903097E-2</c:v>
                </c:pt>
                <c:pt idx="5">
                  <c:v>4.2139384116693678E-2</c:v>
                </c:pt>
              </c:numCache>
            </c:numRef>
          </c:val>
          <c:extLst>
            <c:ext xmlns:c16="http://schemas.microsoft.com/office/drawing/2014/chart" uri="{C3380CC4-5D6E-409C-BE32-E72D297353CC}">
              <c16:uniqueId val="{00000003-6838-459F-B8A8-9D4C11D07290}"/>
            </c:ext>
          </c:extLst>
        </c:ser>
        <c:ser>
          <c:idx val="4"/>
          <c:order val="4"/>
          <c:tx>
            <c:strRef>
              <c:f>'IDCRAS Gráfico 3_Ok_156'!$A$18</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3_Ok_156'!$B$13:$G$13</c:f>
              <c:strCache>
                <c:ptCount val="6"/>
                <c:pt idx="0">
                  <c:v>Brasil</c:v>
                </c:pt>
                <c:pt idx="1">
                  <c:v>Norte</c:v>
                </c:pt>
                <c:pt idx="2">
                  <c:v>Nordeste</c:v>
                </c:pt>
                <c:pt idx="3">
                  <c:v>Sudeste</c:v>
                </c:pt>
                <c:pt idx="4">
                  <c:v>Sul</c:v>
                </c:pt>
                <c:pt idx="5">
                  <c:v>Centro-Oeste</c:v>
                </c:pt>
              </c:strCache>
            </c:strRef>
          </c:cat>
          <c:val>
            <c:numRef>
              <c:f>'IDCRAS Gráfico 3_Ok_156'!$B$18:$G$18</c:f>
              <c:numCache>
                <c:formatCode>0.0%</c:formatCode>
                <c:ptCount val="6"/>
                <c:pt idx="0">
                  <c:v>0.17354368932038836</c:v>
                </c:pt>
                <c:pt idx="1">
                  <c:v>0.16237942122186494</c:v>
                </c:pt>
                <c:pt idx="2">
                  <c:v>0.13545213772228529</c:v>
                </c:pt>
                <c:pt idx="3">
                  <c:v>0.18233016543470609</c:v>
                </c:pt>
                <c:pt idx="4">
                  <c:v>0.2043506921555702</c:v>
                </c:pt>
                <c:pt idx="5">
                  <c:v>0.23176661264181522</c:v>
                </c:pt>
              </c:numCache>
            </c:numRef>
          </c:val>
          <c:extLst>
            <c:ext xmlns:c16="http://schemas.microsoft.com/office/drawing/2014/chart" uri="{C3380CC4-5D6E-409C-BE32-E72D297353CC}">
              <c16:uniqueId val="{00000004-6838-459F-B8A8-9D4C11D07290}"/>
            </c:ext>
          </c:extLst>
        </c:ser>
        <c:dLbls>
          <c:dLblPos val="ctr"/>
          <c:showLegendKey val="0"/>
          <c:showVal val="1"/>
          <c:showCatName val="0"/>
          <c:showSerName val="0"/>
          <c:showPercent val="0"/>
          <c:showBubbleSize val="0"/>
        </c:dLbls>
        <c:gapWidth val="150"/>
        <c:overlap val="100"/>
        <c:axId val="693367008"/>
        <c:axId val="693367568"/>
      </c:barChart>
      <c:catAx>
        <c:axId val="69336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67568"/>
        <c:crosses val="autoZero"/>
        <c:auto val="1"/>
        <c:lblAlgn val="ctr"/>
        <c:lblOffset val="100"/>
        <c:noMultiLvlLbl val="0"/>
      </c:catAx>
      <c:valAx>
        <c:axId val="693367568"/>
        <c:scaling>
          <c:orientation val="minMax"/>
        </c:scaling>
        <c:delete val="1"/>
        <c:axPos val="l"/>
        <c:numFmt formatCode="0%" sourceLinked="1"/>
        <c:majorTickMark val="none"/>
        <c:minorTickMark val="none"/>
        <c:tickLblPos val="nextTo"/>
        <c:crossAx val="69336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'IDCRAS Gráfico 4_Ok_157'!$B$4</c:f>
              <c:strCache>
                <c:ptCount val="1"/>
                <c:pt idx="0">
                  <c:v>2014</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4_Ok_157'!$A$5:$A$17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'IDCRAS Gráfico 4_Ok_157'!$B$5:$B$17</c:f>
              <c:numCache>
                <c:formatCode>#,##0</c:formatCode>
                <c:ptCount val="13"/>
                <c:pt idx="0">
                  <c:v>37</c:v>
                </c:pt>
                <c:pt idx="1">
                  <c:v>79</c:v>
                </c:pt>
                <c:pt idx="2">
                  <c:v>208</c:v>
                </c:pt>
                <c:pt idx="3">
                  <c:v>382</c:v>
                </c:pt>
                <c:pt idx="4">
                  <c:v>630</c:v>
                </c:pt>
                <c:pt idx="5">
                  <c:v>928</c:v>
                </c:pt>
                <c:pt idx="6">
                  <c:v>1159</c:v>
                </c:pt>
                <c:pt idx="7">
                  <c:v>1257</c:v>
                </c:pt>
                <c:pt idx="8">
                  <c:v>1200</c:v>
                </c:pt>
                <c:pt idx="9">
                  <c:v>1023</c:v>
                </c:pt>
                <c:pt idx="10">
                  <c:v>724</c:v>
                </c:pt>
                <c:pt idx="11">
                  <c:v>283</c:v>
                </c:pt>
                <c:pt idx="12">
                  <c:v>178</c:v>
                </c:pt>
              </c:numCache>
            </c:numRef>
          </c:val>
          <c:extLst>
            <c:ext xmlns:c16="http://schemas.microsoft.com/office/drawing/2014/chart" uri="{C3380CC4-5D6E-409C-BE32-E72D297353CC}">
              <c16:uniqueId val="{00000000-8692-45AB-9706-2788715A5CC4}"/>
            </c:ext>
          </c:extLst>
        </c:ser>
        <c:ser>
          <c:idx val="1"/>
          <c:order val="1"/>
          <c:tx>
            <c:strRef>
              <c:f>'IDCRAS Gráfico 4_Ok_157'!$C$4</c:f>
              <c:strCache>
                <c:ptCount val="1"/>
                <c:pt idx="0">
                  <c:v>2015</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4_Ok_157'!$A$5:$A$17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'IDCRAS Gráfico 4_Ok_157'!$C$5:$C$17</c:f>
              <c:numCache>
                <c:formatCode>#,##0</c:formatCode>
                <c:ptCount val="13"/>
                <c:pt idx="0">
                  <c:v>12</c:v>
                </c:pt>
                <c:pt idx="1">
                  <c:v>62</c:v>
                </c:pt>
                <c:pt idx="2">
                  <c:v>162</c:v>
                </c:pt>
                <c:pt idx="3">
                  <c:v>313</c:v>
                </c:pt>
                <c:pt idx="4">
                  <c:v>531</c:v>
                </c:pt>
                <c:pt idx="5">
                  <c:v>847</c:v>
                </c:pt>
                <c:pt idx="6">
                  <c:v>1086</c:v>
                </c:pt>
                <c:pt idx="7">
                  <c:v>1265</c:v>
                </c:pt>
                <c:pt idx="8">
                  <c:v>1239</c:v>
                </c:pt>
                <c:pt idx="9">
                  <c:v>1138</c:v>
                </c:pt>
                <c:pt idx="10">
                  <c:v>841</c:v>
                </c:pt>
                <c:pt idx="11">
                  <c:v>343</c:v>
                </c:pt>
                <c:pt idx="12">
                  <c:v>316</c:v>
                </c:pt>
              </c:numCache>
            </c:numRef>
          </c:val>
          <c:extLst>
            <c:ext xmlns:c16="http://schemas.microsoft.com/office/drawing/2014/chart" uri="{C3380CC4-5D6E-409C-BE32-E72D297353CC}">
              <c16:uniqueId val="{00000001-8692-45AB-9706-2788715A5CC4}"/>
            </c:ext>
          </c:extLst>
        </c:ser>
        <c:ser>
          <c:idx val="2"/>
          <c:order val="2"/>
          <c:tx>
            <c:strRef>
              <c:f>'IDCRAS Gráfico 4_Ok_157'!$D$4</c:f>
              <c:strCache>
                <c:ptCount val="1"/>
                <c:pt idx="0">
                  <c:v>2016</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4_Ok_157'!$A$5:$A$17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'IDCRAS Gráfico 4_Ok_157'!$D$5:$D$17</c:f>
              <c:numCache>
                <c:formatCode>#,##0</c:formatCode>
                <c:ptCount val="13"/>
                <c:pt idx="0">
                  <c:v>20</c:v>
                </c:pt>
                <c:pt idx="1">
                  <c:v>68</c:v>
                </c:pt>
                <c:pt idx="2">
                  <c:v>185</c:v>
                </c:pt>
                <c:pt idx="3">
                  <c:v>352</c:v>
                </c:pt>
                <c:pt idx="4">
                  <c:v>555</c:v>
                </c:pt>
                <c:pt idx="5">
                  <c:v>854</c:v>
                </c:pt>
                <c:pt idx="6">
                  <c:v>1066</c:v>
                </c:pt>
                <c:pt idx="7">
                  <c:v>1219</c:v>
                </c:pt>
                <c:pt idx="8">
                  <c:v>1227</c:v>
                </c:pt>
                <c:pt idx="9">
                  <c:v>1146</c:v>
                </c:pt>
                <c:pt idx="10">
                  <c:v>890</c:v>
                </c:pt>
                <c:pt idx="11">
                  <c:v>365</c:v>
                </c:pt>
                <c:pt idx="12">
                  <c:v>293</c:v>
                </c:pt>
              </c:numCache>
            </c:numRef>
          </c:val>
          <c:extLst>
            <c:ext xmlns:c16="http://schemas.microsoft.com/office/drawing/2014/chart" uri="{C3380CC4-5D6E-409C-BE32-E72D297353CC}">
              <c16:uniqueId val="{00000002-8692-45AB-9706-2788715A5CC4}"/>
            </c:ext>
          </c:extLst>
        </c:ser>
        <c:dLbls>
          <c:dLblPos val="outEnd"/>
          <c:showLegendKey val="0"/>
          <c:showVal val="1"/>
          <c:showCatName val="0"/>
          <c:showSerName val="0"/>
          <c:showPercent val="0"/>
          <c:showBubbleSize val="0"/>
        </c:dLbls>
        <c:gapWidth val="219"/>
        <c:overlap val="-27"/>
        <c:axId val="693370928"/>
        <c:axId val="693371488"/>
      </c:barChart>
      <c:catAx>
        <c:axId val="69337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71488"/>
        <c:crosses val="autoZero"/>
        <c:auto val="1"/>
        <c:lblAlgn val="ctr"/>
        <c:lblOffset val="100"/>
        <c:noMultiLvlLbl val="0"/>
      </c:catAx>
      <c:valAx>
        <c:axId val="693371488"/>
        <c:scaling>
          <c:orientation val="minMax"/>
        </c:scaling>
        <c:delete val="1"/>
        <c:axPos val="l"/>
        <c:numFmt formatCode="#,##0" sourceLinked="1"/>
        <c:majorTickMark val="none"/>
        <c:minorTickMark val="none"/>
        <c:tickLblPos val="nextTo"/>
        <c:crossAx val="69337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'IDCRAS Gráfico 5_Ok_158'!$A$5</c:f>
              <c:strCache>
                <c:ptCount val="1"/>
                <c:pt idx="0">
                  <c:v>1,00</c:v>
                </c:pt>
              </c:strCache>
            </c:strRef>
          </c:tx>
          <c:spPr>
            <a:solidFill>
              <a:schemeClr val="accent1">
                <a:shade val="40000"/>
              </a:schemeClr>
            </a:solidFill>
            <a:ln>
              <a:noFill/>
            </a:ln>
            <a:effectLst/>
          </c:spPr>
          <c:invertIfNegative val="0"/>
          <c:dLbls>
            <c:dLbl>
              <c:idx val="0"/>
              <c:layout>
                <c:manualLayout>
                  <c:x val="-5.3574409740249539E-2"/>
                  <c:y val="-1.681113320605864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23B-4DB7-8A6C-A68C5ED60246}"/>
                </c:ext>
              </c:extLst>
            </c:dLbl>
            <c:dLbl>
              <c:idx val="1"/>
              <c:layout>
                <c:manualLayout>
                  <c:x val="-5.8931850714274515E-2"/>
                  <c:y val="-1.681113320605849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23B-4DB7-8A6C-A68C5ED60246}"/>
                </c:ext>
              </c:extLst>
            </c:dLbl>
            <c:dLbl>
              <c:idx val="2"/>
              <c:layout>
                <c:manualLayout>
                  <c:x val="-5.6253130227262013E-2"/>
                  <c:y val="-1.89125248568158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3B-4DB7-8A6C-A68C5ED60246}"/>
                </c:ext>
              </c:extLst>
            </c:dLbl>
            <c:dLbl>
              <c:idx val="3"/>
              <c:layout>
                <c:manualLayout>
                  <c:x val="-6.0271210957780826E-2"/>
                  <c:y val="-1.89125248568158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23B-4DB7-8A6C-A68C5ED60246}"/>
                </c:ext>
              </c:extLst>
            </c:dLbl>
            <c:dLbl>
              <c:idx val="4"/>
              <c:layout>
                <c:manualLayout>
                  <c:x val="-5.625313022726211E-2"/>
                  <c:y val="-2.10139165075731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3B-4DB7-8A6C-A68C5ED60246}"/>
                </c:ext>
              </c:extLst>
            </c:dLbl>
            <c:dLbl>
              <c:idx val="5"/>
              <c:layout>
                <c:manualLayout>
                  <c:x val="-5.6253130227261916E-2"/>
                  <c:y val="-1.89125248568158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3B-4DB7-8A6C-A68C5ED60246}"/>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5_Ok_158'!$B$5:$G$5</c:f>
              <c:numCache>
                <c:formatCode>0.0%</c:formatCode>
                <c:ptCount val="6"/>
                <c:pt idx="0">
                  <c:v>2.4271844660194173E-3</c:v>
                </c:pt>
                <c:pt idx="1">
                  <c:v>1.6077170418006431E-3</c:v>
                </c:pt>
                <c:pt idx="2">
                  <c:v>1.5134317063942491E-3</c:v>
                </c:pt>
                <c:pt idx="3">
                  <c:v>3.1678986272439284E-3</c:v>
                </c:pt>
                <c:pt idx="4">
                  <c:v>2.6367831245880024E-3</c:v>
                </c:pt>
                <c:pt idx="5">
                  <c:v>3.2414910858995136E-3</c:v>
                </c:pt>
              </c:numCache>
            </c:numRef>
          </c:val>
          <c:extLst>
            <c:ext xmlns:c16="http://schemas.microsoft.com/office/drawing/2014/chart" uri="{C3380CC4-5D6E-409C-BE32-E72D297353CC}">
              <c16:uniqueId val="{00000006-C23B-4DB7-8A6C-A68C5ED60246}"/>
            </c:ext>
          </c:extLst>
        </c:ser>
        <c:ser>
          <c:idx val="1"/>
          <c:order val="1"/>
          <c:tx>
            <c:strRef>
              <c:f>'IDCRAS Gráfico 5_Ok_158'!$A$6</c:f>
              <c:strCache>
                <c:ptCount val="1"/>
                <c:pt idx="0">
                  <c:v>1,33</c:v>
                </c:pt>
              </c:strCache>
            </c:strRef>
          </c:tx>
          <c:spPr>
            <a:solidFill>
              <a:schemeClr val="accent1">
                <a:shade val="50000"/>
              </a:schemeClr>
            </a:solidFill>
            <a:ln>
              <a:noFill/>
            </a:ln>
            <a:effectLst/>
          </c:spPr>
          <c:invertIfNegative val="0"/>
          <c:dLbls>
            <c:dLbl>
              <c:idx val="0"/>
              <c:layout>
                <c:manualLayout>
                  <c:x val="5.2235049496743298E-2"/>
                  <c:y val="-1.260834990454402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23B-4DB7-8A6C-A68C5ED60246}"/>
                </c:ext>
              </c:extLst>
            </c:dLbl>
            <c:dLbl>
              <c:idx val="1"/>
              <c:layout>
                <c:manualLayout>
                  <c:x val="5.2219164301274504E-2"/>
                  <c:y val="-1.8912454905670908E-2"/>
                </c:manualLayout>
              </c:layout>
              <c:spPr>
                <a:noFill/>
                <a:ln>
                  <a:noFill/>
                </a:ln>
                <a:effectLst/>
              </c:spPr>
              <c:txPr>
                <a:bodyPr rot="0" spcFirstLastPara="1" vertOverflow="ellipsis" vert="horz" wrap="square" lIns="38100" tIns="19050" rIns="38100" bIns="19050" anchor="ctr" anchorCtr="1">
                  <a:no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extLst>
                <c:ext xmlns:c15="http://schemas.microsoft.com/office/drawing/2012/chart" uri="{CE6537A1-D6FC-4f65-9D91-7224C49458BB}">
                  <c15:layout>
                    <c:manualLayout>
                      <c:w val="5.2684609743631518E-2"/>
                      <c:h val="3.3590797178946745E-2"/>
                    </c:manualLayout>
                  </c15:layout>
                </c:ext>
                <c:ext xmlns:c16="http://schemas.microsoft.com/office/drawing/2014/chart" uri="{C3380CC4-5D6E-409C-BE32-E72D297353CC}">
                  <c16:uniqueId val="{00000008-C23B-4DB7-8A6C-A68C5ED60246}"/>
                </c:ext>
              </c:extLst>
            </c:dLbl>
            <c:dLbl>
              <c:idx val="2"/>
              <c:layout>
                <c:manualLayout>
                  <c:x val="5.2235049496743298E-2"/>
                  <c:y val="-1.260834990454402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23B-4DB7-8A6C-A68C5ED60246}"/>
                </c:ext>
              </c:extLst>
            </c:dLbl>
            <c:dLbl>
              <c:idx val="3"/>
              <c:layout>
                <c:manualLayout>
                  <c:x val="5.4913769983755772E-2"/>
                  <c:y val="-1.470974155530118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23B-4DB7-8A6C-A68C5ED60246}"/>
                </c:ext>
              </c:extLst>
            </c:dLbl>
            <c:dLbl>
              <c:idx val="4"/>
              <c:layout>
                <c:manualLayout>
                  <c:x val="5.0895689253237057E-2"/>
                  <c:y val="-1.891252485681595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23B-4DB7-8A6C-A68C5ED60246}"/>
                </c:ext>
              </c:extLst>
            </c:dLbl>
            <c:dLbl>
              <c:idx val="5"/>
              <c:layout>
                <c:manualLayout>
                  <c:x val="5.4913769983755772E-2"/>
                  <c:y val="-1.891252485681595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23B-4DB7-8A6C-A68C5ED60246}"/>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5_Ok_158'!$B$6:$G$6</c:f>
              <c:numCache>
                <c:formatCode>0.0%</c:formatCode>
                <c:ptCount val="6"/>
                <c:pt idx="0">
                  <c:v>8.2524271844660203E-3</c:v>
                </c:pt>
                <c:pt idx="1">
                  <c:v>9.6463022508038593E-3</c:v>
                </c:pt>
                <c:pt idx="2">
                  <c:v>7.9455164585698068E-3</c:v>
                </c:pt>
                <c:pt idx="3">
                  <c:v>8.0957409362900391E-3</c:v>
                </c:pt>
                <c:pt idx="4">
                  <c:v>5.9327620303230057E-3</c:v>
                </c:pt>
                <c:pt idx="5">
                  <c:v>1.4586709886547812E-2</c:v>
                </c:pt>
              </c:numCache>
            </c:numRef>
          </c:val>
          <c:extLst>
            <c:ext xmlns:c16="http://schemas.microsoft.com/office/drawing/2014/chart" uri="{C3380CC4-5D6E-409C-BE32-E72D297353CC}">
              <c16:uniqueId val="{0000000D-C23B-4DB7-8A6C-A68C5ED60246}"/>
            </c:ext>
          </c:extLst>
        </c:ser>
        <c:ser>
          <c:idx val="2"/>
          <c:order val="2"/>
          <c:tx>
            <c:strRef>
              <c:f>'IDCRAS Gráfico 5_Ok_158'!$A$7</c:f>
              <c:strCache>
                <c:ptCount val="1"/>
                <c:pt idx="0">
                  <c:v>1,67</c:v>
                </c:pt>
              </c:strCache>
            </c:strRef>
          </c:tx>
          <c:spPr>
            <a:solidFill>
              <a:schemeClr val="accent1">
                <a:shade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5_Ok_158'!$B$7:$G$7</c:f>
              <c:numCache>
                <c:formatCode>0.0%</c:formatCode>
                <c:ptCount val="6"/>
                <c:pt idx="0">
                  <c:v>2.2451456310679612E-2</c:v>
                </c:pt>
                <c:pt idx="1">
                  <c:v>3.0546623794212219E-2</c:v>
                </c:pt>
                <c:pt idx="2">
                  <c:v>1.9296254256526674E-2</c:v>
                </c:pt>
                <c:pt idx="3">
                  <c:v>2.2175290390707498E-2</c:v>
                </c:pt>
                <c:pt idx="4">
                  <c:v>2.3731048121292023E-2</c:v>
                </c:pt>
                <c:pt idx="5">
                  <c:v>2.5931928687196109E-2</c:v>
                </c:pt>
              </c:numCache>
            </c:numRef>
          </c:val>
          <c:extLst>
            <c:ext xmlns:c16="http://schemas.microsoft.com/office/drawing/2014/chart" uri="{C3380CC4-5D6E-409C-BE32-E72D297353CC}">
              <c16:uniqueId val="{0000000E-C23B-4DB7-8A6C-A68C5ED60246}"/>
            </c:ext>
          </c:extLst>
        </c:ser>
        <c:ser>
          <c:idx val="3"/>
          <c:order val="3"/>
          <c:tx>
            <c:strRef>
              <c:f>'IDCRAS Gráfico 5_Ok_158'!$A$8</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5_Ok_158'!$B$8:$G$8</c:f>
              <c:numCache>
                <c:formatCode>0.0%</c:formatCode>
                <c:ptCount val="6"/>
                <c:pt idx="0">
                  <c:v>4.2718446601941747E-2</c:v>
                </c:pt>
                <c:pt idx="1">
                  <c:v>4.8231511254019289E-2</c:v>
                </c:pt>
                <c:pt idx="2">
                  <c:v>3.9727582292849034E-2</c:v>
                </c:pt>
                <c:pt idx="3">
                  <c:v>4.7870468145019357E-2</c:v>
                </c:pt>
                <c:pt idx="4">
                  <c:v>3.889255108767304E-2</c:v>
                </c:pt>
                <c:pt idx="5">
                  <c:v>3.5656401944894653E-2</c:v>
                </c:pt>
              </c:numCache>
            </c:numRef>
          </c:val>
          <c:extLst>
            <c:ext xmlns:c16="http://schemas.microsoft.com/office/drawing/2014/chart" uri="{C3380CC4-5D6E-409C-BE32-E72D297353CC}">
              <c16:uniqueId val="{0000000F-C23B-4DB7-8A6C-A68C5ED60246}"/>
            </c:ext>
          </c:extLst>
        </c:ser>
        <c:ser>
          <c:idx val="4"/>
          <c:order val="4"/>
          <c:tx>
            <c:strRef>
              <c:f>'IDCRAS Gráfico 5_Ok_158'!$A$9</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5_Ok_158'!$B$9:$G$9</c:f>
              <c:numCache>
                <c:formatCode>0.0%</c:formatCode>
                <c:ptCount val="6"/>
                <c:pt idx="0">
                  <c:v>6.7354368932038833E-2</c:v>
                </c:pt>
                <c:pt idx="1">
                  <c:v>8.1993569131832797E-2</c:v>
                </c:pt>
                <c:pt idx="2">
                  <c:v>6.545592130155127E-2</c:v>
                </c:pt>
                <c:pt idx="3">
                  <c:v>6.1950017599436816E-2</c:v>
                </c:pt>
                <c:pt idx="4">
                  <c:v>7.3829927488464078E-2</c:v>
                </c:pt>
                <c:pt idx="5">
                  <c:v>6.9692058346839544E-2</c:v>
                </c:pt>
              </c:numCache>
            </c:numRef>
          </c:val>
          <c:extLst>
            <c:ext xmlns:c16="http://schemas.microsoft.com/office/drawing/2014/chart" uri="{C3380CC4-5D6E-409C-BE32-E72D297353CC}">
              <c16:uniqueId val="{00000010-C23B-4DB7-8A6C-A68C5ED60246}"/>
            </c:ext>
          </c:extLst>
        </c:ser>
        <c:ser>
          <c:idx val="5"/>
          <c:order val="5"/>
          <c:tx>
            <c:strRef>
              <c:f>'IDCRAS Gráfico 5_Ok_158'!$A$10</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5_Ok_158'!$B$10:$G$10</c:f>
              <c:numCache>
                <c:formatCode>0.0%</c:formatCode>
                <c:ptCount val="6"/>
                <c:pt idx="0">
                  <c:v>0.10364077669902913</c:v>
                </c:pt>
                <c:pt idx="1">
                  <c:v>0.10771704180064309</c:v>
                </c:pt>
                <c:pt idx="2">
                  <c:v>0.10707529322739312</c:v>
                </c:pt>
                <c:pt idx="3">
                  <c:v>0.10841253079901443</c:v>
                </c:pt>
                <c:pt idx="4">
                  <c:v>9.2287409360580094E-2</c:v>
                </c:pt>
                <c:pt idx="5">
                  <c:v>9.0761750405186387E-2</c:v>
                </c:pt>
              </c:numCache>
            </c:numRef>
          </c:val>
          <c:extLst>
            <c:ext xmlns:c16="http://schemas.microsoft.com/office/drawing/2014/chart" uri="{C3380CC4-5D6E-409C-BE32-E72D297353CC}">
              <c16:uniqueId val="{00000011-C23B-4DB7-8A6C-A68C5ED60246}"/>
            </c:ext>
          </c:extLst>
        </c:ser>
        <c:ser>
          <c:idx val="6"/>
          <c:order val="6"/>
          <c:tx>
            <c:strRef>
              <c:f>'IDCRAS Gráfico 5_Ok_158'!$A$11</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5_Ok_158'!$B$11:$G$11</c:f>
              <c:numCache>
                <c:formatCode>0.0%</c:formatCode>
                <c:ptCount val="6"/>
                <c:pt idx="0">
                  <c:v>0.12936893203883496</c:v>
                </c:pt>
                <c:pt idx="1">
                  <c:v>0.16398713826366559</c:v>
                </c:pt>
                <c:pt idx="2">
                  <c:v>0.13696556942867952</c:v>
                </c:pt>
                <c:pt idx="3">
                  <c:v>0.13023583245336148</c:v>
                </c:pt>
                <c:pt idx="4">
                  <c:v>0.11206328279499012</c:v>
                </c:pt>
                <c:pt idx="5">
                  <c:v>0.10048622366288493</c:v>
                </c:pt>
              </c:numCache>
            </c:numRef>
          </c:val>
          <c:extLst>
            <c:ext xmlns:c16="http://schemas.microsoft.com/office/drawing/2014/chart" uri="{C3380CC4-5D6E-409C-BE32-E72D297353CC}">
              <c16:uniqueId val="{00000012-C23B-4DB7-8A6C-A68C5ED60246}"/>
            </c:ext>
          </c:extLst>
        </c:ser>
        <c:ser>
          <c:idx val="7"/>
          <c:order val="7"/>
          <c:tx>
            <c:strRef>
              <c:f>'IDCRAS Gráfico 5_Ok_158'!$A$12</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5_Ok_158'!$B$12:$G$12</c:f>
              <c:numCache>
                <c:formatCode>0.0%</c:formatCode>
                <c:ptCount val="6"/>
                <c:pt idx="0">
                  <c:v>0.14793689320388351</c:v>
                </c:pt>
                <c:pt idx="1">
                  <c:v>0.18327974276527331</c:v>
                </c:pt>
                <c:pt idx="2">
                  <c:v>0.15285660234581913</c:v>
                </c:pt>
                <c:pt idx="3">
                  <c:v>0.14220344948961633</c:v>
                </c:pt>
                <c:pt idx="4">
                  <c:v>0.13447593935398813</c:v>
                </c:pt>
                <c:pt idx="5">
                  <c:v>0.1507293354943274</c:v>
                </c:pt>
              </c:numCache>
            </c:numRef>
          </c:val>
          <c:extLst>
            <c:ext xmlns:c16="http://schemas.microsoft.com/office/drawing/2014/chart" uri="{C3380CC4-5D6E-409C-BE32-E72D297353CC}">
              <c16:uniqueId val="{00000013-C23B-4DB7-8A6C-A68C5ED60246}"/>
            </c:ext>
          </c:extLst>
        </c:ser>
        <c:ser>
          <c:idx val="8"/>
          <c:order val="8"/>
          <c:tx>
            <c:strRef>
              <c:f>'IDCRAS Gráfico 5_Ok_158'!$A$13</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5_Ok_158'!$B$13:$G$13</c:f>
              <c:numCache>
                <c:formatCode>0.0%</c:formatCode>
                <c:ptCount val="6"/>
                <c:pt idx="0">
                  <c:v>0.14890776699029126</c:v>
                </c:pt>
                <c:pt idx="1">
                  <c:v>0.13022508038585209</c:v>
                </c:pt>
                <c:pt idx="2">
                  <c:v>0.16799091940976163</c:v>
                </c:pt>
                <c:pt idx="3">
                  <c:v>0.13973952833509329</c:v>
                </c:pt>
                <c:pt idx="4">
                  <c:v>0.14502307185234015</c:v>
                </c:pt>
                <c:pt idx="5">
                  <c:v>0.13776337115072934</c:v>
                </c:pt>
              </c:numCache>
            </c:numRef>
          </c:val>
          <c:extLst>
            <c:ext xmlns:c16="http://schemas.microsoft.com/office/drawing/2014/chart" uri="{C3380CC4-5D6E-409C-BE32-E72D297353CC}">
              <c16:uniqueId val="{00000014-C23B-4DB7-8A6C-A68C5ED60246}"/>
            </c:ext>
          </c:extLst>
        </c:ser>
        <c:ser>
          <c:idx val="9"/>
          <c:order val="9"/>
          <c:tx>
            <c:strRef>
              <c:f>'IDCRAS Gráfico 5_Ok_158'!$A$14</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5_Ok_158'!$B$14:$G$14</c:f>
              <c:numCache>
                <c:formatCode>0.0%</c:formatCode>
                <c:ptCount val="6"/>
                <c:pt idx="0">
                  <c:v>0.13907766990291262</c:v>
                </c:pt>
                <c:pt idx="1">
                  <c:v>0.11897106109324759</c:v>
                </c:pt>
                <c:pt idx="2">
                  <c:v>0.14150586454786226</c:v>
                </c:pt>
                <c:pt idx="3">
                  <c:v>0.1446673706441394</c:v>
                </c:pt>
                <c:pt idx="4">
                  <c:v>0.13249835201054713</c:v>
                </c:pt>
                <c:pt idx="5">
                  <c:v>0.13938411669367909</c:v>
                </c:pt>
              </c:numCache>
            </c:numRef>
          </c:val>
          <c:extLst>
            <c:ext xmlns:c16="http://schemas.microsoft.com/office/drawing/2014/chart" uri="{C3380CC4-5D6E-409C-BE32-E72D297353CC}">
              <c16:uniqueId val="{00000015-C23B-4DB7-8A6C-A68C5ED60246}"/>
            </c:ext>
          </c:extLst>
        </c:ser>
        <c:ser>
          <c:idx val="10"/>
          <c:order val="10"/>
          <c:tx>
            <c:strRef>
              <c:f>'IDCRAS Gráfico 5_Ok_158'!$A$15</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5_Ok_158'!$B$15:$G$15</c:f>
              <c:numCache>
                <c:formatCode>0.0%</c:formatCode>
                <c:ptCount val="6"/>
                <c:pt idx="0">
                  <c:v>0.10800970873786407</c:v>
                </c:pt>
                <c:pt idx="1">
                  <c:v>6.9131832797427656E-2</c:v>
                </c:pt>
                <c:pt idx="2">
                  <c:v>9.8751418842224742E-2</c:v>
                </c:pt>
                <c:pt idx="3">
                  <c:v>0.10489264343541006</c:v>
                </c:pt>
                <c:pt idx="4">
                  <c:v>0.14040870138431114</c:v>
                </c:pt>
                <c:pt idx="5">
                  <c:v>0.12155591572123177</c:v>
                </c:pt>
              </c:numCache>
            </c:numRef>
          </c:val>
          <c:extLst>
            <c:ext xmlns:c16="http://schemas.microsoft.com/office/drawing/2014/chart" uri="{C3380CC4-5D6E-409C-BE32-E72D297353CC}">
              <c16:uniqueId val="{00000016-C23B-4DB7-8A6C-A68C5ED60246}"/>
            </c:ext>
          </c:extLst>
        </c:ser>
        <c:ser>
          <c:idx val="11"/>
          <c:order val="11"/>
          <c:tx>
            <c:strRef>
              <c:f>'IDCRAS Gráfico 5_Ok_158'!$A$16</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5_Ok_158'!$B$16:$G$16</c:f>
              <c:numCache>
                <c:formatCode>0.0%</c:formatCode>
                <c:ptCount val="6"/>
                <c:pt idx="0">
                  <c:v>4.429611650485437E-2</c:v>
                </c:pt>
                <c:pt idx="1">
                  <c:v>3.5369774919614148E-2</c:v>
                </c:pt>
                <c:pt idx="2">
                  <c:v>4.2754445705637537E-2</c:v>
                </c:pt>
                <c:pt idx="3">
                  <c:v>4.7166490672298486E-2</c:v>
                </c:pt>
                <c:pt idx="4">
                  <c:v>4.3506921555702044E-2</c:v>
                </c:pt>
                <c:pt idx="5">
                  <c:v>4.8622366288492709E-2</c:v>
                </c:pt>
              </c:numCache>
            </c:numRef>
          </c:val>
          <c:extLst>
            <c:ext xmlns:c16="http://schemas.microsoft.com/office/drawing/2014/chart" uri="{C3380CC4-5D6E-409C-BE32-E72D297353CC}">
              <c16:uniqueId val="{00000017-C23B-4DB7-8A6C-A68C5ED60246}"/>
            </c:ext>
          </c:extLst>
        </c:ser>
        <c:ser>
          <c:idx val="12"/>
          <c:order val="12"/>
          <c:tx>
            <c:strRef>
              <c:f>'IDCRAS Gráfico 5_Ok_158'!$A$17</c:f>
              <c:strCache>
                <c:ptCount val="1"/>
                <c:pt idx="0">
                  <c:v>5,00</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5_Ok_158'!$B$4:$G$4</c:f>
              <c:strCache>
                <c:ptCount val="6"/>
                <c:pt idx="0">
                  <c:v>Brasil</c:v>
                </c:pt>
                <c:pt idx="1">
                  <c:v>Norte</c:v>
                </c:pt>
                <c:pt idx="2">
                  <c:v>Nordeste</c:v>
                </c:pt>
                <c:pt idx="3">
                  <c:v>Sudeste</c:v>
                </c:pt>
                <c:pt idx="4">
                  <c:v>Sul</c:v>
                </c:pt>
                <c:pt idx="5">
                  <c:v>Centro-Oeste</c:v>
                </c:pt>
              </c:strCache>
            </c:strRef>
          </c:cat>
          <c:val>
            <c:numRef>
              <c:f>'IDCRAS Gráfico 5_Ok_158'!$B$17:$G$17</c:f>
              <c:numCache>
                <c:formatCode>0.0%</c:formatCode>
                <c:ptCount val="6"/>
                <c:pt idx="0">
                  <c:v>3.5558252427184467E-2</c:v>
                </c:pt>
                <c:pt idx="1">
                  <c:v>1.9292604501607719E-2</c:v>
                </c:pt>
                <c:pt idx="2">
                  <c:v>1.8161180476730987E-2</c:v>
                </c:pt>
                <c:pt idx="3">
                  <c:v>3.9422738472368886E-2</c:v>
                </c:pt>
                <c:pt idx="4">
                  <c:v>5.4713249835201053E-2</c:v>
                </c:pt>
                <c:pt idx="5">
                  <c:v>6.1588330632090758E-2</c:v>
                </c:pt>
              </c:numCache>
            </c:numRef>
          </c:val>
          <c:extLst>
            <c:ext xmlns:c16="http://schemas.microsoft.com/office/drawing/2014/chart" uri="{C3380CC4-5D6E-409C-BE32-E72D297353CC}">
              <c16:uniqueId val="{00000018-C23B-4DB7-8A6C-A68C5ED60246}"/>
            </c:ext>
          </c:extLst>
        </c:ser>
        <c:dLbls>
          <c:dLblPos val="ctr"/>
          <c:showLegendKey val="0"/>
          <c:showVal val="1"/>
          <c:showCatName val="0"/>
          <c:showSerName val="0"/>
          <c:showPercent val="0"/>
          <c:showBubbleSize val="0"/>
        </c:dLbls>
        <c:gapWidth val="219"/>
        <c:overlap val="100"/>
        <c:axId val="693380448"/>
        <c:axId val="693381008"/>
      </c:barChart>
      <c:catAx>
        <c:axId val="693380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81008"/>
        <c:crosses val="autoZero"/>
        <c:auto val="1"/>
        <c:lblAlgn val="ctr"/>
        <c:lblOffset val="100"/>
        <c:noMultiLvlLbl val="0"/>
      </c:catAx>
      <c:valAx>
        <c:axId val="693381008"/>
        <c:scaling>
          <c:orientation val="minMax"/>
          <c:max val="1"/>
        </c:scaling>
        <c:delete val="1"/>
        <c:axPos val="l"/>
        <c:numFmt formatCode="0.0%" sourceLinked="1"/>
        <c:majorTickMark val="out"/>
        <c:minorTickMark val="none"/>
        <c:tickLblPos val="nextTo"/>
        <c:crossAx val="69338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3"/>
          <c:order val="0"/>
          <c:tx>
            <c:strRef>
              <c:f>'Gráfico GE 16'!$E$4</c:f>
              <c:strCache>
                <c:ptCount val="1"/>
                <c:pt idx="0">
                  <c:v>2016</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16'!$A$5:$A$9</c:f>
              <c:strCache>
                <c:ptCount val="5"/>
                <c:pt idx="0">
                  <c:v>Serviço de Proteção Social Básica</c:v>
                </c:pt>
                <c:pt idx="1">
                  <c:v>Serviço de Proteção Social Especial de Média Complexidade</c:v>
                </c:pt>
                <c:pt idx="2">
                  <c:v>Serviço de Proteção Social Especial de Alta Complexidade</c:v>
                </c:pt>
                <c:pt idx="3">
                  <c:v>Benefícios Eventuais</c:v>
                </c:pt>
                <c:pt idx="4">
                  <c:v>Incentivo financeiro para Gestão do SUAS</c:v>
                </c:pt>
              </c:strCache>
            </c:strRef>
          </c:cat>
          <c:val>
            <c:numRef>
              <c:f>'Gráfico GE 16'!$E$5:$E$9</c:f>
              <c:numCache>
                <c:formatCode>General</c:formatCode>
                <c:ptCount val="5"/>
                <c:pt idx="0">
                  <c:v>22</c:v>
                </c:pt>
                <c:pt idx="1">
                  <c:v>21</c:v>
                </c:pt>
                <c:pt idx="2">
                  <c:v>16</c:v>
                </c:pt>
                <c:pt idx="3">
                  <c:v>12</c:v>
                </c:pt>
                <c:pt idx="4">
                  <c:v>4</c:v>
                </c:pt>
              </c:numCache>
            </c:numRef>
          </c:val>
          <c:extLst>
            <c:ext xmlns:c16="http://schemas.microsoft.com/office/drawing/2014/chart" uri="{C3380CC4-5D6E-409C-BE32-E72D297353CC}">
              <c16:uniqueId val="{00000000-B3EC-4BDF-A063-DFA743932507}"/>
            </c:ext>
          </c:extLst>
        </c:ser>
        <c:ser>
          <c:idx val="2"/>
          <c:order val="1"/>
          <c:tx>
            <c:strRef>
              <c:f>'Gráfico GE 16'!$D$4</c:f>
              <c:strCache>
                <c:ptCount val="1"/>
                <c:pt idx="0">
                  <c:v>2015</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16'!$A$5:$A$9</c:f>
              <c:strCache>
                <c:ptCount val="5"/>
                <c:pt idx="0">
                  <c:v>Serviço de Proteção Social Básica</c:v>
                </c:pt>
                <c:pt idx="1">
                  <c:v>Serviço de Proteção Social Especial de Média Complexidade</c:v>
                </c:pt>
                <c:pt idx="2">
                  <c:v>Serviço de Proteção Social Especial de Alta Complexidade</c:v>
                </c:pt>
                <c:pt idx="3">
                  <c:v>Benefícios Eventuais</c:v>
                </c:pt>
                <c:pt idx="4">
                  <c:v>Incentivo financeiro para Gestão do SUAS</c:v>
                </c:pt>
              </c:strCache>
            </c:strRef>
          </c:cat>
          <c:val>
            <c:numRef>
              <c:f>'Gráfico GE 16'!$D$5:$D$9</c:f>
              <c:numCache>
                <c:formatCode>General</c:formatCode>
                <c:ptCount val="5"/>
                <c:pt idx="0">
                  <c:v>20</c:v>
                </c:pt>
                <c:pt idx="1">
                  <c:v>19</c:v>
                </c:pt>
                <c:pt idx="2">
                  <c:v>16</c:v>
                </c:pt>
                <c:pt idx="3">
                  <c:v>13</c:v>
                </c:pt>
                <c:pt idx="4">
                  <c:v>2</c:v>
                </c:pt>
              </c:numCache>
            </c:numRef>
          </c:val>
          <c:extLst>
            <c:ext xmlns:c16="http://schemas.microsoft.com/office/drawing/2014/chart" uri="{C3380CC4-5D6E-409C-BE32-E72D297353CC}">
              <c16:uniqueId val="{00000001-B3EC-4BDF-A063-DFA743932507}"/>
            </c:ext>
          </c:extLst>
        </c:ser>
        <c:ser>
          <c:idx val="1"/>
          <c:order val="2"/>
          <c:tx>
            <c:strRef>
              <c:f>'Gráfico GE 16'!$C$4</c:f>
              <c:strCache>
                <c:ptCount val="1"/>
                <c:pt idx="0">
                  <c:v>2014</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16'!$A$5:$A$9</c:f>
              <c:strCache>
                <c:ptCount val="5"/>
                <c:pt idx="0">
                  <c:v>Serviço de Proteção Social Básica</c:v>
                </c:pt>
                <c:pt idx="1">
                  <c:v>Serviço de Proteção Social Especial de Média Complexidade</c:v>
                </c:pt>
                <c:pt idx="2">
                  <c:v>Serviço de Proteção Social Especial de Alta Complexidade</c:v>
                </c:pt>
                <c:pt idx="3">
                  <c:v>Benefícios Eventuais</c:v>
                </c:pt>
                <c:pt idx="4">
                  <c:v>Incentivo financeiro para Gestão do SUAS</c:v>
                </c:pt>
              </c:strCache>
            </c:strRef>
          </c:cat>
          <c:val>
            <c:numRef>
              <c:f>'Gráfico GE 16'!$C$5:$C$9</c:f>
              <c:numCache>
                <c:formatCode>General</c:formatCode>
                <c:ptCount val="5"/>
                <c:pt idx="0">
                  <c:v>21</c:v>
                </c:pt>
                <c:pt idx="1">
                  <c:v>20</c:v>
                </c:pt>
                <c:pt idx="2">
                  <c:v>18</c:v>
                </c:pt>
                <c:pt idx="3">
                  <c:v>12</c:v>
                </c:pt>
                <c:pt idx="4">
                  <c:v>3</c:v>
                </c:pt>
              </c:numCache>
            </c:numRef>
          </c:val>
          <c:extLst>
            <c:ext xmlns:c16="http://schemas.microsoft.com/office/drawing/2014/chart" uri="{C3380CC4-5D6E-409C-BE32-E72D297353CC}">
              <c16:uniqueId val="{00000002-B3EC-4BDF-A063-DFA743932507}"/>
            </c:ext>
          </c:extLst>
        </c:ser>
        <c:ser>
          <c:idx val="0"/>
          <c:order val="3"/>
          <c:tx>
            <c:strRef>
              <c:f>'Gráfico GE 16'!$B$4</c:f>
              <c:strCache>
                <c:ptCount val="1"/>
                <c:pt idx="0">
                  <c:v>2013</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16'!$A$5:$A$9</c:f>
              <c:strCache>
                <c:ptCount val="5"/>
                <c:pt idx="0">
                  <c:v>Serviço de Proteção Social Básica</c:v>
                </c:pt>
                <c:pt idx="1">
                  <c:v>Serviço de Proteção Social Especial de Média Complexidade</c:v>
                </c:pt>
                <c:pt idx="2">
                  <c:v>Serviço de Proteção Social Especial de Alta Complexidade</c:v>
                </c:pt>
                <c:pt idx="3">
                  <c:v>Benefícios Eventuais</c:v>
                </c:pt>
                <c:pt idx="4">
                  <c:v>Incentivo financeiro para Gestão do SUAS</c:v>
                </c:pt>
              </c:strCache>
            </c:strRef>
          </c:cat>
          <c:val>
            <c:numRef>
              <c:f>'Gráfico GE 16'!$B$5:$B$9</c:f>
              <c:numCache>
                <c:formatCode>General</c:formatCode>
                <c:ptCount val="5"/>
                <c:pt idx="0">
                  <c:v>18</c:v>
                </c:pt>
                <c:pt idx="1">
                  <c:v>18</c:v>
                </c:pt>
                <c:pt idx="2">
                  <c:v>14</c:v>
                </c:pt>
                <c:pt idx="3">
                  <c:v>12</c:v>
                </c:pt>
                <c:pt idx="4">
                  <c:v>2</c:v>
                </c:pt>
              </c:numCache>
            </c:numRef>
          </c:val>
          <c:extLst>
            <c:ext xmlns:c16="http://schemas.microsoft.com/office/drawing/2014/chart" uri="{C3380CC4-5D6E-409C-BE32-E72D297353CC}">
              <c16:uniqueId val="{00000003-B3EC-4BDF-A063-DFA743932507}"/>
            </c:ext>
          </c:extLst>
        </c:ser>
        <c:dLbls>
          <c:dLblPos val="outEnd"/>
          <c:showLegendKey val="0"/>
          <c:showVal val="1"/>
          <c:showCatName val="0"/>
          <c:showSerName val="0"/>
          <c:showPercent val="0"/>
          <c:showBubbleSize val="0"/>
        </c:dLbls>
        <c:gapWidth val="182"/>
        <c:axId val="263126864"/>
        <c:axId val="571852720"/>
      </c:barChart>
      <c:catAx>
        <c:axId val="263126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571852720"/>
        <c:crosses val="autoZero"/>
        <c:auto val="1"/>
        <c:lblAlgn val="ctr"/>
        <c:lblOffset val="100"/>
        <c:noMultiLvlLbl val="0"/>
      </c:catAx>
      <c:valAx>
        <c:axId val="571852720"/>
        <c:scaling>
          <c:orientation val="minMax"/>
        </c:scaling>
        <c:delete val="1"/>
        <c:axPos val="b"/>
        <c:numFmt formatCode="General" sourceLinked="1"/>
        <c:majorTickMark val="none"/>
        <c:minorTickMark val="none"/>
        <c:tickLblPos val="nextTo"/>
        <c:crossAx val="26312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'IDCRAS Gráfico 6_Ok_159'!$A$22</c:f>
              <c:strCache>
                <c:ptCount val="1"/>
                <c:pt idx="0">
                  <c:v>1,00</c:v>
                </c:pt>
              </c:strCache>
            </c:strRef>
          </c:tx>
          <c:spPr>
            <a:solidFill>
              <a:schemeClr val="accent1">
                <a:shade val="40000"/>
              </a:schemeClr>
            </a:solidFill>
            <a:ln>
              <a:noFill/>
            </a:ln>
            <a:effectLst/>
          </c:spPr>
          <c:invertIfNegative val="0"/>
          <c:dLbls>
            <c:dLbl>
              <c:idx val="0"/>
              <c:layout>
                <c:manualLayout>
                  <c:x val="-7.000407000407001E-2"/>
                  <c:y val="-1.280292453936114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19F-4B1A-8560-729BE39E6124}"/>
                </c:ext>
              </c:extLst>
            </c:dLbl>
            <c:dLbl>
              <c:idx val="1"/>
              <c:layout>
                <c:manualLayout>
                  <c:x val="-7.1632071632071637E-2"/>
                  <c:y val="-1.280292453936127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19F-4B1A-8560-729BE39E6124}"/>
                </c:ext>
              </c:extLst>
            </c:dLbl>
            <c:dLbl>
              <c:idx val="2"/>
              <c:layout>
                <c:manualLayout>
                  <c:x val="-7.1632071632071637E-2"/>
                  <c:y val="-1.280292453936127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19F-4B1A-8560-729BE39E6124}"/>
                </c:ext>
              </c:extLst>
            </c:dLbl>
            <c:dLbl>
              <c:idx val="3"/>
              <c:layout>
                <c:manualLayout>
                  <c:x val="-7.000407000407001E-2"/>
                  <c:y val="-1.280292453936114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19F-4B1A-8560-729BE39E6124}"/>
                </c:ext>
              </c:extLst>
            </c:dLbl>
            <c:dLbl>
              <c:idx val="4"/>
              <c:layout>
                <c:manualLayout>
                  <c:x val="-7.3260073260073263E-2"/>
                  <c:y val="-1.280292453936114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19F-4B1A-8560-729BE39E6124}"/>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6_Ok_159'!$B$22:$F$22</c:f>
              <c:numCache>
                <c:formatCode>0.0%</c:formatCode>
                <c:ptCount val="5"/>
                <c:pt idx="0">
                  <c:v>1.9920318725099601E-3</c:v>
                </c:pt>
                <c:pt idx="1">
                  <c:v>2.0804438280166435E-3</c:v>
                </c:pt>
                <c:pt idx="2">
                  <c:v>5.0314465408805029E-3</c:v>
                </c:pt>
                <c:pt idx="3">
                  <c:v>3.1867431485022306E-3</c:v>
                </c:pt>
              </c:numCache>
            </c:numRef>
          </c:val>
          <c:extLst>
            <c:ext xmlns:c16="http://schemas.microsoft.com/office/drawing/2014/chart" uri="{C3380CC4-5D6E-409C-BE32-E72D297353CC}">
              <c16:uniqueId val="{00000005-819F-4B1A-8560-729BE39E6124}"/>
            </c:ext>
          </c:extLst>
        </c:ser>
        <c:ser>
          <c:idx val="1"/>
          <c:order val="1"/>
          <c:tx>
            <c:strRef>
              <c:f>'IDCRAS Gráfico 6_Ok_159'!$A$23</c:f>
              <c:strCache>
                <c:ptCount val="1"/>
                <c:pt idx="0">
                  <c:v>1,33</c:v>
                </c:pt>
              </c:strCache>
            </c:strRef>
          </c:tx>
          <c:spPr>
            <a:solidFill>
              <a:schemeClr val="accent1">
                <a:shade val="50000"/>
              </a:schemeClr>
            </a:solidFill>
            <a:ln>
              <a:noFill/>
            </a:ln>
            <a:effectLst/>
          </c:spPr>
          <c:invertIfNegative val="0"/>
          <c:dLbls>
            <c:dLbl>
              <c:idx val="0"/>
              <c:layout>
                <c:manualLayout>
                  <c:x val="7.1632071632071637E-2"/>
                  <c:y val="-1.646090297917874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19F-4B1A-8560-729BE39E6124}"/>
                </c:ext>
              </c:extLst>
            </c:dLbl>
            <c:dLbl>
              <c:idx val="1"/>
              <c:layout>
                <c:manualLayout>
                  <c:x val="7.1632071632071637E-2"/>
                  <c:y val="-1.828989219908748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19F-4B1A-8560-729BE39E6124}"/>
                </c:ext>
              </c:extLst>
            </c:dLbl>
            <c:dLbl>
              <c:idx val="2"/>
              <c:layout>
                <c:manualLayout>
                  <c:x val="6.9460596588173426E-2"/>
                  <c:y val="-1.8289896209313147E-2"/>
                </c:manualLayout>
              </c:layout>
              <c:dLblPos val="ctr"/>
              <c:showLegendKey val="0"/>
              <c:showVal val="1"/>
              <c:showCatName val="0"/>
              <c:showSerName val="0"/>
              <c:showPercent val="0"/>
              <c:showBubbleSize val="0"/>
              <c:extLst>
                <c:ext xmlns:c15="http://schemas.microsoft.com/office/drawing/2012/chart" uri="{CE6537A1-D6FC-4f65-9D91-7224C49458BB}">
                  <c15:layout>
                    <c:manualLayout>
                      <c:w val="5.6455322553166272E-2"/>
                      <c:h val="2.7809791932433027E-2"/>
                    </c:manualLayout>
                  </c15:layout>
                </c:ext>
                <c:ext xmlns:c16="http://schemas.microsoft.com/office/drawing/2014/chart" uri="{C3380CC4-5D6E-409C-BE32-E72D297353CC}">
                  <c16:uniqueId val="{00000008-819F-4B1A-8560-729BE39E6124}"/>
                </c:ext>
              </c:extLst>
            </c:dLbl>
            <c:dLbl>
              <c:idx val="3"/>
              <c:layout>
                <c:manualLayout>
                  <c:x val="7.488807488807489E-2"/>
                  <c:y val="-1.280292453936127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9F-4B1A-8560-729BE39E6124}"/>
                </c:ext>
              </c:extLst>
            </c:dLbl>
            <c:dLbl>
              <c:idx val="4"/>
              <c:layout>
                <c:manualLayout>
                  <c:x val="-5.9890297108910306E-2"/>
                  <c:y val="-1.534958453627591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19F-4B1A-8560-729BE39E6124}"/>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6_Ok_159'!$B$23:$F$23</c:f>
              <c:numCache>
                <c:formatCode>0.0%</c:formatCode>
                <c:ptCount val="5"/>
                <c:pt idx="0">
                  <c:v>6.2250996015936252E-3</c:v>
                </c:pt>
                <c:pt idx="1">
                  <c:v>3.4674063800277394E-3</c:v>
                </c:pt>
                <c:pt idx="2">
                  <c:v>1.6352201257861635E-2</c:v>
                </c:pt>
                <c:pt idx="3">
                  <c:v>1.338432122370937E-2</c:v>
                </c:pt>
                <c:pt idx="4">
                  <c:v>9.5693779904306216E-3</c:v>
                </c:pt>
              </c:numCache>
            </c:numRef>
          </c:val>
          <c:extLst>
            <c:ext xmlns:c16="http://schemas.microsoft.com/office/drawing/2014/chart" uri="{C3380CC4-5D6E-409C-BE32-E72D297353CC}">
              <c16:uniqueId val="{0000000B-819F-4B1A-8560-729BE39E6124}"/>
            </c:ext>
          </c:extLst>
        </c:ser>
        <c:ser>
          <c:idx val="2"/>
          <c:order val="2"/>
          <c:tx>
            <c:strRef>
              <c:f>'IDCRAS Gráfico 6_Ok_159'!$A$24</c:f>
              <c:strCache>
                <c:ptCount val="1"/>
                <c:pt idx="0">
                  <c:v>1,67</c:v>
                </c:pt>
              </c:strCache>
            </c:strRef>
          </c:tx>
          <c:spPr>
            <a:solidFill>
              <a:schemeClr val="accent1">
                <a:shade val="60000"/>
              </a:schemeClr>
            </a:solidFill>
            <a:ln>
              <a:noFill/>
            </a:ln>
            <a:effectLst/>
          </c:spPr>
          <c:invertIfNegative val="0"/>
          <c:dLbls>
            <c:dLbl>
              <c:idx val="4"/>
              <c:layout>
                <c:manualLayout>
                  <c:x val="6.5851364063969894E-2"/>
                  <c:y val="-2.058218171126139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819F-4B1A-8560-729BE39E6124}"/>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6_Ok_159'!$B$24:$F$24</c:f>
              <c:numCache>
                <c:formatCode>0.0%</c:formatCode>
                <c:ptCount val="5"/>
                <c:pt idx="0">
                  <c:v>1.5438247011952191E-2</c:v>
                </c:pt>
                <c:pt idx="1">
                  <c:v>2.8432732316227463E-2</c:v>
                </c:pt>
                <c:pt idx="2">
                  <c:v>3.270440251572327E-2</c:v>
                </c:pt>
                <c:pt idx="3">
                  <c:v>3.0592734225621414E-2</c:v>
                </c:pt>
                <c:pt idx="4">
                  <c:v>1.9138755980861243E-2</c:v>
                </c:pt>
              </c:numCache>
            </c:numRef>
          </c:val>
          <c:extLst>
            <c:ext xmlns:c16="http://schemas.microsoft.com/office/drawing/2014/chart" uri="{C3380CC4-5D6E-409C-BE32-E72D297353CC}">
              <c16:uniqueId val="{0000000C-819F-4B1A-8560-729BE39E6124}"/>
            </c:ext>
          </c:extLst>
        </c:ser>
        <c:ser>
          <c:idx val="3"/>
          <c:order val="3"/>
          <c:tx>
            <c:strRef>
              <c:f>'IDCRAS Gráfico 6_Ok_159'!$A$25</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6_Ok_159'!$B$25:$F$25</c:f>
              <c:numCache>
                <c:formatCode>0.0%</c:formatCode>
                <c:ptCount val="5"/>
                <c:pt idx="0">
                  <c:v>2.8635458167330676E-2</c:v>
                </c:pt>
                <c:pt idx="1">
                  <c:v>5.9639389736477116E-2</c:v>
                </c:pt>
                <c:pt idx="2">
                  <c:v>6.0377358490566038E-2</c:v>
                </c:pt>
                <c:pt idx="3">
                  <c:v>6.1185468451242828E-2</c:v>
                </c:pt>
                <c:pt idx="4">
                  <c:v>1.6746411483253589E-2</c:v>
                </c:pt>
              </c:numCache>
            </c:numRef>
          </c:val>
          <c:extLst>
            <c:ext xmlns:c16="http://schemas.microsoft.com/office/drawing/2014/chart" uri="{C3380CC4-5D6E-409C-BE32-E72D297353CC}">
              <c16:uniqueId val="{0000000D-819F-4B1A-8560-729BE39E6124}"/>
            </c:ext>
          </c:extLst>
        </c:ser>
        <c:ser>
          <c:idx val="4"/>
          <c:order val="4"/>
          <c:tx>
            <c:strRef>
              <c:f>'IDCRAS Gráfico 6_Ok_159'!$A$26</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6_Ok_159'!$B$26:$F$26</c:f>
              <c:numCache>
                <c:formatCode>0.0%</c:formatCode>
                <c:ptCount val="5"/>
                <c:pt idx="0">
                  <c:v>5.1543824701195222E-2</c:v>
                </c:pt>
                <c:pt idx="1">
                  <c:v>9.0152565880721222E-2</c:v>
                </c:pt>
                <c:pt idx="2">
                  <c:v>9.1823899371069176E-2</c:v>
                </c:pt>
                <c:pt idx="3">
                  <c:v>8.1580624601657104E-2</c:v>
                </c:pt>
                <c:pt idx="4">
                  <c:v>4.0669856459330141E-2</c:v>
                </c:pt>
              </c:numCache>
            </c:numRef>
          </c:val>
          <c:extLst>
            <c:ext xmlns:c16="http://schemas.microsoft.com/office/drawing/2014/chart" uri="{C3380CC4-5D6E-409C-BE32-E72D297353CC}">
              <c16:uniqueId val="{0000000E-819F-4B1A-8560-729BE39E6124}"/>
            </c:ext>
          </c:extLst>
        </c:ser>
        <c:ser>
          <c:idx val="5"/>
          <c:order val="5"/>
          <c:tx>
            <c:strRef>
              <c:f>'IDCRAS Gráfico 6_Ok_159'!$A$27</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6_Ok_159'!$B$27:$F$27</c:f>
              <c:numCache>
                <c:formatCode>0.0%</c:formatCode>
                <c:ptCount val="5"/>
                <c:pt idx="0">
                  <c:v>8.0428286852589639E-2</c:v>
                </c:pt>
                <c:pt idx="1">
                  <c:v>0.11789181692094314</c:v>
                </c:pt>
                <c:pt idx="2">
                  <c:v>0.15220125786163521</c:v>
                </c:pt>
                <c:pt idx="3">
                  <c:v>0.12938177182919056</c:v>
                </c:pt>
                <c:pt idx="4">
                  <c:v>8.8516746411483258E-2</c:v>
                </c:pt>
              </c:numCache>
            </c:numRef>
          </c:val>
          <c:extLst>
            <c:ext xmlns:c16="http://schemas.microsoft.com/office/drawing/2014/chart" uri="{C3380CC4-5D6E-409C-BE32-E72D297353CC}">
              <c16:uniqueId val="{0000000F-819F-4B1A-8560-729BE39E6124}"/>
            </c:ext>
          </c:extLst>
        </c:ser>
        <c:ser>
          <c:idx val="6"/>
          <c:order val="6"/>
          <c:tx>
            <c:strRef>
              <c:f>'IDCRAS Gráfico 6_Ok_159'!$A$28</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6_Ok_159'!$B$28:$F$28</c:f>
              <c:numCache>
                <c:formatCode>0.0%</c:formatCode>
                <c:ptCount val="5"/>
                <c:pt idx="0">
                  <c:v>0.11055776892430279</c:v>
                </c:pt>
                <c:pt idx="1">
                  <c:v>0.14008321775312066</c:v>
                </c:pt>
                <c:pt idx="2">
                  <c:v>0.15597484276729559</c:v>
                </c:pt>
                <c:pt idx="3">
                  <c:v>0.14595283620140218</c:v>
                </c:pt>
                <c:pt idx="4">
                  <c:v>0.16028708133971292</c:v>
                </c:pt>
              </c:numCache>
            </c:numRef>
          </c:val>
          <c:extLst>
            <c:ext xmlns:c16="http://schemas.microsoft.com/office/drawing/2014/chart" uri="{C3380CC4-5D6E-409C-BE32-E72D297353CC}">
              <c16:uniqueId val="{00000010-819F-4B1A-8560-729BE39E6124}"/>
            </c:ext>
          </c:extLst>
        </c:ser>
        <c:ser>
          <c:idx val="7"/>
          <c:order val="7"/>
          <c:tx>
            <c:strRef>
              <c:f>'IDCRAS Gráfico 6_Ok_159'!$A$29</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6_Ok_159'!$B$29:$F$29</c:f>
              <c:numCache>
                <c:formatCode>0.0%</c:formatCode>
                <c:ptCount val="5"/>
                <c:pt idx="0">
                  <c:v>0.14591633466135459</c:v>
                </c:pt>
                <c:pt idx="1">
                  <c:v>0.14493758668515949</c:v>
                </c:pt>
                <c:pt idx="2">
                  <c:v>0.14339622641509434</c:v>
                </c:pt>
                <c:pt idx="3">
                  <c:v>0.14149139579349904</c:v>
                </c:pt>
                <c:pt idx="4">
                  <c:v>0.21052631578947367</c:v>
                </c:pt>
              </c:numCache>
            </c:numRef>
          </c:val>
          <c:extLst>
            <c:ext xmlns:c16="http://schemas.microsoft.com/office/drawing/2014/chart" uri="{C3380CC4-5D6E-409C-BE32-E72D297353CC}">
              <c16:uniqueId val="{00000011-819F-4B1A-8560-729BE39E6124}"/>
            </c:ext>
          </c:extLst>
        </c:ser>
        <c:ser>
          <c:idx val="8"/>
          <c:order val="8"/>
          <c:tx>
            <c:strRef>
              <c:f>'IDCRAS Gráfico 6_Ok_159'!$A$30</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6_Ok_159'!$B$30:$F$30</c:f>
              <c:numCache>
                <c:formatCode>0.0%</c:formatCode>
                <c:ptCount val="5"/>
                <c:pt idx="0">
                  <c:v>0.16882470119521911</c:v>
                </c:pt>
                <c:pt idx="1">
                  <c:v>0.14077669902912621</c:v>
                </c:pt>
                <c:pt idx="2">
                  <c:v>0.12075471698113208</c:v>
                </c:pt>
                <c:pt idx="3">
                  <c:v>0.12683237731038879</c:v>
                </c:pt>
                <c:pt idx="4">
                  <c:v>0.12200956937799043</c:v>
                </c:pt>
              </c:numCache>
            </c:numRef>
          </c:val>
          <c:extLst>
            <c:ext xmlns:c16="http://schemas.microsoft.com/office/drawing/2014/chart" uri="{C3380CC4-5D6E-409C-BE32-E72D297353CC}">
              <c16:uniqueId val="{00000012-819F-4B1A-8560-729BE39E6124}"/>
            </c:ext>
          </c:extLst>
        </c:ser>
        <c:ser>
          <c:idx val="9"/>
          <c:order val="9"/>
          <c:tx>
            <c:strRef>
              <c:f>'IDCRAS Gráfico 6_Ok_159'!$A$31</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6_Ok_159'!$B$31:$F$31</c:f>
              <c:numCache>
                <c:formatCode>0.0%</c:formatCode>
                <c:ptCount val="5"/>
                <c:pt idx="0">
                  <c:v>0.15637450199203187</c:v>
                </c:pt>
                <c:pt idx="1">
                  <c:v>0.11927877947295423</c:v>
                </c:pt>
                <c:pt idx="2">
                  <c:v>0.10943396226415095</c:v>
                </c:pt>
                <c:pt idx="3">
                  <c:v>0.12109623964308477</c:v>
                </c:pt>
                <c:pt idx="4">
                  <c:v>0.16507177033492823</c:v>
                </c:pt>
              </c:numCache>
            </c:numRef>
          </c:val>
          <c:extLst>
            <c:ext xmlns:c16="http://schemas.microsoft.com/office/drawing/2014/chart" uri="{C3380CC4-5D6E-409C-BE32-E72D297353CC}">
              <c16:uniqueId val="{00000013-819F-4B1A-8560-729BE39E6124}"/>
            </c:ext>
          </c:extLst>
        </c:ser>
        <c:ser>
          <c:idx val="10"/>
          <c:order val="10"/>
          <c:tx>
            <c:strRef>
              <c:f>'IDCRAS Gráfico 6_Ok_159'!$A$32</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6_Ok_159'!$B$32:$F$32</c:f>
              <c:numCache>
                <c:formatCode>0.0%</c:formatCode>
                <c:ptCount val="5"/>
                <c:pt idx="0">
                  <c:v>0.13595617529880477</c:v>
                </c:pt>
                <c:pt idx="1">
                  <c:v>8.1830790568654652E-2</c:v>
                </c:pt>
                <c:pt idx="2">
                  <c:v>6.4150943396226415E-2</c:v>
                </c:pt>
                <c:pt idx="3">
                  <c:v>8.0943275971956663E-2</c:v>
                </c:pt>
                <c:pt idx="4">
                  <c:v>0.11483253588516747</c:v>
                </c:pt>
              </c:numCache>
            </c:numRef>
          </c:val>
          <c:extLst>
            <c:ext xmlns:c16="http://schemas.microsoft.com/office/drawing/2014/chart" uri="{C3380CC4-5D6E-409C-BE32-E72D297353CC}">
              <c16:uniqueId val="{00000014-819F-4B1A-8560-729BE39E6124}"/>
            </c:ext>
          </c:extLst>
        </c:ser>
        <c:ser>
          <c:idx val="11"/>
          <c:order val="11"/>
          <c:tx>
            <c:strRef>
              <c:f>'IDCRAS Gráfico 6_Ok_159'!$A$33</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6_Ok_159'!$B$33:$F$33</c:f>
              <c:numCache>
                <c:formatCode>0.0%</c:formatCode>
                <c:ptCount val="5"/>
                <c:pt idx="0">
                  <c:v>5.2290836653386456E-2</c:v>
                </c:pt>
                <c:pt idx="1">
                  <c:v>4.2302357836338421E-2</c:v>
                </c:pt>
                <c:pt idx="2">
                  <c:v>2.5157232704402517E-2</c:v>
                </c:pt>
                <c:pt idx="3">
                  <c:v>3.6328871892925434E-2</c:v>
                </c:pt>
                <c:pt idx="4">
                  <c:v>4.0669856459330141E-2</c:v>
                </c:pt>
              </c:numCache>
            </c:numRef>
          </c:val>
          <c:extLst>
            <c:ext xmlns:c16="http://schemas.microsoft.com/office/drawing/2014/chart" uri="{C3380CC4-5D6E-409C-BE32-E72D297353CC}">
              <c16:uniqueId val="{00000015-819F-4B1A-8560-729BE39E6124}"/>
            </c:ext>
          </c:extLst>
        </c:ser>
        <c:ser>
          <c:idx val="12"/>
          <c:order val="12"/>
          <c:tx>
            <c:strRef>
              <c:f>'IDCRAS Gráfico 6_Ok_159'!$A$34</c:f>
              <c:strCache>
                <c:ptCount val="1"/>
                <c:pt idx="0">
                  <c:v>5,00</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'IDCRAS Gráfico 6_Ok_159'!$B$21:$F$21</c:f>
              <c:strCache>
                <c:ptCount val="5"/>
                <c:pt idx="0">
                  <c:v>Pequeno I</c:v>
                </c:pt>
                <c:pt idx="1">
                  <c:v>Pequeno II</c:v>
                </c:pt>
                <c:pt idx="2">
                  <c:v>Médio</c:v>
                </c:pt>
                <c:pt idx="3">
                  <c:v>Grande</c:v>
                </c:pt>
                <c:pt idx="4">
                  <c:v>Metrópole</c:v>
                </c:pt>
              </c:strCache>
            </c:strRef>
          </c:cat>
          <c:val>
            <c:numRef>
              <c:f>'IDCRAS Gráfico 6_Ok_159'!$B$34:$F$34</c:f>
              <c:numCache>
                <c:formatCode>0.0%</c:formatCode>
                <c:ptCount val="5"/>
                <c:pt idx="0">
                  <c:v>4.5816733067729085E-2</c:v>
                </c:pt>
                <c:pt idx="1">
                  <c:v>2.9126213592233011E-2</c:v>
                </c:pt>
                <c:pt idx="2">
                  <c:v>2.2641509433962263E-2</c:v>
                </c:pt>
                <c:pt idx="3">
                  <c:v>2.8043339706819631E-2</c:v>
                </c:pt>
                <c:pt idx="4">
                  <c:v>1.1961722488038277E-2</c:v>
                </c:pt>
              </c:numCache>
            </c:numRef>
          </c:val>
          <c:extLst>
            <c:ext xmlns:c16="http://schemas.microsoft.com/office/drawing/2014/chart" uri="{C3380CC4-5D6E-409C-BE32-E72D297353CC}">
              <c16:uniqueId val="{00000016-819F-4B1A-8560-729BE39E6124}"/>
            </c:ext>
          </c:extLst>
        </c:ser>
        <c:dLbls>
          <c:dLblPos val="ctr"/>
          <c:showLegendKey val="0"/>
          <c:showVal val="1"/>
          <c:showCatName val="0"/>
          <c:showSerName val="0"/>
          <c:showPercent val="0"/>
          <c:showBubbleSize val="0"/>
        </c:dLbls>
        <c:gapWidth val="150"/>
        <c:overlap val="100"/>
        <c:axId val="693389968"/>
        <c:axId val="693390528"/>
      </c:barChart>
      <c:catAx>
        <c:axId val="69338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93390528"/>
        <c:crosses val="autoZero"/>
        <c:auto val="1"/>
        <c:lblAlgn val="ctr"/>
        <c:lblOffset val="100"/>
        <c:noMultiLvlLbl val="0"/>
      </c:catAx>
      <c:valAx>
        <c:axId val="693390528"/>
        <c:scaling>
          <c:orientation val="minMax"/>
        </c:scaling>
        <c:delete val="1"/>
        <c:axPos val="l"/>
        <c:numFmt formatCode="0%" sourceLinked="1"/>
        <c:majorTickMark val="none"/>
        <c:minorTickMark val="none"/>
        <c:tickLblPos val="nextTo"/>
        <c:crossAx val="69338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'IDCREAS Gráfico 7_Ok_160'!$A$14</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7_Ok_160'!$B$13:$G$13</c:f>
              <c:strCache>
                <c:ptCount val="6"/>
                <c:pt idx="0">
                  <c:v>Brasil</c:v>
                </c:pt>
                <c:pt idx="1">
                  <c:v>Norte</c:v>
                </c:pt>
                <c:pt idx="2">
                  <c:v>Nordeste</c:v>
                </c:pt>
                <c:pt idx="3">
                  <c:v>Sudeste</c:v>
                </c:pt>
                <c:pt idx="4">
                  <c:v>Sul</c:v>
                </c:pt>
                <c:pt idx="5">
                  <c:v>Centro-Oeste</c:v>
                </c:pt>
              </c:strCache>
            </c:strRef>
          </c:cat>
          <c:val>
            <c:numRef>
              <c:f>'IDCREAS Gráfico 7_Ok_160'!$B$14:$G$14</c:f>
              <c:numCache>
                <c:formatCode>0.0%</c:formatCode>
                <c:ptCount val="6"/>
                <c:pt idx="0">
                  <c:v>7.5029773719730047E-2</c:v>
                </c:pt>
                <c:pt idx="1">
                  <c:v>0.1013215859030837</c:v>
                </c:pt>
                <c:pt idx="2">
                  <c:v>5.7911065149948295E-2</c:v>
                </c:pt>
                <c:pt idx="3">
                  <c:v>7.7355836849507739E-2</c:v>
                </c:pt>
                <c:pt idx="4">
                  <c:v>8.9285714285714288E-2</c:v>
                </c:pt>
                <c:pt idx="5">
                  <c:v>9.0090090090090086E-2</c:v>
                </c:pt>
              </c:numCache>
            </c:numRef>
          </c:val>
          <c:extLst>
            <c:ext xmlns:c16="http://schemas.microsoft.com/office/drawing/2014/chart" uri="{C3380CC4-5D6E-409C-BE32-E72D297353CC}">
              <c16:uniqueId val="{00000000-1152-4ACB-A5F9-A1946E4728D0}"/>
            </c:ext>
          </c:extLst>
        </c:ser>
        <c:ser>
          <c:idx val="1"/>
          <c:order val="1"/>
          <c:tx>
            <c:strRef>
              <c:f>'IDCREAS Gráfico 7_Ok_160'!$A$15</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7_Ok_160'!$B$13:$G$13</c:f>
              <c:strCache>
                <c:ptCount val="6"/>
                <c:pt idx="0">
                  <c:v>Brasil</c:v>
                </c:pt>
                <c:pt idx="1">
                  <c:v>Norte</c:v>
                </c:pt>
                <c:pt idx="2">
                  <c:v>Nordeste</c:v>
                </c:pt>
                <c:pt idx="3">
                  <c:v>Sudeste</c:v>
                </c:pt>
                <c:pt idx="4">
                  <c:v>Sul</c:v>
                </c:pt>
                <c:pt idx="5">
                  <c:v>Centro-Oeste</c:v>
                </c:pt>
              </c:strCache>
            </c:strRef>
          </c:cat>
          <c:val>
            <c:numRef>
              <c:f>'IDCREAS Gráfico 7_Ok_160'!$B$15:$G$15</c:f>
              <c:numCache>
                <c:formatCode>0.0%</c:formatCode>
                <c:ptCount val="6"/>
                <c:pt idx="0">
                  <c:v>0.24136562127828504</c:v>
                </c:pt>
                <c:pt idx="1">
                  <c:v>0.25550660792951541</c:v>
                </c:pt>
                <c:pt idx="2">
                  <c:v>0.24508790072388831</c:v>
                </c:pt>
                <c:pt idx="3">
                  <c:v>0.20815752461322082</c:v>
                </c:pt>
                <c:pt idx="4">
                  <c:v>0.26275510204081631</c:v>
                </c:pt>
                <c:pt idx="5">
                  <c:v>0.27927927927927926</c:v>
                </c:pt>
              </c:numCache>
            </c:numRef>
          </c:val>
          <c:extLst>
            <c:ext xmlns:c16="http://schemas.microsoft.com/office/drawing/2014/chart" uri="{C3380CC4-5D6E-409C-BE32-E72D297353CC}">
              <c16:uniqueId val="{00000001-1152-4ACB-A5F9-A1946E4728D0}"/>
            </c:ext>
          </c:extLst>
        </c:ser>
        <c:ser>
          <c:idx val="2"/>
          <c:order val="2"/>
          <c:tx>
            <c:strRef>
              <c:f>'IDCREAS Gráfico 7_Ok_160'!$A$16</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7_Ok_160'!$B$13:$G$13</c:f>
              <c:strCache>
                <c:ptCount val="6"/>
                <c:pt idx="0">
                  <c:v>Brasil</c:v>
                </c:pt>
                <c:pt idx="1">
                  <c:v>Norte</c:v>
                </c:pt>
                <c:pt idx="2">
                  <c:v>Nordeste</c:v>
                </c:pt>
                <c:pt idx="3">
                  <c:v>Sudeste</c:v>
                </c:pt>
                <c:pt idx="4">
                  <c:v>Sul</c:v>
                </c:pt>
                <c:pt idx="5">
                  <c:v>Centro-Oeste</c:v>
                </c:pt>
              </c:strCache>
            </c:strRef>
          </c:cat>
          <c:val>
            <c:numRef>
              <c:f>'IDCREAS Gráfico 7_Ok_160'!$B$16:$G$16</c:f>
              <c:numCache>
                <c:formatCode>0.0%</c:formatCode>
                <c:ptCount val="6"/>
                <c:pt idx="0">
                  <c:v>0.26915442635966652</c:v>
                </c:pt>
                <c:pt idx="1">
                  <c:v>0.30396475770925108</c:v>
                </c:pt>
                <c:pt idx="2">
                  <c:v>0.33609100310237849</c:v>
                </c:pt>
                <c:pt idx="3">
                  <c:v>0.25316455696202533</c:v>
                </c:pt>
                <c:pt idx="4">
                  <c:v>0.1683673469387755</c:v>
                </c:pt>
                <c:pt idx="5">
                  <c:v>0.17117117117117117</c:v>
                </c:pt>
              </c:numCache>
            </c:numRef>
          </c:val>
          <c:extLst>
            <c:ext xmlns:c16="http://schemas.microsoft.com/office/drawing/2014/chart" uri="{C3380CC4-5D6E-409C-BE32-E72D297353CC}">
              <c16:uniqueId val="{00000002-1152-4ACB-A5F9-A1946E4728D0}"/>
            </c:ext>
          </c:extLst>
        </c:ser>
        <c:ser>
          <c:idx val="3"/>
          <c:order val="3"/>
          <c:tx>
            <c:strRef>
              <c:f>'IDCREAS Gráfico 7_Ok_160'!$A$17</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7_Ok_160'!$B$13:$G$13</c:f>
              <c:strCache>
                <c:ptCount val="6"/>
                <c:pt idx="0">
                  <c:v>Brasil</c:v>
                </c:pt>
                <c:pt idx="1">
                  <c:v>Norte</c:v>
                </c:pt>
                <c:pt idx="2">
                  <c:v>Nordeste</c:v>
                </c:pt>
                <c:pt idx="3">
                  <c:v>Sudeste</c:v>
                </c:pt>
                <c:pt idx="4">
                  <c:v>Sul</c:v>
                </c:pt>
                <c:pt idx="5">
                  <c:v>Centro-Oeste</c:v>
                </c:pt>
              </c:strCache>
            </c:strRef>
          </c:cat>
          <c:val>
            <c:numRef>
              <c:f>'IDCREAS Gráfico 7_Ok_160'!$B$17:$G$17</c:f>
              <c:numCache>
                <c:formatCode>0.0%</c:formatCode>
                <c:ptCount val="6"/>
                <c:pt idx="0">
                  <c:v>0.29813418023025012</c:v>
                </c:pt>
                <c:pt idx="1">
                  <c:v>0.27312775330396477</c:v>
                </c:pt>
                <c:pt idx="2">
                  <c:v>0.27921406411582211</c:v>
                </c:pt>
                <c:pt idx="3">
                  <c:v>0.32348804500703238</c:v>
                </c:pt>
                <c:pt idx="4">
                  <c:v>0.32142857142857145</c:v>
                </c:pt>
                <c:pt idx="5">
                  <c:v>0.28378378378378377</c:v>
                </c:pt>
              </c:numCache>
            </c:numRef>
          </c:val>
          <c:extLst>
            <c:ext xmlns:c16="http://schemas.microsoft.com/office/drawing/2014/chart" uri="{C3380CC4-5D6E-409C-BE32-E72D297353CC}">
              <c16:uniqueId val="{00000003-1152-4ACB-A5F9-A1946E4728D0}"/>
            </c:ext>
          </c:extLst>
        </c:ser>
        <c:ser>
          <c:idx val="4"/>
          <c:order val="4"/>
          <c:tx>
            <c:strRef>
              <c:f>'IDCREAS Gráfico 7_Ok_160'!$A$18</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7_Ok_160'!$B$13:$G$13</c:f>
              <c:strCache>
                <c:ptCount val="6"/>
                <c:pt idx="0">
                  <c:v>Brasil</c:v>
                </c:pt>
                <c:pt idx="1">
                  <c:v>Norte</c:v>
                </c:pt>
                <c:pt idx="2">
                  <c:v>Nordeste</c:v>
                </c:pt>
                <c:pt idx="3">
                  <c:v>Sudeste</c:v>
                </c:pt>
                <c:pt idx="4">
                  <c:v>Sul</c:v>
                </c:pt>
                <c:pt idx="5">
                  <c:v>Centro-Oeste</c:v>
                </c:pt>
              </c:strCache>
            </c:strRef>
          </c:cat>
          <c:val>
            <c:numRef>
              <c:f>'IDCREAS Gráfico 7_Ok_160'!$B$18:$G$18</c:f>
              <c:numCache>
                <c:formatCode>0.0%</c:formatCode>
                <c:ptCount val="6"/>
                <c:pt idx="0">
                  <c:v>0.11631599841206829</c:v>
                </c:pt>
                <c:pt idx="1">
                  <c:v>6.6079295154185022E-2</c:v>
                </c:pt>
                <c:pt idx="2">
                  <c:v>8.1695966907962769E-2</c:v>
                </c:pt>
                <c:pt idx="3">
                  <c:v>0.13783403656821377</c:v>
                </c:pt>
                <c:pt idx="4">
                  <c:v>0.15816326530612246</c:v>
                </c:pt>
                <c:pt idx="5">
                  <c:v>0.17567567567567569</c:v>
                </c:pt>
              </c:numCache>
            </c:numRef>
          </c:val>
          <c:extLst>
            <c:ext xmlns:c16="http://schemas.microsoft.com/office/drawing/2014/chart" uri="{C3380CC4-5D6E-409C-BE32-E72D297353CC}">
              <c16:uniqueId val="{00000004-1152-4ACB-A5F9-A1946E4728D0}"/>
            </c:ext>
          </c:extLst>
        </c:ser>
        <c:dLbls>
          <c:dLblPos val="ctr"/>
          <c:showLegendKey val="0"/>
          <c:showVal val="1"/>
          <c:showCatName val="0"/>
          <c:showSerName val="0"/>
          <c:showPercent val="0"/>
          <c:showBubbleSize val="0"/>
        </c:dLbls>
        <c:gapWidth val="150"/>
        <c:overlap val="100"/>
        <c:axId val="282805296"/>
        <c:axId val="282805856"/>
      </c:barChart>
      <c:catAx>
        <c:axId val="282805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05856"/>
        <c:crosses val="autoZero"/>
        <c:auto val="1"/>
        <c:lblAlgn val="ctr"/>
        <c:lblOffset val="100"/>
        <c:noMultiLvlLbl val="0"/>
      </c:catAx>
      <c:valAx>
        <c:axId val="282805856"/>
        <c:scaling>
          <c:orientation val="minMax"/>
          <c:max val="1"/>
        </c:scaling>
        <c:delete val="1"/>
        <c:axPos val="l"/>
        <c:numFmt formatCode="0.0%" sourceLinked="1"/>
        <c:majorTickMark val="none"/>
        <c:minorTickMark val="none"/>
        <c:tickLblPos val="nextTo"/>
        <c:crossAx val="28280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'IDCREAS Gráfico 8_Ok_161'!$A$14</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8_Ok_161'!$B$13:$G$13</c:f>
              <c:strCache>
                <c:ptCount val="6"/>
                <c:pt idx="0">
                  <c:v>Brasil</c:v>
                </c:pt>
                <c:pt idx="1">
                  <c:v>Norte</c:v>
                </c:pt>
                <c:pt idx="2">
                  <c:v>Nordeste</c:v>
                </c:pt>
                <c:pt idx="3">
                  <c:v>Sudeste</c:v>
                </c:pt>
                <c:pt idx="4">
                  <c:v>Sul</c:v>
                </c:pt>
                <c:pt idx="5">
                  <c:v>Centro-Oeste</c:v>
                </c:pt>
              </c:strCache>
            </c:strRef>
          </c:cat>
          <c:val>
            <c:numRef>
              <c:f>'IDCREAS Gráfico 8_Ok_161'!$B$14:$G$14</c:f>
              <c:numCache>
                <c:formatCode>0.0%</c:formatCode>
                <c:ptCount val="6"/>
                <c:pt idx="0">
                  <c:v>0.1167129813418023</c:v>
                </c:pt>
                <c:pt idx="1">
                  <c:v>0.13656387665198239</c:v>
                </c:pt>
                <c:pt idx="2">
                  <c:v>0.14994829369183041</c:v>
                </c:pt>
                <c:pt idx="3">
                  <c:v>7.7355836849507739E-2</c:v>
                </c:pt>
                <c:pt idx="4">
                  <c:v>9.1836734693877556E-2</c:v>
                </c:pt>
                <c:pt idx="5">
                  <c:v>0.12162162162162163</c:v>
                </c:pt>
              </c:numCache>
            </c:numRef>
          </c:val>
          <c:extLst>
            <c:ext xmlns:c16="http://schemas.microsoft.com/office/drawing/2014/chart" uri="{C3380CC4-5D6E-409C-BE32-E72D297353CC}">
              <c16:uniqueId val="{00000000-B850-4B19-A78B-7625D234AFE7}"/>
            </c:ext>
          </c:extLst>
        </c:ser>
        <c:ser>
          <c:idx val="1"/>
          <c:order val="1"/>
          <c:tx>
            <c:strRef>
              <c:f>'IDCREAS Gráfico 8_Ok_161'!$A$15</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8_Ok_161'!$B$13:$G$13</c:f>
              <c:strCache>
                <c:ptCount val="6"/>
                <c:pt idx="0">
                  <c:v>Brasil</c:v>
                </c:pt>
                <c:pt idx="1">
                  <c:v>Norte</c:v>
                </c:pt>
                <c:pt idx="2">
                  <c:v>Nordeste</c:v>
                </c:pt>
                <c:pt idx="3">
                  <c:v>Sudeste</c:v>
                </c:pt>
                <c:pt idx="4">
                  <c:v>Sul</c:v>
                </c:pt>
                <c:pt idx="5">
                  <c:v>Centro-Oeste</c:v>
                </c:pt>
              </c:strCache>
            </c:strRef>
          </c:cat>
          <c:val>
            <c:numRef>
              <c:f>'IDCREAS Gráfico 8_Ok_161'!$B$15:$G$15</c:f>
              <c:numCache>
                <c:formatCode>0.0%</c:formatCode>
                <c:ptCount val="6"/>
                <c:pt idx="0">
                  <c:v>0.22707423580786026</c:v>
                </c:pt>
                <c:pt idx="1">
                  <c:v>0.23348017621145375</c:v>
                </c:pt>
                <c:pt idx="2">
                  <c:v>0.2078593588417787</c:v>
                </c:pt>
                <c:pt idx="3">
                  <c:v>0.19549929676511954</c:v>
                </c:pt>
                <c:pt idx="4">
                  <c:v>0.30357142857142855</c:v>
                </c:pt>
                <c:pt idx="5">
                  <c:v>0.27027027027027029</c:v>
                </c:pt>
              </c:numCache>
            </c:numRef>
          </c:val>
          <c:extLst>
            <c:ext xmlns:c16="http://schemas.microsoft.com/office/drawing/2014/chart" uri="{C3380CC4-5D6E-409C-BE32-E72D297353CC}">
              <c16:uniqueId val="{00000001-B850-4B19-A78B-7625D234AFE7}"/>
            </c:ext>
          </c:extLst>
        </c:ser>
        <c:ser>
          <c:idx val="2"/>
          <c:order val="2"/>
          <c:tx>
            <c:strRef>
              <c:f>'IDCREAS Gráfico 8_Ok_161'!$A$16</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8_Ok_161'!$B$13:$G$13</c:f>
              <c:strCache>
                <c:ptCount val="6"/>
                <c:pt idx="0">
                  <c:v>Brasil</c:v>
                </c:pt>
                <c:pt idx="1">
                  <c:v>Norte</c:v>
                </c:pt>
                <c:pt idx="2">
                  <c:v>Nordeste</c:v>
                </c:pt>
                <c:pt idx="3">
                  <c:v>Sudeste</c:v>
                </c:pt>
                <c:pt idx="4">
                  <c:v>Sul</c:v>
                </c:pt>
                <c:pt idx="5">
                  <c:v>Centro-Oeste</c:v>
                </c:pt>
              </c:strCache>
            </c:strRef>
          </c:cat>
          <c:val>
            <c:numRef>
              <c:f>'IDCREAS Gráfico 8_Ok_161'!$B$16:$G$16</c:f>
              <c:numCache>
                <c:formatCode>0.0%</c:formatCode>
                <c:ptCount val="6"/>
                <c:pt idx="0">
                  <c:v>0.23977768955934894</c:v>
                </c:pt>
                <c:pt idx="1">
                  <c:v>0.36123348017621143</c:v>
                </c:pt>
                <c:pt idx="2">
                  <c:v>0.16132368148914167</c:v>
                </c:pt>
                <c:pt idx="3">
                  <c:v>0.25457102672292548</c:v>
                </c:pt>
                <c:pt idx="4">
                  <c:v>0.2857142857142857</c:v>
                </c:pt>
                <c:pt idx="5">
                  <c:v>0.32882882882882886</c:v>
                </c:pt>
              </c:numCache>
            </c:numRef>
          </c:val>
          <c:extLst>
            <c:ext xmlns:c16="http://schemas.microsoft.com/office/drawing/2014/chart" uri="{C3380CC4-5D6E-409C-BE32-E72D297353CC}">
              <c16:uniqueId val="{00000002-B850-4B19-A78B-7625D234AFE7}"/>
            </c:ext>
          </c:extLst>
        </c:ser>
        <c:ser>
          <c:idx val="3"/>
          <c:order val="3"/>
          <c:tx>
            <c:strRef>
              <c:f>'IDCREAS Gráfico 8_Ok_161'!$A$17</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8_Ok_161'!$B$13:$G$13</c:f>
              <c:strCache>
                <c:ptCount val="6"/>
                <c:pt idx="0">
                  <c:v>Brasil</c:v>
                </c:pt>
                <c:pt idx="1">
                  <c:v>Norte</c:v>
                </c:pt>
                <c:pt idx="2">
                  <c:v>Nordeste</c:v>
                </c:pt>
                <c:pt idx="3">
                  <c:v>Sudeste</c:v>
                </c:pt>
                <c:pt idx="4">
                  <c:v>Sul</c:v>
                </c:pt>
                <c:pt idx="5">
                  <c:v>Centro-Oeste</c:v>
                </c:pt>
              </c:strCache>
            </c:strRef>
          </c:cat>
          <c:val>
            <c:numRef>
              <c:f>'IDCREAS Gráfico 8_Ok_161'!$B$17:$G$17</c:f>
              <c:numCache>
                <c:formatCode>0.0%</c:formatCode>
                <c:ptCount val="6"/>
                <c:pt idx="0">
                  <c:v>0.20960698689956331</c:v>
                </c:pt>
                <c:pt idx="1">
                  <c:v>0.18061674008810572</c:v>
                </c:pt>
                <c:pt idx="2">
                  <c:v>0.2730093071354705</c:v>
                </c:pt>
                <c:pt idx="3">
                  <c:v>0.20675105485232068</c:v>
                </c:pt>
                <c:pt idx="4">
                  <c:v>0.11734693877551021</c:v>
                </c:pt>
                <c:pt idx="5">
                  <c:v>0.13513513513513514</c:v>
                </c:pt>
              </c:numCache>
            </c:numRef>
          </c:val>
          <c:extLst>
            <c:ext xmlns:c16="http://schemas.microsoft.com/office/drawing/2014/chart" uri="{C3380CC4-5D6E-409C-BE32-E72D297353CC}">
              <c16:uniqueId val="{00000003-B850-4B19-A78B-7625D234AFE7}"/>
            </c:ext>
          </c:extLst>
        </c:ser>
        <c:ser>
          <c:idx val="4"/>
          <c:order val="4"/>
          <c:tx>
            <c:strRef>
              <c:f>'IDCREAS Gráfico 8_Ok_161'!$A$18</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8_Ok_161'!$B$13:$G$13</c:f>
              <c:strCache>
                <c:ptCount val="6"/>
                <c:pt idx="0">
                  <c:v>Brasil</c:v>
                </c:pt>
                <c:pt idx="1">
                  <c:v>Norte</c:v>
                </c:pt>
                <c:pt idx="2">
                  <c:v>Nordeste</c:v>
                </c:pt>
                <c:pt idx="3">
                  <c:v>Sudeste</c:v>
                </c:pt>
                <c:pt idx="4">
                  <c:v>Sul</c:v>
                </c:pt>
                <c:pt idx="5">
                  <c:v>Centro-Oeste</c:v>
                </c:pt>
              </c:strCache>
            </c:strRef>
          </c:cat>
          <c:val>
            <c:numRef>
              <c:f>'IDCREAS Gráfico 8_Ok_161'!$B$18:$G$18</c:f>
              <c:numCache>
                <c:formatCode>0.0%</c:formatCode>
                <c:ptCount val="6"/>
                <c:pt idx="0">
                  <c:v>0.20682810639142518</c:v>
                </c:pt>
                <c:pt idx="1">
                  <c:v>8.8105726872246701E-2</c:v>
                </c:pt>
                <c:pt idx="2">
                  <c:v>0.2078593588417787</c:v>
                </c:pt>
                <c:pt idx="3">
                  <c:v>0.26582278481012656</c:v>
                </c:pt>
                <c:pt idx="4">
                  <c:v>0.20153061224489796</c:v>
                </c:pt>
                <c:pt idx="5">
                  <c:v>0.14414414414414414</c:v>
                </c:pt>
              </c:numCache>
            </c:numRef>
          </c:val>
          <c:extLst>
            <c:ext xmlns:c16="http://schemas.microsoft.com/office/drawing/2014/chart" uri="{C3380CC4-5D6E-409C-BE32-E72D297353CC}">
              <c16:uniqueId val="{00000004-B850-4B19-A78B-7625D234AFE7}"/>
            </c:ext>
          </c:extLst>
        </c:ser>
        <c:dLbls>
          <c:dLblPos val="ctr"/>
          <c:showLegendKey val="0"/>
          <c:showVal val="1"/>
          <c:showCatName val="0"/>
          <c:showSerName val="0"/>
          <c:showPercent val="0"/>
          <c:showBubbleSize val="0"/>
        </c:dLbls>
        <c:gapWidth val="150"/>
        <c:overlap val="100"/>
        <c:axId val="282810336"/>
        <c:axId val="282810896"/>
      </c:barChart>
      <c:catAx>
        <c:axId val="28281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10896"/>
        <c:crosses val="autoZero"/>
        <c:auto val="1"/>
        <c:lblAlgn val="ctr"/>
        <c:lblOffset val="100"/>
        <c:noMultiLvlLbl val="0"/>
      </c:catAx>
      <c:valAx>
        <c:axId val="282810896"/>
        <c:scaling>
          <c:orientation val="minMax"/>
          <c:max val="1"/>
        </c:scaling>
        <c:delete val="1"/>
        <c:axPos val="l"/>
        <c:numFmt formatCode="0.0%" sourceLinked="1"/>
        <c:majorTickMark val="none"/>
        <c:minorTickMark val="none"/>
        <c:tickLblPos val="nextTo"/>
        <c:crossAx val="282810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'IDCREAS Gráfico 9_Ok_162'!$A$13</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9_Ok_162'!$B$12:$G$12</c:f>
              <c:strCache>
                <c:ptCount val="6"/>
                <c:pt idx="0">
                  <c:v>Brasil</c:v>
                </c:pt>
                <c:pt idx="1">
                  <c:v>Norte</c:v>
                </c:pt>
                <c:pt idx="2">
                  <c:v>Nordeste</c:v>
                </c:pt>
                <c:pt idx="3">
                  <c:v>Sudeste</c:v>
                </c:pt>
                <c:pt idx="4">
                  <c:v>Sul</c:v>
                </c:pt>
                <c:pt idx="5">
                  <c:v>Centro-Oeste</c:v>
                </c:pt>
              </c:strCache>
            </c:strRef>
          </c:cat>
          <c:val>
            <c:numRef>
              <c:f>'IDCREAS Gráfico 9_Ok_162'!$B$13:$G$13</c:f>
              <c:numCache>
                <c:formatCode>0.0%</c:formatCode>
                <c:ptCount val="6"/>
                <c:pt idx="0">
                  <c:v>9.5275903136165144E-2</c:v>
                </c:pt>
                <c:pt idx="1">
                  <c:v>0.11453744493392071</c:v>
                </c:pt>
                <c:pt idx="2">
                  <c:v>8.790072388831438E-2</c:v>
                </c:pt>
                <c:pt idx="3">
                  <c:v>9.4233473980309429E-2</c:v>
                </c:pt>
                <c:pt idx="4">
                  <c:v>9.6938775510204078E-2</c:v>
                </c:pt>
                <c:pt idx="5">
                  <c:v>0.10810810810810811</c:v>
                </c:pt>
              </c:numCache>
            </c:numRef>
          </c:val>
          <c:extLst>
            <c:ext xmlns:c16="http://schemas.microsoft.com/office/drawing/2014/chart" uri="{C3380CC4-5D6E-409C-BE32-E72D297353CC}">
              <c16:uniqueId val="{00000000-E8FD-4C9A-8AEB-B06918203E3A}"/>
            </c:ext>
          </c:extLst>
        </c:ser>
        <c:ser>
          <c:idx val="1"/>
          <c:order val="1"/>
          <c:tx>
            <c:strRef>
              <c:f>'IDCREAS Gráfico 9_Ok_162'!$A$14</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9_Ok_162'!$B$12:$G$12</c:f>
              <c:strCache>
                <c:ptCount val="6"/>
                <c:pt idx="0">
                  <c:v>Brasil</c:v>
                </c:pt>
                <c:pt idx="1">
                  <c:v>Norte</c:v>
                </c:pt>
                <c:pt idx="2">
                  <c:v>Nordeste</c:v>
                </c:pt>
                <c:pt idx="3">
                  <c:v>Sudeste</c:v>
                </c:pt>
                <c:pt idx="4">
                  <c:v>Sul</c:v>
                </c:pt>
                <c:pt idx="5">
                  <c:v>Centro-Oeste</c:v>
                </c:pt>
              </c:strCache>
            </c:strRef>
          </c:cat>
          <c:val>
            <c:numRef>
              <c:f>'IDCREAS Gráfico 9_Ok_162'!$B$14:$G$14</c:f>
              <c:numCache>
                <c:formatCode>0.0%</c:formatCode>
                <c:ptCount val="6"/>
                <c:pt idx="0">
                  <c:v>0.26002381897578403</c:v>
                </c:pt>
                <c:pt idx="1">
                  <c:v>0.22907488986784141</c:v>
                </c:pt>
                <c:pt idx="2">
                  <c:v>0.23267838676318511</c:v>
                </c:pt>
                <c:pt idx="3">
                  <c:v>0.27707454289732769</c:v>
                </c:pt>
                <c:pt idx="4">
                  <c:v>0.30612244897959184</c:v>
                </c:pt>
                <c:pt idx="5">
                  <c:v>0.2747747747747748</c:v>
                </c:pt>
              </c:numCache>
            </c:numRef>
          </c:val>
          <c:extLst>
            <c:ext xmlns:c16="http://schemas.microsoft.com/office/drawing/2014/chart" uri="{C3380CC4-5D6E-409C-BE32-E72D297353CC}">
              <c16:uniqueId val="{00000001-E8FD-4C9A-8AEB-B06918203E3A}"/>
            </c:ext>
          </c:extLst>
        </c:ser>
        <c:ser>
          <c:idx val="2"/>
          <c:order val="2"/>
          <c:tx>
            <c:strRef>
              <c:f>'IDCREAS Gráfico 9_Ok_162'!$A$15</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9_Ok_162'!$B$12:$G$12</c:f>
              <c:strCache>
                <c:ptCount val="6"/>
                <c:pt idx="0">
                  <c:v>Brasil</c:v>
                </c:pt>
                <c:pt idx="1">
                  <c:v>Norte</c:v>
                </c:pt>
                <c:pt idx="2">
                  <c:v>Nordeste</c:v>
                </c:pt>
                <c:pt idx="3">
                  <c:v>Sudeste</c:v>
                </c:pt>
                <c:pt idx="4">
                  <c:v>Sul</c:v>
                </c:pt>
                <c:pt idx="5">
                  <c:v>Centro-Oeste</c:v>
                </c:pt>
              </c:strCache>
            </c:strRef>
          </c:cat>
          <c:val>
            <c:numRef>
              <c:f>'IDCREAS Gráfico 9_Ok_162'!$B$15:$G$15</c:f>
              <c:numCache>
                <c:formatCode>0.0%</c:formatCode>
                <c:ptCount val="6"/>
                <c:pt idx="0">
                  <c:v>0.26439063120285827</c:v>
                </c:pt>
                <c:pt idx="1">
                  <c:v>0.2687224669603524</c:v>
                </c:pt>
                <c:pt idx="2">
                  <c:v>0.27817993795243018</c:v>
                </c:pt>
                <c:pt idx="3">
                  <c:v>0.26160337552742619</c:v>
                </c:pt>
                <c:pt idx="4">
                  <c:v>0.2066326530612245</c:v>
                </c:pt>
                <c:pt idx="5">
                  <c:v>0.3108108108108108</c:v>
                </c:pt>
              </c:numCache>
            </c:numRef>
          </c:val>
          <c:extLst>
            <c:ext xmlns:c16="http://schemas.microsoft.com/office/drawing/2014/chart" uri="{C3380CC4-5D6E-409C-BE32-E72D297353CC}">
              <c16:uniqueId val="{00000002-E8FD-4C9A-8AEB-B06918203E3A}"/>
            </c:ext>
          </c:extLst>
        </c:ser>
        <c:ser>
          <c:idx val="3"/>
          <c:order val="3"/>
          <c:tx>
            <c:strRef>
              <c:f>'IDCREAS Gráfico 9_Ok_162'!$A$16</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9_Ok_162'!$B$12:$G$12</c:f>
              <c:strCache>
                <c:ptCount val="6"/>
                <c:pt idx="0">
                  <c:v>Brasil</c:v>
                </c:pt>
                <c:pt idx="1">
                  <c:v>Norte</c:v>
                </c:pt>
                <c:pt idx="2">
                  <c:v>Nordeste</c:v>
                </c:pt>
                <c:pt idx="3">
                  <c:v>Sudeste</c:v>
                </c:pt>
                <c:pt idx="4">
                  <c:v>Sul</c:v>
                </c:pt>
                <c:pt idx="5">
                  <c:v>Centro-Oeste</c:v>
                </c:pt>
              </c:strCache>
            </c:strRef>
          </c:cat>
          <c:val>
            <c:numRef>
              <c:f>'IDCREAS Gráfico 9_Ok_162'!$B$16:$G$16</c:f>
              <c:numCache>
                <c:formatCode>0.0%</c:formatCode>
                <c:ptCount val="6"/>
                <c:pt idx="0">
                  <c:v>0.24970226280269947</c:v>
                </c:pt>
                <c:pt idx="1">
                  <c:v>0.30837004405286345</c:v>
                </c:pt>
                <c:pt idx="2">
                  <c:v>0.23888314374353672</c:v>
                </c:pt>
                <c:pt idx="3">
                  <c:v>0.2419127988748242</c:v>
                </c:pt>
                <c:pt idx="4">
                  <c:v>0.26530612244897961</c:v>
                </c:pt>
                <c:pt idx="5">
                  <c:v>0.23423423423423423</c:v>
                </c:pt>
              </c:numCache>
            </c:numRef>
          </c:val>
          <c:extLst>
            <c:ext xmlns:c16="http://schemas.microsoft.com/office/drawing/2014/chart" uri="{C3380CC4-5D6E-409C-BE32-E72D297353CC}">
              <c16:uniqueId val="{00000003-E8FD-4C9A-8AEB-B06918203E3A}"/>
            </c:ext>
          </c:extLst>
        </c:ser>
        <c:ser>
          <c:idx val="4"/>
          <c:order val="4"/>
          <c:tx>
            <c:strRef>
              <c:f>'IDCREAS Gráfico 9_Ok_162'!$A$17</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9_Ok_162'!$B$12:$G$12</c:f>
              <c:strCache>
                <c:ptCount val="6"/>
                <c:pt idx="0">
                  <c:v>Brasil</c:v>
                </c:pt>
                <c:pt idx="1">
                  <c:v>Norte</c:v>
                </c:pt>
                <c:pt idx="2">
                  <c:v>Nordeste</c:v>
                </c:pt>
                <c:pt idx="3">
                  <c:v>Sudeste</c:v>
                </c:pt>
                <c:pt idx="4">
                  <c:v>Sul</c:v>
                </c:pt>
                <c:pt idx="5">
                  <c:v>Centro-Oeste</c:v>
                </c:pt>
              </c:strCache>
            </c:strRef>
          </c:cat>
          <c:val>
            <c:numRef>
              <c:f>'IDCREAS Gráfico 9_Ok_162'!$B$17:$G$17</c:f>
              <c:numCache>
                <c:formatCode>0.0%</c:formatCode>
                <c:ptCount val="6"/>
                <c:pt idx="0">
                  <c:v>0.13060738388249304</c:v>
                </c:pt>
                <c:pt idx="1">
                  <c:v>7.9295154185022032E-2</c:v>
                </c:pt>
                <c:pt idx="2">
                  <c:v>0.1623578076525336</c:v>
                </c:pt>
                <c:pt idx="3">
                  <c:v>0.12517580872011252</c:v>
                </c:pt>
                <c:pt idx="4">
                  <c:v>0.125</c:v>
                </c:pt>
                <c:pt idx="5">
                  <c:v>7.2072072072072071E-2</c:v>
                </c:pt>
              </c:numCache>
            </c:numRef>
          </c:val>
          <c:extLst>
            <c:ext xmlns:c16="http://schemas.microsoft.com/office/drawing/2014/chart" uri="{C3380CC4-5D6E-409C-BE32-E72D297353CC}">
              <c16:uniqueId val="{00000004-E8FD-4C9A-8AEB-B06918203E3A}"/>
            </c:ext>
          </c:extLst>
        </c:ser>
        <c:dLbls>
          <c:dLblPos val="ctr"/>
          <c:showLegendKey val="0"/>
          <c:showVal val="1"/>
          <c:showCatName val="0"/>
          <c:showSerName val="0"/>
          <c:showPercent val="0"/>
          <c:showBubbleSize val="0"/>
        </c:dLbls>
        <c:gapWidth val="150"/>
        <c:overlap val="100"/>
        <c:axId val="282815376"/>
        <c:axId val="282815936"/>
      </c:barChart>
      <c:catAx>
        <c:axId val="28281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15936"/>
        <c:crosses val="autoZero"/>
        <c:auto val="1"/>
        <c:lblAlgn val="ctr"/>
        <c:lblOffset val="100"/>
        <c:noMultiLvlLbl val="0"/>
      </c:catAx>
      <c:valAx>
        <c:axId val="282815936"/>
        <c:scaling>
          <c:orientation val="minMax"/>
          <c:max val="1"/>
        </c:scaling>
        <c:delete val="1"/>
        <c:axPos val="l"/>
        <c:numFmt formatCode="0.0%" sourceLinked="1"/>
        <c:majorTickMark val="none"/>
        <c:minorTickMark val="none"/>
        <c:tickLblPos val="nextTo"/>
        <c:crossAx val="28281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'IDCREAS Gráfico 10_Ok_163'!$B$4</c:f>
              <c:strCache>
                <c:ptCount val="1"/>
                <c:pt idx="0">
                  <c:v>2014</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10_Ok_163'!$A$5:$A$17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'IDCREAS Gráfico 10_Ok_163'!$B$5:$B$17</c:f>
              <c:numCache>
                <c:formatCode>###0</c:formatCode>
                <c:ptCount val="13"/>
                <c:pt idx="0">
                  <c:v>6</c:v>
                </c:pt>
                <c:pt idx="1">
                  <c:v>39</c:v>
                </c:pt>
                <c:pt idx="2">
                  <c:v>107</c:v>
                </c:pt>
                <c:pt idx="3">
                  <c:v>210</c:v>
                </c:pt>
                <c:pt idx="4">
                  <c:v>278</c:v>
                </c:pt>
                <c:pt idx="5">
                  <c:v>326</c:v>
                </c:pt>
                <c:pt idx="6">
                  <c:v>370</c:v>
                </c:pt>
                <c:pt idx="7">
                  <c:v>333</c:v>
                </c:pt>
                <c:pt idx="8">
                  <c:v>287</c:v>
                </c:pt>
                <c:pt idx="9">
                  <c:v>222</c:v>
                </c:pt>
                <c:pt idx="10">
                  <c:v>109</c:v>
                </c:pt>
                <c:pt idx="11">
                  <c:v>64</c:v>
                </c:pt>
                <c:pt idx="12">
                  <c:v>21</c:v>
                </c:pt>
              </c:numCache>
            </c:numRef>
          </c:val>
          <c:extLst>
            <c:ext xmlns:c16="http://schemas.microsoft.com/office/drawing/2014/chart" uri="{C3380CC4-5D6E-409C-BE32-E72D297353CC}">
              <c16:uniqueId val="{00000000-36D2-4889-8A7B-DCB6E6426C2C}"/>
            </c:ext>
          </c:extLst>
        </c:ser>
        <c:ser>
          <c:idx val="1"/>
          <c:order val="1"/>
          <c:tx>
            <c:strRef>
              <c:f>'IDCREAS Gráfico 10_Ok_163'!$C$4</c:f>
              <c:strCache>
                <c:ptCount val="1"/>
                <c:pt idx="0">
                  <c:v>2015</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10_Ok_163'!$A$5:$A$17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'IDCREAS Gráfico 10_Ok_163'!$C$5:$C$17</c:f>
              <c:numCache>
                <c:formatCode>###0</c:formatCode>
                <c:ptCount val="13"/>
                <c:pt idx="0">
                  <c:v>5</c:v>
                </c:pt>
                <c:pt idx="1">
                  <c:v>43</c:v>
                </c:pt>
                <c:pt idx="2">
                  <c:v>88</c:v>
                </c:pt>
                <c:pt idx="3">
                  <c:v>163</c:v>
                </c:pt>
                <c:pt idx="4">
                  <c:v>271</c:v>
                </c:pt>
                <c:pt idx="5">
                  <c:v>343</c:v>
                </c:pt>
                <c:pt idx="6">
                  <c:v>392</c:v>
                </c:pt>
                <c:pt idx="7">
                  <c:v>374</c:v>
                </c:pt>
                <c:pt idx="8">
                  <c:v>293</c:v>
                </c:pt>
                <c:pt idx="9">
                  <c:v>241</c:v>
                </c:pt>
                <c:pt idx="10">
                  <c:v>125</c:v>
                </c:pt>
                <c:pt idx="11">
                  <c:v>73</c:v>
                </c:pt>
                <c:pt idx="12">
                  <c:v>24</c:v>
                </c:pt>
              </c:numCache>
            </c:numRef>
          </c:val>
          <c:extLst>
            <c:ext xmlns:c16="http://schemas.microsoft.com/office/drawing/2014/chart" uri="{C3380CC4-5D6E-409C-BE32-E72D297353CC}">
              <c16:uniqueId val="{00000001-36D2-4889-8A7B-DCB6E6426C2C}"/>
            </c:ext>
          </c:extLst>
        </c:ser>
        <c:ser>
          <c:idx val="2"/>
          <c:order val="2"/>
          <c:tx>
            <c:strRef>
              <c:f>'IDCREAS Gráfico 10_Ok_163'!$D$4</c:f>
              <c:strCache>
                <c:ptCount val="1"/>
                <c:pt idx="0">
                  <c:v>2016</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10_Ok_163'!$A$5:$A$17</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'IDCREAS Gráfico 10_Ok_163'!$D$5:$D$17</c:f>
              <c:numCache>
                <c:formatCode>###0</c:formatCode>
                <c:ptCount val="13"/>
                <c:pt idx="0">
                  <c:v>10</c:v>
                </c:pt>
                <c:pt idx="1">
                  <c:v>35</c:v>
                </c:pt>
                <c:pt idx="2">
                  <c:v>102</c:v>
                </c:pt>
                <c:pt idx="3">
                  <c:v>184</c:v>
                </c:pt>
                <c:pt idx="4">
                  <c:v>255</c:v>
                </c:pt>
                <c:pt idx="5">
                  <c:v>332</c:v>
                </c:pt>
                <c:pt idx="6">
                  <c:v>381</c:v>
                </c:pt>
                <c:pt idx="7">
                  <c:v>381</c:v>
                </c:pt>
                <c:pt idx="8">
                  <c:v>341</c:v>
                </c:pt>
                <c:pt idx="9">
                  <c:v>239</c:v>
                </c:pt>
                <c:pt idx="10">
                  <c:v>155</c:v>
                </c:pt>
                <c:pt idx="11">
                  <c:v>74</c:v>
                </c:pt>
                <c:pt idx="12">
                  <c:v>30</c:v>
                </c:pt>
              </c:numCache>
            </c:numRef>
          </c:val>
          <c:extLst>
            <c:ext xmlns:c16="http://schemas.microsoft.com/office/drawing/2014/chart" uri="{C3380CC4-5D6E-409C-BE32-E72D297353CC}">
              <c16:uniqueId val="{00000002-36D2-4889-8A7B-DCB6E6426C2C}"/>
            </c:ext>
          </c:extLst>
        </c:ser>
        <c:dLbls>
          <c:dLblPos val="outEnd"/>
          <c:showLegendKey val="0"/>
          <c:showVal val="1"/>
          <c:showCatName val="0"/>
          <c:showSerName val="0"/>
          <c:showPercent val="0"/>
          <c:showBubbleSize val="0"/>
        </c:dLbls>
        <c:gapWidth val="219"/>
        <c:overlap val="-27"/>
        <c:axId val="282819296"/>
        <c:axId val="282819856"/>
      </c:barChart>
      <c:catAx>
        <c:axId val="28281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19856"/>
        <c:crosses val="autoZero"/>
        <c:auto val="1"/>
        <c:lblAlgn val="ctr"/>
        <c:lblOffset val="100"/>
        <c:noMultiLvlLbl val="0"/>
      </c:catAx>
      <c:valAx>
        <c:axId val="282819856"/>
        <c:scaling>
          <c:orientation val="minMax"/>
        </c:scaling>
        <c:delete val="1"/>
        <c:axPos val="l"/>
        <c:numFmt formatCode="###0" sourceLinked="1"/>
        <c:majorTickMark val="none"/>
        <c:minorTickMark val="none"/>
        <c:tickLblPos val="nextTo"/>
        <c:crossAx val="28281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'IDCREAS Gráfico 11_Ok_164'!$A$22</c:f>
              <c:strCache>
                <c:ptCount val="1"/>
                <c:pt idx="0">
                  <c:v>1,00</c:v>
                </c:pt>
              </c:strCache>
            </c:strRef>
          </c:tx>
          <c:spPr>
            <a:solidFill>
              <a:schemeClr val="accent1">
                <a:shade val="40000"/>
              </a:schemeClr>
            </a:solidFill>
            <a:ln>
              <a:noFill/>
            </a:ln>
            <a:effectLst/>
          </c:spPr>
          <c:invertIfNegative val="0"/>
          <c:dLbls>
            <c:dLbl>
              <c:idx val="0"/>
              <c:layout>
                <c:manualLayout>
                  <c:x val="-6.4162754303599384E-2"/>
                  <c:y val="-1.008572869389813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8A-42D1-B9A4-101D58C7A606}"/>
                </c:ext>
              </c:extLst>
            </c:dLbl>
            <c:dLbl>
              <c:idx val="1"/>
              <c:layout>
                <c:manualLayout>
                  <c:x val="-6.5727699530516465E-2"/>
                  <c:y val="-6.051437216338880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08A-42D1-B9A4-101D58C7A606}"/>
                </c:ext>
              </c:extLst>
            </c:dLbl>
            <c:dLbl>
              <c:idx val="2"/>
              <c:layout>
                <c:manualLayout>
                  <c:x val="-6.5727699530516437E-2"/>
                  <c:y val="-1.210287443267776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08A-42D1-B9A4-101D58C7A606}"/>
                </c:ext>
              </c:extLst>
            </c:dLbl>
            <c:dLbl>
              <c:idx val="3"/>
              <c:layout>
                <c:manualLayout>
                  <c:x val="-6.2597809076682373E-2"/>
                  <c:y val="-1.008572869389813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08A-42D1-B9A4-101D58C7A606}"/>
                </c:ext>
              </c:extLst>
            </c:dLbl>
            <c:dLbl>
              <c:idx val="4"/>
              <c:layout>
                <c:manualLayout>
                  <c:x val="-6.3367123206494763E-2"/>
                  <c:y val="-8.068539022800991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08A-42D1-B9A4-101D58C7A606}"/>
                </c:ext>
              </c:extLst>
            </c:dLbl>
            <c:dLbl>
              <c:idx val="5"/>
              <c:layout>
                <c:manualLayout>
                  <c:x val="-6.416275430359937E-2"/>
                  <c:y val="-8.0685829551185081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08A-42D1-B9A4-101D58C7A606}"/>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65000"/>
                        <a:lumOff val="3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11_Ok_164'!$B$22:$G$22</c:f>
              <c:numCache>
                <c:formatCode>0.0%</c:formatCode>
                <c:ptCount val="6"/>
                <c:pt idx="0">
                  <c:v>3.9698292973402143E-3</c:v>
                </c:pt>
                <c:pt idx="1">
                  <c:v>8.8105726872246704E-3</c:v>
                </c:pt>
                <c:pt idx="2">
                  <c:v>2.0682523267838678E-3</c:v>
                </c:pt>
                <c:pt idx="3">
                  <c:v>4.2194092827004216E-3</c:v>
                </c:pt>
                <c:pt idx="4">
                  <c:v>5.1020408163265302E-3</c:v>
                </c:pt>
                <c:pt idx="5">
                  <c:v>4.5045045045045045E-3</c:v>
                </c:pt>
              </c:numCache>
            </c:numRef>
          </c:val>
          <c:extLst>
            <c:ext xmlns:c16="http://schemas.microsoft.com/office/drawing/2014/chart" uri="{C3380CC4-5D6E-409C-BE32-E72D297353CC}">
              <c16:uniqueId val="{00000006-D08A-42D1-B9A4-101D58C7A606}"/>
            </c:ext>
          </c:extLst>
        </c:ser>
        <c:ser>
          <c:idx val="1"/>
          <c:order val="1"/>
          <c:tx>
            <c:strRef>
              <c:f>'IDCREAS Gráfico 11_Ok_164'!$A$23</c:f>
              <c:strCache>
                <c:ptCount val="1"/>
                <c:pt idx="0">
                  <c:v>1,33</c:v>
                </c:pt>
              </c:strCache>
            </c:strRef>
          </c:tx>
          <c:spPr>
            <a:solidFill>
              <a:schemeClr val="accent1">
                <a:shade val="50000"/>
              </a:schemeClr>
            </a:solidFill>
            <a:ln>
              <a:noFill/>
            </a:ln>
            <a:effectLst/>
          </c:spPr>
          <c:invertIfNegative val="0"/>
          <c:dLbls>
            <c:dLbl>
              <c:idx val="0"/>
              <c:layout>
                <c:manualLayout>
                  <c:x val="6.416275430359937E-2"/>
                  <c:y val="-2.824004034291477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08A-42D1-B9A4-101D58C7A606}"/>
                </c:ext>
              </c:extLst>
            </c:dLbl>
            <c:dLbl>
              <c:idx val="2"/>
              <c:layout>
                <c:manualLayout>
                  <c:x val="5.8672157984014935E-2"/>
                  <c:y val="-2.119659262052685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08A-42D1-B9A4-101D58C7A606}"/>
                </c:ext>
              </c:extLst>
            </c:dLbl>
            <c:dLbl>
              <c:idx val="3"/>
              <c:layout>
                <c:manualLayout>
                  <c:x val="5.7902973395931145E-2"/>
                  <c:y val="-2.82400403429149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08A-42D1-B9A4-101D58C7A606}"/>
                </c:ext>
              </c:extLst>
            </c:dLbl>
            <c:dLbl>
              <c:idx val="5"/>
              <c:layout>
                <c:manualLayout>
                  <c:x val="6.416275430359937E-2"/>
                  <c:y val="-1.412002017145738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08A-42D1-B9A4-101D58C7A606}"/>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11_Ok_164'!$B$23:$G$23</c:f>
              <c:numCache>
                <c:formatCode>0.0%</c:formatCode>
                <c:ptCount val="6"/>
                <c:pt idx="0">
                  <c:v>1.3894402540690751E-2</c:v>
                </c:pt>
                <c:pt idx="1">
                  <c:v>1.3215859030837005E-2</c:v>
                </c:pt>
                <c:pt idx="2">
                  <c:v>1.1375387797311272E-2</c:v>
                </c:pt>
                <c:pt idx="3">
                  <c:v>9.8452883263009851E-3</c:v>
                </c:pt>
                <c:pt idx="4">
                  <c:v>3.0612244897959183E-2</c:v>
                </c:pt>
                <c:pt idx="5">
                  <c:v>9.0090090090090089E-3</c:v>
                </c:pt>
              </c:numCache>
            </c:numRef>
          </c:val>
          <c:extLst>
            <c:ext xmlns:c16="http://schemas.microsoft.com/office/drawing/2014/chart" uri="{C3380CC4-5D6E-409C-BE32-E72D297353CC}">
              <c16:uniqueId val="{0000000B-D08A-42D1-B9A4-101D58C7A606}"/>
            </c:ext>
          </c:extLst>
        </c:ser>
        <c:ser>
          <c:idx val="2"/>
          <c:order val="2"/>
          <c:tx>
            <c:strRef>
              <c:f>'IDCREAS Gráfico 11_Ok_164'!$A$24</c:f>
              <c:strCache>
                <c:ptCount val="1"/>
                <c:pt idx="0">
                  <c:v>1,67</c:v>
                </c:pt>
              </c:strCache>
            </c:strRef>
          </c:tx>
          <c:spPr>
            <a:solidFill>
              <a:schemeClr val="accent1">
                <a:shade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11_Ok_164'!$B$24:$G$24</c:f>
              <c:numCache>
                <c:formatCode>0.0%</c:formatCode>
                <c:ptCount val="6"/>
                <c:pt idx="0">
                  <c:v>4.0492258832870186E-2</c:v>
                </c:pt>
                <c:pt idx="1">
                  <c:v>6.6079295154185022E-2</c:v>
                </c:pt>
                <c:pt idx="2">
                  <c:v>3.5160289555325748E-2</c:v>
                </c:pt>
                <c:pt idx="3">
                  <c:v>3.0942334739803096E-2</c:v>
                </c:pt>
                <c:pt idx="4">
                  <c:v>4.336734693877551E-2</c:v>
                </c:pt>
                <c:pt idx="5">
                  <c:v>6.3063063063063057E-2</c:v>
                </c:pt>
              </c:numCache>
            </c:numRef>
          </c:val>
          <c:extLst>
            <c:ext xmlns:c16="http://schemas.microsoft.com/office/drawing/2014/chart" uri="{C3380CC4-5D6E-409C-BE32-E72D297353CC}">
              <c16:uniqueId val="{0000000C-D08A-42D1-B9A4-101D58C7A606}"/>
            </c:ext>
          </c:extLst>
        </c:ser>
        <c:ser>
          <c:idx val="3"/>
          <c:order val="3"/>
          <c:tx>
            <c:strRef>
              <c:f>'IDCREAS Gráfico 11_Ok_164'!$A$25</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11_Ok_164'!$B$25:$G$25</c:f>
              <c:numCache>
                <c:formatCode>0.0%</c:formatCode>
                <c:ptCount val="6"/>
                <c:pt idx="0">
                  <c:v>7.3044859071059939E-2</c:v>
                </c:pt>
                <c:pt idx="1">
                  <c:v>6.1674008810572688E-2</c:v>
                </c:pt>
                <c:pt idx="2">
                  <c:v>8.376421923474664E-2</c:v>
                </c:pt>
                <c:pt idx="3">
                  <c:v>5.2039381153305204E-2</c:v>
                </c:pt>
                <c:pt idx="4">
                  <c:v>7.6530612244897961E-2</c:v>
                </c:pt>
                <c:pt idx="5">
                  <c:v>9.90990990990991E-2</c:v>
                </c:pt>
              </c:numCache>
            </c:numRef>
          </c:val>
          <c:extLst>
            <c:ext xmlns:c16="http://schemas.microsoft.com/office/drawing/2014/chart" uri="{C3380CC4-5D6E-409C-BE32-E72D297353CC}">
              <c16:uniqueId val="{0000000D-D08A-42D1-B9A4-101D58C7A606}"/>
            </c:ext>
          </c:extLst>
        </c:ser>
        <c:ser>
          <c:idx val="4"/>
          <c:order val="4"/>
          <c:tx>
            <c:strRef>
              <c:f>'IDCREAS Gráfico 11_Ok_164'!$A$26</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11_Ok_164'!$B$26:$G$26</c:f>
              <c:numCache>
                <c:formatCode>0.0%</c:formatCode>
                <c:ptCount val="6"/>
                <c:pt idx="0">
                  <c:v>0.10123064708217547</c:v>
                </c:pt>
                <c:pt idx="1">
                  <c:v>0.12334801762114538</c:v>
                </c:pt>
                <c:pt idx="2">
                  <c:v>0.11375387797311272</c:v>
                </c:pt>
                <c:pt idx="3">
                  <c:v>8.7201125175808719E-2</c:v>
                </c:pt>
                <c:pt idx="4">
                  <c:v>7.9081632653061229E-2</c:v>
                </c:pt>
                <c:pt idx="5">
                  <c:v>0.10810810810810811</c:v>
                </c:pt>
              </c:numCache>
            </c:numRef>
          </c:val>
          <c:extLst>
            <c:ext xmlns:c16="http://schemas.microsoft.com/office/drawing/2014/chart" uri="{C3380CC4-5D6E-409C-BE32-E72D297353CC}">
              <c16:uniqueId val="{0000000E-D08A-42D1-B9A4-101D58C7A606}"/>
            </c:ext>
          </c:extLst>
        </c:ser>
        <c:ser>
          <c:idx val="5"/>
          <c:order val="5"/>
          <c:tx>
            <c:strRef>
              <c:f>'IDCREAS Gráfico 11_Ok_164'!$A$27</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11_Ok_164'!$B$27:$G$27</c:f>
              <c:numCache>
                <c:formatCode>0.0%</c:formatCode>
                <c:ptCount val="6"/>
                <c:pt idx="0">
                  <c:v>0.13179833267169511</c:v>
                </c:pt>
                <c:pt idx="1">
                  <c:v>0.1762114537444934</c:v>
                </c:pt>
                <c:pt idx="2">
                  <c:v>0.12099276111685625</c:v>
                </c:pt>
                <c:pt idx="3">
                  <c:v>0.12236286919831224</c:v>
                </c:pt>
                <c:pt idx="4">
                  <c:v>0.14540816326530612</c:v>
                </c:pt>
                <c:pt idx="5">
                  <c:v>0.13963963963963963</c:v>
                </c:pt>
              </c:numCache>
            </c:numRef>
          </c:val>
          <c:extLst>
            <c:ext xmlns:c16="http://schemas.microsoft.com/office/drawing/2014/chart" uri="{C3380CC4-5D6E-409C-BE32-E72D297353CC}">
              <c16:uniqueId val="{0000000F-D08A-42D1-B9A4-101D58C7A606}"/>
            </c:ext>
          </c:extLst>
        </c:ser>
        <c:ser>
          <c:idx val="6"/>
          <c:order val="6"/>
          <c:tx>
            <c:strRef>
              <c:f>'IDCREAS Gráfico 11_Ok_164'!$A$28</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11_Ok_164'!$B$28:$G$28</c:f>
              <c:numCache>
                <c:formatCode>0.0%</c:formatCode>
                <c:ptCount val="6"/>
                <c:pt idx="0">
                  <c:v>0.15125049622866216</c:v>
                </c:pt>
                <c:pt idx="1">
                  <c:v>0.1762114537444934</c:v>
                </c:pt>
                <c:pt idx="2">
                  <c:v>0.14994829369183041</c:v>
                </c:pt>
                <c:pt idx="3">
                  <c:v>0.15330520393811534</c:v>
                </c:pt>
                <c:pt idx="4">
                  <c:v>0.14285714285714285</c:v>
                </c:pt>
                <c:pt idx="5">
                  <c:v>0.13963963963963963</c:v>
                </c:pt>
              </c:numCache>
            </c:numRef>
          </c:val>
          <c:extLst>
            <c:ext xmlns:c16="http://schemas.microsoft.com/office/drawing/2014/chart" uri="{C3380CC4-5D6E-409C-BE32-E72D297353CC}">
              <c16:uniqueId val="{00000010-D08A-42D1-B9A4-101D58C7A606}"/>
            </c:ext>
          </c:extLst>
        </c:ser>
        <c:ser>
          <c:idx val="7"/>
          <c:order val="7"/>
          <c:tx>
            <c:strRef>
              <c:f>'IDCREAS Gráfico 11_Ok_164'!$A$29</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11_Ok_164'!$B$29:$G$29</c:f>
              <c:numCache>
                <c:formatCode>0.0%</c:formatCode>
                <c:ptCount val="6"/>
                <c:pt idx="0">
                  <c:v>0.15125049622866216</c:v>
                </c:pt>
                <c:pt idx="1">
                  <c:v>0.13656387665198239</c:v>
                </c:pt>
                <c:pt idx="2">
                  <c:v>0.13236814891416754</c:v>
                </c:pt>
                <c:pt idx="3">
                  <c:v>0.17580872011251758</c:v>
                </c:pt>
                <c:pt idx="4">
                  <c:v>0.15561224489795919</c:v>
                </c:pt>
                <c:pt idx="5">
                  <c:v>0.16216216216216217</c:v>
                </c:pt>
              </c:numCache>
            </c:numRef>
          </c:val>
          <c:extLst>
            <c:ext xmlns:c16="http://schemas.microsoft.com/office/drawing/2014/chart" uri="{C3380CC4-5D6E-409C-BE32-E72D297353CC}">
              <c16:uniqueId val="{00000011-D08A-42D1-B9A4-101D58C7A606}"/>
            </c:ext>
          </c:extLst>
        </c:ser>
        <c:ser>
          <c:idx val="8"/>
          <c:order val="8"/>
          <c:tx>
            <c:strRef>
              <c:f>'IDCREAS Gráfico 11_Ok_164'!$A$30</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11_Ok_164'!$B$30:$G$30</c:f>
              <c:numCache>
                <c:formatCode>0.0%</c:formatCode>
                <c:ptCount val="6"/>
                <c:pt idx="0">
                  <c:v>0.13537117903930132</c:v>
                </c:pt>
                <c:pt idx="1">
                  <c:v>0.13656387665198239</c:v>
                </c:pt>
                <c:pt idx="2">
                  <c:v>0.12719751809720786</c:v>
                </c:pt>
                <c:pt idx="3">
                  <c:v>0.14345991561181434</c:v>
                </c:pt>
                <c:pt idx="4">
                  <c:v>0.13775510204081631</c:v>
                </c:pt>
                <c:pt idx="5">
                  <c:v>0.13963963963963963</c:v>
                </c:pt>
              </c:numCache>
            </c:numRef>
          </c:val>
          <c:extLst>
            <c:ext xmlns:c16="http://schemas.microsoft.com/office/drawing/2014/chart" uri="{C3380CC4-5D6E-409C-BE32-E72D297353CC}">
              <c16:uniqueId val="{00000012-D08A-42D1-B9A4-101D58C7A606}"/>
            </c:ext>
          </c:extLst>
        </c:ser>
        <c:ser>
          <c:idx val="9"/>
          <c:order val="9"/>
          <c:tx>
            <c:strRef>
              <c:f>'IDCREAS Gráfico 11_Ok_164'!$A$31</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11_Ok_164'!$B$31:$G$31</c:f>
              <c:numCache>
                <c:formatCode>0.0%</c:formatCode>
                <c:ptCount val="6"/>
                <c:pt idx="0">
                  <c:v>9.4878920206431128E-2</c:v>
                </c:pt>
                <c:pt idx="1">
                  <c:v>4.8458149779735685E-2</c:v>
                </c:pt>
                <c:pt idx="2">
                  <c:v>0.10031023784901758</c:v>
                </c:pt>
                <c:pt idx="3">
                  <c:v>0.11251758087201125</c:v>
                </c:pt>
                <c:pt idx="4">
                  <c:v>9.6938775510204078E-2</c:v>
                </c:pt>
                <c:pt idx="5">
                  <c:v>5.8558558558558557E-2</c:v>
                </c:pt>
              </c:numCache>
            </c:numRef>
          </c:val>
          <c:extLst>
            <c:ext xmlns:c16="http://schemas.microsoft.com/office/drawing/2014/chart" uri="{C3380CC4-5D6E-409C-BE32-E72D297353CC}">
              <c16:uniqueId val="{00000013-D08A-42D1-B9A4-101D58C7A606}"/>
            </c:ext>
          </c:extLst>
        </c:ser>
        <c:ser>
          <c:idx val="10"/>
          <c:order val="10"/>
          <c:tx>
            <c:strRef>
              <c:f>'IDCREAS Gráfico 11_Ok_164'!$A$32</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11_Ok_164'!$B$32:$G$32</c:f>
              <c:numCache>
                <c:formatCode>0.0%</c:formatCode>
                <c:ptCount val="6"/>
                <c:pt idx="0">
                  <c:v>6.1532354108773321E-2</c:v>
                </c:pt>
                <c:pt idx="1">
                  <c:v>3.0837004405286344E-2</c:v>
                </c:pt>
                <c:pt idx="2">
                  <c:v>8.2730093071354704E-2</c:v>
                </c:pt>
                <c:pt idx="3">
                  <c:v>5.7665260196905765E-2</c:v>
                </c:pt>
                <c:pt idx="4">
                  <c:v>3.826530612244898E-2</c:v>
                </c:pt>
                <c:pt idx="5">
                  <c:v>5.4054054054054057E-2</c:v>
                </c:pt>
              </c:numCache>
            </c:numRef>
          </c:val>
          <c:extLst>
            <c:ext xmlns:c16="http://schemas.microsoft.com/office/drawing/2014/chart" uri="{C3380CC4-5D6E-409C-BE32-E72D297353CC}">
              <c16:uniqueId val="{00000014-D08A-42D1-B9A4-101D58C7A606}"/>
            </c:ext>
          </c:extLst>
        </c:ser>
        <c:ser>
          <c:idx val="11"/>
          <c:order val="11"/>
          <c:tx>
            <c:strRef>
              <c:f>'IDCREAS Gráfico 11_Ok_164'!$A$33</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11_Ok_164'!$B$33:$G$33</c:f>
              <c:numCache>
                <c:formatCode>0.0%</c:formatCode>
                <c:ptCount val="6"/>
                <c:pt idx="0">
                  <c:v>2.9376736800317587E-2</c:v>
                </c:pt>
                <c:pt idx="1">
                  <c:v>1.3215859030837005E-2</c:v>
                </c:pt>
                <c:pt idx="2">
                  <c:v>3.3092037228541885E-2</c:v>
                </c:pt>
                <c:pt idx="3">
                  <c:v>3.2348804500703238E-2</c:v>
                </c:pt>
                <c:pt idx="4">
                  <c:v>3.0612244897959183E-2</c:v>
                </c:pt>
                <c:pt idx="5">
                  <c:v>1.8018018018018018E-2</c:v>
                </c:pt>
              </c:numCache>
            </c:numRef>
          </c:val>
          <c:extLst>
            <c:ext xmlns:c16="http://schemas.microsoft.com/office/drawing/2014/chart" uri="{C3380CC4-5D6E-409C-BE32-E72D297353CC}">
              <c16:uniqueId val="{00000015-D08A-42D1-B9A4-101D58C7A606}"/>
            </c:ext>
          </c:extLst>
        </c:ser>
        <c:ser>
          <c:idx val="12"/>
          <c:order val="12"/>
          <c:tx>
            <c:strRef>
              <c:f>'IDCREAS Gráfico 11_Ok_164'!$A$34</c:f>
              <c:strCache>
                <c:ptCount val="1"/>
                <c:pt idx="0">
                  <c:v>5,00</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11_Ok_164'!$B$21:$G$21</c:f>
              <c:strCache>
                <c:ptCount val="6"/>
                <c:pt idx="0">
                  <c:v>Brasil</c:v>
                </c:pt>
                <c:pt idx="1">
                  <c:v>Norte</c:v>
                </c:pt>
                <c:pt idx="2">
                  <c:v>Nordeste</c:v>
                </c:pt>
                <c:pt idx="3">
                  <c:v>Sudeste</c:v>
                </c:pt>
                <c:pt idx="4">
                  <c:v>Sul </c:v>
                </c:pt>
                <c:pt idx="5">
                  <c:v>Centro-Oeste</c:v>
                </c:pt>
              </c:strCache>
            </c:strRef>
          </c:cat>
          <c:val>
            <c:numRef>
              <c:f>'IDCREAS Gráfico 11_Ok_164'!$B$34:$G$34</c:f>
              <c:numCache>
                <c:formatCode>0.0%</c:formatCode>
                <c:ptCount val="6"/>
                <c:pt idx="0">
                  <c:v>1.1909487892020643E-2</c:v>
                </c:pt>
                <c:pt idx="1">
                  <c:v>8.8105726872246704E-3</c:v>
                </c:pt>
                <c:pt idx="2">
                  <c:v>7.2388831437435368E-3</c:v>
                </c:pt>
                <c:pt idx="3">
                  <c:v>1.8284106891701828E-2</c:v>
                </c:pt>
                <c:pt idx="4">
                  <c:v>1.7857142857142856E-2</c:v>
                </c:pt>
                <c:pt idx="5">
                  <c:v>4.5045045045045045E-3</c:v>
                </c:pt>
              </c:numCache>
            </c:numRef>
          </c:val>
          <c:extLst>
            <c:ext xmlns:c16="http://schemas.microsoft.com/office/drawing/2014/chart" uri="{C3380CC4-5D6E-409C-BE32-E72D297353CC}">
              <c16:uniqueId val="{00000016-D08A-42D1-B9A4-101D58C7A606}"/>
            </c:ext>
          </c:extLst>
        </c:ser>
        <c:dLbls>
          <c:dLblPos val="ctr"/>
          <c:showLegendKey val="0"/>
          <c:showVal val="1"/>
          <c:showCatName val="0"/>
          <c:showSerName val="0"/>
          <c:showPercent val="0"/>
          <c:showBubbleSize val="0"/>
        </c:dLbls>
        <c:gapWidth val="150"/>
        <c:overlap val="100"/>
        <c:axId val="282828816"/>
        <c:axId val="282829376"/>
      </c:barChart>
      <c:catAx>
        <c:axId val="28282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29376"/>
        <c:crosses val="autoZero"/>
        <c:auto val="1"/>
        <c:lblAlgn val="ctr"/>
        <c:lblOffset val="100"/>
        <c:noMultiLvlLbl val="0"/>
      </c:catAx>
      <c:valAx>
        <c:axId val="282829376"/>
        <c:scaling>
          <c:orientation val="minMax"/>
          <c:max val="1"/>
        </c:scaling>
        <c:delete val="1"/>
        <c:axPos val="l"/>
        <c:numFmt formatCode="0.0%" sourceLinked="1"/>
        <c:majorTickMark val="none"/>
        <c:minorTickMark val="none"/>
        <c:tickLblPos val="nextTo"/>
        <c:crossAx val="28282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'IDCREAS Gráfico 12_Ok_165'!$A$24</c:f>
              <c:strCache>
                <c:ptCount val="1"/>
                <c:pt idx="0">
                  <c:v>1,00</c:v>
                </c:pt>
              </c:strCache>
            </c:strRef>
          </c:tx>
          <c:spPr>
            <a:solidFill>
              <a:schemeClr val="accent1">
                <a:shade val="40000"/>
              </a:schemeClr>
            </a:solidFill>
            <a:ln>
              <a:noFill/>
            </a:ln>
            <a:effectLst/>
          </c:spPr>
          <c:invertIfNegative val="0"/>
          <c:dLbls>
            <c:dLbl>
              <c:idx val="0"/>
              <c:layout>
                <c:manualLayout>
                  <c:x val="-7.0337441944874485E-2"/>
                  <c:y val="-1.173009276968532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27-480D-8A9C-C524BBC85A7E}"/>
                </c:ext>
              </c:extLst>
            </c:dLbl>
            <c:dLbl>
              <c:idx val="1"/>
              <c:layout>
                <c:manualLayout>
                  <c:x val="-7.3365231259968106E-2"/>
                  <c:y val="-1.955034213098729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B27-480D-8A9C-C524BBC85A7E}"/>
                </c:ext>
              </c:extLst>
            </c:dLbl>
            <c:dLbl>
              <c:idx val="3"/>
              <c:layout>
                <c:manualLayout>
                  <c:x val="-7.0337441944874485E-2"/>
                  <c:y val="-1.564019936458497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27-480D-8A9C-C524BBC85A7E}"/>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12_Ok_165'!$B$24:$F$24</c:f>
              <c:numCache>
                <c:formatCode>0.0%</c:formatCode>
                <c:ptCount val="5"/>
                <c:pt idx="0">
                  <c:v>1.0101010101010102E-2</c:v>
                </c:pt>
                <c:pt idx="1">
                  <c:v>2.0408163265306124E-3</c:v>
                </c:pt>
                <c:pt idx="3">
                  <c:v>2.617801047120419E-3</c:v>
                </c:pt>
              </c:numCache>
            </c:numRef>
          </c:val>
          <c:extLst>
            <c:ext xmlns:c16="http://schemas.microsoft.com/office/drawing/2014/chart" uri="{C3380CC4-5D6E-409C-BE32-E72D297353CC}">
              <c16:uniqueId val="{00000003-CB27-480D-8A9C-C524BBC85A7E}"/>
            </c:ext>
          </c:extLst>
        </c:ser>
        <c:ser>
          <c:idx val="1"/>
          <c:order val="1"/>
          <c:tx>
            <c:strRef>
              <c:f>'IDCREAS Gráfico 12_Ok_165'!$A$25</c:f>
              <c:strCache>
                <c:ptCount val="1"/>
                <c:pt idx="0">
                  <c:v>1,33</c:v>
                </c:pt>
              </c:strCache>
            </c:strRef>
          </c:tx>
          <c:spPr>
            <a:solidFill>
              <a:schemeClr val="accent1">
                <a:shade val="50000"/>
              </a:schemeClr>
            </a:solidFill>
            <a:ln>
              <a:noFill/>
            </a:ln>
            <a:effectLst/>
          </c:spPr>
          <c:invertIfNegative val="0"/>
          <c:dLbls>
            <c:dLbl>
              <c:idx val="1"/>
              <c:layout>
                <c:manualLayout>
                  <c:x val="6.1147695202257719E-2"/>
                  <c:y val="-1.441545336600836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CB27-480D-8A9C-C524BBC85A7E}"/>
                </c:ext>
              </c:extLst>
            </c:dLbl>
            <c:dLbl>
              <c:idx val="2"/>
              <c:layout>
                <c:manualLayout>
                  <c:x val="-7.3365231259968161E-2"/>
                  <c:y val="-2.346041055718475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27-480D-8A9C-C524BBC85A7E}"/>
                </c:ext>
              </c:extLst>
            </c:dLbl>
            <c:dLbl>
              <c:idx val="3"/>
              <c:layout>
                <c:manualLayout>
                  <c:x val="6.3499529633113824E-2"/>
                  <c:y val="-1.729854403921003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CB27-480D-8A9C-C524BBC85A7E}"/>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12_Ok_165'!$B$25:$F$25</c:f>
              <c:numCache>
                <c:formatCode>0.0%</c:formatCode>
                <c:ptCount val="5"/>
                <c:pt idx="0">
                  <c:v>1.875901875901876E-2</c:v>
                </c:pt>
                <c:pt idx="1">
                  <c:v>1.3265306122448979E-2</c:v>
                </c:pt>
                <c:pt idx="2">
                  <c:v>6.0422960725075529E-3</c:v>
                </c:pt>
                <c:pt idx="3">
                  <c:v>1.832460732984293E-2</c:v>
                </c:pt>
              </c:numCache>
            </c:numRef>
          </c:val>
          <c:extLst>
            <c:ext xmlns:c16="http://schemas.microsoft.com/office/drawing/2014/chart" uri="{C3380CC4-5D6E-409C-BE32-E72D297353CC}">
              <c16:uniqueId val="{00000005-CB27-480D-8A9C-C524BBC85A7E}"/>
            </c:ext>
          </c:extLst>
        </c:ser>
        <c:ser>
          <c:idx val="2"/>
          <c:order val="2"/>
          <c:tx>
            <c:strRef>
              <c:f>'IDCREAS Gráfico 12_Ok_165'!$A$26</c:f>
              <c:strCache>
                <c:ptCount val="1"/>
                <c:pt idx="0">
                  <c:v>1,67</c:v>
                </c:pt>
              </c:strCache>
            </c:strRef>
          </c:tx>
          <c:spPr>
            <a:solidFill>
              <a:schemeClr val="accent1">
                <a:shade val="60000"/>
              </a:schemeClr>
            </a:solidFill>
            <a:ln>
              <a:noFill/>
            </a:ln>
            <a:effectLst/>
          </c:spPr>
          <c:invertIfNegative val="0"/>
          <c:dLbls>
            <c:dLbl>
              <c:idx val="2"/>
              <c:layout>
                <c:manualLayout>
                  <c:x val="6.3499529633113824E-2"/>
                  <c:y val="-1.441545336600836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CB27-480D-8A9C-C524BBC85A7E}"/>
                </c:ext>
              </c:extLst>
            </c:dLbl>
            <c:dLbl>
              <c:idx val="4"/>
              <c:layout>
                <c:manualLayout>
                  <c:x val="-6.6149880371256506E-2"/>
                  <c:y val="-1.471216198883323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27-480D-8A9C-C524BBC85A7E}"/>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12_Ok_165'!$B$26:$F$26</c:f>
              <c:numCache>
                <c:formatCode>0.0%</c:formatCode>
                <c:ptCount val="5"/>
                <c:pt idx="0">
                  <c:v>8.3694083694083696E-2</c:v>
                </c:pt>
                <c:pt idx="1">
                  <c:v>3.1632653061224487E-2</c:v>
                </c:pt>
                <c:pt idx="2">
                  <c:v>1.5105740181268883E-2</c:v>
                </c:pt>
                <c:pt idx="3">
                  <c:v>1.832460732984293E-2</c:v>
                </c:pt>
                <c:pt idx="4">
                  <c:v>7.5187969924812026E-3</c:v>
                </c:pt>
              </c:numCache>
            </c:numRef>
          </c:val>
          <c:extLst>
            <c:ext xmlns:c16="http://schemas.microsoft.com/office/drawing/2014/chart" uri="{C3380CC4-5D6E-409C-BE32-E72D297353CC}">
              <c16:uniqueId val="{00000007-CB27-480D-8A9C-C524BBC85A7E}"/>
            </c:ext>
          </c:extLst>
        </c:ser>
        <c:ser>
          <c:idx val="3"/>
          <c:order val="3"/>
          <c:tx>
            <c:strRef>
              <c:f>'IDCREAS Gráfico 12_Ok_165'!$A$27</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12_Ok_165'!$B$27:$F$27</c:f>
              <c:numCache>
                <c:formatCode>0.0%</c:formatCode>
                <c:ptCount val="5"/>
                <c:pt idx="0">
                  <c:v>0.1111111111111111</c:v>
                </c:pt>
                <c:pt idx="1">
                  <c:v>7.040816326530612E-2</c:v>
                </c:pt>
                <c:pt idx="2">
                  <c:v>4.5317220543806644E-2</c:v>
                </c:pt>
                <c:pt idx="3">
                  <c:v>5.2356020942408377E-2</c:v>
                </c:pt>
                <c:pt idx="4">
                  <c:v>2.2556390977443608E-2</c:v>
                </c:pt>
              </c:numCache>
            </c:numRef>
          </c:val>
          <c:extLst>
            <c:ext xmlns:c16="http://schemas.microsoft.com/office/drawing/2014/chart" uri="{C3380CC4-5D6E-409C-BE32-E72D297353CC}">
              <c16:uniqueId val="{00000008-CB27-480D-8A9C-C524BBC85A7E}"/>
            </c:ext>
          </c:extLst>
        </c:ser>
        <c:ser>
          <c:idx val="4"/>
          <c:order val="4"/>
          <c:tx>
            <c:strRef>
              <c:f>'IDCREAS Gráfico 12_Ok_165'!$A$28</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12_Ok_165'!$B$28:$F$28</c:f>
              <c:numCache>
                <c:formatCode>0.0%</c:formatCode>
                <c:ptCount val="5"/>
                <c:pt idx="0">
                  <c:v>0.12265512265512266</c:v>
                </c:pt>
                <c:pt idx="1">
                  <c:v>9.4897959183673469E-2</c:v>
                </c:pt>
                <c:pt idx="2">
                  <c:v>6.9486404833836862E-2</c:v>
                </c:pt>
                <c:pt idx="3">
                  <c:v>0.11780104712041885</c:v>
                </c:pt>
                <c:pt idx="4">
                  <c:v>6.7669172932330823E-2</c:v>
                </c:pt>
              </c:numCache>
            </c:numRef>
          </c:val>
          <c:extLst>
            <c:ext xmlns:c16="http://schemas.microsoft.com/office/drawing/2014/chart" uri="{C3380CC4-5D6E-409C-BE32-E72D297353CC}">
              <c16:uniqueId val="{00000009-CB27-480D-8A9C-C524BBC85A7E}"/>
            </c:ext>
          </c:extLst>
        </c:ser>
        <c:ser>
          <c:idx val="5"/>
          <c:order val="5"/>
          <c:tx>
            <c:strRef>
              <c:f>'IDCREAS Gráfico 12_Ok_165'!$A$29</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12_Ok_165'!$B$29:$F$29</c:f>
              <c:numCache>
                <c:formatCode>0.0%</c:formatCode>
                <c:ptCount val="5"/>
                <c:pt idx="0">
                  <c:v>0.14285714285714285</c:v>
                </c:pt>
                <c:pt idx="1">
                  <c:v>0.1306122448979592</c:v>
                </c:pt>
                <c:pt idx="2">
                  <c:v>0.11178247734138973</c:v>
                </c:pt>
                <c:pt idx="3">
                  <c:v>0.12827225130890052</c:v>
                </c:pt>
                <c:pt idx="4">
                  <c:v>0.14285714285714285</c:v>
                </c:pt>
              </c:numCache>
            </c:numRef>
          </c:val>
          <c:extLst>
            <c:ext xmlns:c16="http://schemas.microsoft.com/office/drawing/2014/chart" uri="{C3380CC4-5D6E-409C-BE32-E72D297353CC}">
              <c16:uniqueId val="{0000000A-CB27-480D-8A9C-C524BBC85A7E}"/>
            </c:ext>
          </c:extLst>
        </c:ser>
        <c:ser>
          <c:idx val="6"/>
          <c:order val="6"/>
          <c:tx>
            <c:strRef>
              <c:f>'IDCREAS Gráfico 12_Ok_165'!$A$30</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12_Ok_165'!$B$30:$F$30</c:f>
              <c:numCache>
                <c:formatCode>0.0%</c:formatCode>
                <c:ptCount val="5"/>
                <c:pt idx="0">
                  <c:v>0.14285714285714285</c:v>
                </c:pt>
                <c:pt idx="1">
                  <c:v>0.13877551020408163</c:v>
                </c:pt>
                <c:pt idx="2">
                  <c:v>0.15709969788519637</c:v>
                </c:pt>
                <c:pt idx="3">
                  <c:v>0.1806282722513089</c:v>
                </c:pt>
                <c:pt idx="4">
                  <c:v>0.18796992481203006</c:v>
                </c:pt>
              </c:numCache>
            </c:numRef>
          </c:val>
          <c:extLst>
            <c:ext xmlns:c16="http://schemas.microsoft.com/office/drawing/2014/chart" uri="{C3380CC4-5D6E-409C-BE32-E72D297353CC}">
              <c16:uniqueId val="{0000000B-CB27-480D-8A9C-C524BBC85A7E}"/>
            </c:ext>
          </c:extLst>
        </c:ser>
        <c:ser>
          <c:idx val="7"/>
          <c:order val="7"/>
          <c:tx>
            <c:strRef>
              <c:f>'IDCREAS Gráfico 12_Ok_165'!$A$31</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12_Ok_165'!$B$31:$F$31</c:f>
              <c:numCache>
                <c:formatCode>0.0%</c:formatCode>
                <c:ptCount val="5"/>
                <c:pt idx="0">
                  <c:v>0.11832611832611832</c:v>
                </c:pt>
                <c:pt idx="1">
                  <c:v>0.14591836734693878</c:v>
                </c:pt>
                <c:pt idx="2">
                  <c:v>0.16616314199395771</c:v>
                </c:pt>
                <c:pt idx="3">
                  <c:v>0.17801047120418848</c:v>
                </c:pt>
                <c:pt idx="4">
                  <c:v>0.24812030075187969</c:v>
                </c:pt>
              </c:numCache>
            </c:numRef>
          </c:val>
          <c:extLst>
            <c:ext xmlns:c16="http://schemas.microsoft.com/office/drawing/2014/chart" uri="{C3380CC4-5D6E-409C-BE32-E72D297353CC}">
              <c16:uniqueId val="{0000000C-CB27-480D-8A9C-C524BBC85A7E}"/>
            </c:ext>
          </c:extLst>
        </c:ser>
        <c:ser>
          <c:idx val="8"/>
          <c:order val="8"/>
          <c:tx>
            <c:strRef>
              <c:f>'IDCREAS Gráfico 12_Ok_165'!$A$32</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12_Ok_165'!$B$32:$F$32</c:f>
              <c:numCache>
                <c:formatCode>0.0%</c:formatCode>
                <c:ptCount val="5"/>
                <c:pt idx="0">
                  <c:v>0.12987012987012986</c:v>
                </c:pt>
                <c:pt idx="1">
                  <c:v>0.1306122448979592</c:v>
                </c:pt>
                <c:pt idx="2">
                  <c:v>0.17220543806646527</c:v>
                </c:pt>
                <c:pt idx="3">
                  <c:v>0.11518324607329843</c:v>
                </c:pt>
                <c:pt idx="4">
                  <c:v>0.16541353383458646</c:v>
                </c:pt>
              </c:numCache>
            </c:numRef>
          </c:val>
          <c:extLst>
            <c:ext xmlns:c16="http://schemas.microsoft.com/office/drawing/2014/chart" uri="{C3380CC4-5D6E-409C-BE32-E72D297353CC}">
              <c16:uniqueId val="{0000000D-CB27-480D-8A9C-C524BBC85A7E}"/>
            </c:ext>
          </c:extLst>
        </c:ser>
        <c:ser>
          <c:idx val="9"/>
          <c:order val="9"/>
          <c:tx>
            <c:strRef>
              <c:f>'IDCREAS Gráfico 12_Ok_165'!$A$33</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12_Ok_165'!$B$33:$F$33</c:f>
              <c:numCache>
                <c:formatCode>0.0%</c:formatCode>
                <c:ptCount val="5"/>
                <c:pt idx="0">
                  <c:v>7.0707070707070704E-2</c:v>
                </c:pt>
                <c:pt idx="1">
                  <c:v>0.10612244897959183</c:v>
                </c:pt>
                <c:pt idx="2">
                  <c:v>0.12688821752265861</c:v>
                </c:pt>
                <c:pt idx="3">
                  <c:v>8.9005235602094238E-2</c:v>
                </c:pt>
                <c:pt idx="4">
                  <c:v>7.5187969924812026E-2</c:v>
                </c:pt>
              </c:numCache>
            </c:numRef>
          </c:val>
          <c:extLst>
            <c:ext xmlns:c16="http://schemas.microsoft.com/office/drawing/2014/chart" uri="{C3380CC4-5D6E-409C-BE32-E72D297353CC}">
              <c16:uniqueId val="{0000000E-CB27-480D-8A9C-C524BBC85A7E}"/>
            </c:ext>
          </c:extLst>
        </c:ser>
        <c:ser>
          <c:idx val="10"/>
          <c:order val="10"/>
          <c:tx>
            <c:strRef>
              <c:f>'IDCREAS Gráfico 12_Ok_165'!$A$34</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12_Ok_165'!$B$34:$F$34</c:f>
              <c:numCache>
                <c:formatCode>0.0%</c:formatCode>
                <c:ptCount val="5"/>
                <c:pt idx="0">
                  <c:v>3.0303030303030304E-2</c:v>
                </c:pt>
                <c:pt idx="1">
                  <c:v>8.3673469387755106E-2</c:v>
                </c:pt>
                <c:pt idx="2">
                  <c:v>6.3444108761329304E-2</c:v>
                </c:pt>
                <c:pt idx="3">
                  <c:v>6.5445026178010471E-2</c:v>
                </c:pt>
                <c:pt idx="4">
                  <c:v>4.5112781954887216E-2</c:v>
                </c:pt>
              </c:numCache>
            </c:numRef>
          </c:val>
          <c:extLst>
            <c:ext xmlns:c16="http://schemas.microsoft.com/office/drawing/2014/chart" uri="{C3380CC4-5D6E-409C-BE32-E72D297353CC}">
              <c16:uniqueId val="{0000000F-CB27-480D-8A9C-C524BBC85A7E}"/>
            </c:ext>
          </c:extLst>
        </c:ser>
        <c:ser>
          <c:idx val="11"/>
          <c:order val="11"/>
          <c:tx>
            <c:strRef>
              <c:f>'IDCREAS Gráfico 12_Ok_165'!$A$35</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12_Ok_165'!$B$35:$F$35</c:f>
              <c:numCache>
                <c:formatCode>0.0%</c:formatCode>
                <c:ptCount val="5"/>
                <c:pt idx="0">
                  <c:v>1.5873015873015872E-2</c:v>
                </c:pt>
                <c:pt idx="1">
                  <c:v>3.6734693877551024E-2</c:v>
                </c:pt>
                <c:pt idx="2">
                  <c:v>5.1359516616314202E-2</c:v>
                </c:pt>
                <c:pt idx="3">
                  <c:v>1.5706806282722512E-2</c:v>
                </c:pt>
                <c:pt idx="4">
                  <c:v>3.007518796992481E-2</c:v>
                </c:pt>
              </c:numCache>
            </c:numRef>
          </c:val>
          <c:extLst>
            <c:ext xmlns:c16="http://schemas.microsoft.com/office/drawing/2014/chart" uri="{C3380CC4-5D6E-409C-BE32-E72D297353CC}">
              <c16:uniqueId val="{00000010-CB27-480D-8A9C-C524BBC85A7E}"/>
            </c:ext>
          </c:extLst>
        </c:ser>
        <c:ser>
          <c:idx val="12"/>
          <c:order val="12"/>
          <c:tx>
            <c:strRef>
              <c:f>'IDCREAS Gráfico 12_Ok_165'!$A$36</c:f>
              <c:strCache>
                <c:ptCount val="1"/>
                <c:pt idx="0">
                  <c:v>5,00</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'IDCREAS Gráfico 12_Ok_165'!$B$23:$F$23</c:f>
              <c:strCache>
                <c:ptCount val="5"/>
                <c:pt idx="0">
                  <c:v>Pequeno I</c:v>
                </c:pt>
                <c:pt idx="1">
                  <c:v>Pequeno II</c:v>
                </c:pt>
                <c:pt idx="2">
                  <c:v>Médio</c:v>
                </c:pt>
                <c:pt idx="3">
                  <c:v>Grande</c:v>
                </c:pt>
                <c:pt idx="4">
                  <c:v>Metrópole</c:v>
                </c:pt>
              </c:strCache>
            </c:strRef>
          </c:cat>
          <c:val>
            <c:numRef>
              <c:f>'IDCREAS Gráfico 12_Ok_165'!$B$36:$F$36</c:f>
              <c:numCache>
                <c:formatCode>0.0%</c:formatCode>
                <c:ptCount val="5"/>
                <c:pt idx="0">
                  <c:v>2.886002886002886E-3</c:v>
                </c:pt>
                <c:pt idx="1">
                  <c:v>1.5306122448979591E-2</c:v>
                </c:pt>
                <c:pt idx="2">
                  <c:v>1.5105740181268883E-2</c:v>
                </c:pt>
                <c:pt idx="3">
                  <c:v>1.832460732984293E-2</c:v>
                </c:pt>
                <c:pt idx="4">
                  <c:v>7.5187969924812026E-3</c:v>
                </c:pt>
              </c:numCache>
            </c:numRef>
          </c:val>
          <c:extLst>
            <c:ext xmlns:c16="http://schemas.microsoft.com/office/drawing/2014/chart" uri="{C3380CC4-5D6E-409C-BE32-E72D297353CC}">
              <c16:uniqueId val="{00000012-CB27-480D-8A9C-C524BBC85A7E}"/>
            </c:ext>
          </c:extLst>
        </c:ser>
        <c:dLbls>
          <c:dLblPos val="ctr"/>
          <c:showLegendKey val="0"/>
          <c:showVal val="1"/>
          <c:showCatName val="0"/>
          <c:showSerName val="0"/>
          <c:showPercent val="0"/>
          <c:showBubbleSize val="0"/>
        </c:dLbls>
        <c:gapWidth val="150"/>
        <c:overlap val="100"/>
        <c:axId val="282838336"/>
        <c:axId val="282838896"/>
      </c:barChart>
      <c:catAx>
        <c:axId val="28283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38896"/>
        <c:crosses val="autoZero"/>
        <c:auto val="1"/>
        <c:lblAlgn val="ctr"/>
        <c:lblOffset val="100"/>
        <c:noMultiLvlLbl val="0"/>
      </c:catAx>
      <c:valAx>
        <c:axId val="282838896"/>
        <c:scaling>
          <c:orientation val="minMax"/>
        </c:scaling>
        <c:delete val="1"/>
        <c:axPos val="l"/>
        <c:numFmt formatCode="0%" sourceLinked="1"/>
        <c:majorTickMark val="none"/>
        <c:minorTickMark val="none"/>
        <c:tickLblPos val="nextTo"/>
        <c:crossAx val="28283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'IDConselhos Gráfico 13_Ok_166'!$A$13</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13_Ok_166'!$B$12:$G$12</c:f>
              <c:strCache>
                <c:ptCount val="6"/>
                <c:pt idx="0">
                  <c:v>Brasil</c:v>
                </c:pt>
                <c:pt idx="1">
                  <c:v>Norte</c:v>
                </c:pt>
                <c:pt idx="2">
                  <c:v>Nordeste</c:v>
                </c:pt>
                <c:pt idx="3">
                  <c:v>Sudeste</c:v>
                </c:pt>
                <c:pt idx="4">
                  <c:v>Sul</c:v>
                </c:pt>
                <c:pt idx="5">
                  <c:v>Centro-Oeste</c:v>
                </c:pt>
              </c:strCache>
            </c:strRef>
          </c:cat>
          <c:val>
            <c:numRef>
              <c:f>'IDConselhos Gráfico 13_Ok_166'!$B$13:$G$13</c:f>
              <c:numCache>
                <c:formatCode>0.0%</c:formatCode>
                <c:ptCount val="6"/>
                <c:pt idx="0">
                  <c:v>0.13006157865273371</c:v>
                </c:pt>
                <c:pt idx="1">
                  <c:v>8.0568720379146919E-2</c:v>
                </c:pt>
                <c:pt idx="2">
                  <c:v>8.1127733026467197E-2</c:v>
                </c:pt>
                <c:pt idx="3">
                  <c:v>0.16449410304158907</c:v>
                </c:pt>
                <c:pt idx="4">
                  <c:v>0.16956521739130434</c:v>
                </c:pt>
                <c:pt idx="5">
                  <c:v>0.14155251141552511</c:v>
                </c:pt>
              </c:numCache>
            </c:numRef>
          </c:val>
          <c:extLst>
            <c:ext xmlns:c16="http://schemas.microsoft.com/office/drawing/2014/chart" uri="{C3380CC4-5D6E-409C-BE32-E72D297353CC}">
              <c16:uniqueId val="{00000000-4135-47AF-9CB3-85A644E55F1B}"/>
            </c:ext>
          </c:extLst>
        </c:ser>
        <c:ser>
          <c:idx val="1"/>
          <c:order val="1"/>
          <c:tx>
            <c:strRef>
              <c:f>'IDConselhos Gráfico 13_Ok_166'!$A$14</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13_Ok_166'!$B$12:$G$12</c:f>
              <c:strCache>
                <c:ptCount val="6"/>
                <c:pt idx="0">
                  <c:v>Brasil</c:v>
                </c:pt>
                <c:pt idx="1">
                  <c:v>Norte</c:v>
                </c:pt>
                <c:pt idx="2">
                  <c:v>Nordeste</c:v>
                </c:pt>
                <c:pt idx="3">
                  <c:v>Sudeste</c:v>
                </c:pt>
                <c:pt idx="4">
                  <c:v>Sul</c:v>
                </c:pt>
                <c:pt idx="5">
                  <c:v>Centro-Oeste</c:v>
                </c:pt>
              </c:strCache>
            </c:strRef>
          </c:cat>
          <c:val>
            <c:numRef>
              <c:f>'IDConselhos Gráfico 13_Ok_166'!$B$14:$G$14</c:f>
              <c:numCache>
                <c:formatCode>0.0%</c:formatCode>
                <c:ptCount val="6"/>
                <c:pt idx="0">
                  <c:v>0.2451949990669901</c:v>
                </c:pt>
                <c:pt idx="1">
                  <c:v>0.37203791469194314</c:v>
                </c:pt>
                <c:pt idx="2">
                  <c:v>0.30840046029919449</c:v>
                </c:pt>
                <c:pt idx="3">
                  <c:v>0.19863438857852267</c:v>
                </c:pt>
                <c:pt idx="4">
                  <c:v>0.20347826086956522</c:v>
                </c:pt>
                <c:pt idx="5">
                  <c:v>0.15296803652968036</c:v>
                </c:pt>
              </c:numCache>
            </c:numRef>
          </c:val>
          <c:extLst>
            <c:ext xmlns:c16="http://schemas.microsoft.com/office/drawing/2014/chart" uri="{C3380CC4-5D6E-409C-BE32-E72D297353CC}">
              <c16:uniqueId val="{00000001-4135-47AF-9CB3-85A644E55F1B}"/>
            </c:ext>
          </c:extLst>
        </c:ser>
        <c:ser>
          <c:idx val="2"/>
          <c:order val="2"/>
          <c:tx>
            <c:strRef>
              <c:f>'IDConselhos Gráfico 13_Ok_166'!$A$15</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13_Ok_166'!$B$12:$G$12</c:f>
              <c:strCache>
                <c:ptCount val="6"/>
                <c:pt idx="0">
                  <c:v>Brasil</c:v>
                </c:pt>
                <c:pt idx="1">
                  <c:v>Norte</c:v>
                </c:pt>
                <c:pt idx="2">
                  <c:v>Nordeste</c:v>
                </c:pt>
                <c:pt idx="3">
                  <c:v>Sudeste</c:v>
                </c:pt>
                <c:pt idx="4">
                  <c:v>Sul</c:v>
                </c:pt>
                <c:pt idx="5">
                  <c:v>Centro-Oeste</c:v>
                </c:pt>
              </c:strCache>
            </c:strRef>
          </c:cat>
          <c:val>
            <c:numRef>
              <c:f>'IDConselhos Gráfico 13_Ok_166'!$B$15:$G$15</c:f>
              <c:numCache>
                <c:formatCode>0.0%</c:formatCode>
                <c:ptCount val="6"/>
                <c:pt idx="0">
                  <c:v>0.28885986191453628</c:v>
                </c:pt>
                <c:pt idx="1">
                  <c:v>0.13507109004739337</c:v>
                </c:pt>
                <c:pt idx="2">
                  <c:v>0.20425776754890679</c:v>
                </c:pt>
                <c:pt idx="3">
                  <c:v>0.32960893854748602</c:v>
                </c:pt>
                <c:pt idx="4">
                  <c:v>0.43652173913043479</c:v>
                </c:pt>
                <c:pt idx="5">
                  <c:v>0.23515981735159816</c:v>
                </c:pt>
              </c:numCache>
            </c:numRef>
          </c:val>
          <c:extLst>
            <c:ext xmlns:c16="http://schemas.microsoft.com/office/drawing/2014/chart" uri="{C3380CC4-5D6E-409C-BE32-E72D297353CC}">
              <c16:uniqueId val="{00000002-4135-47AF-9CB3-85A644E55F1B}"/>
            </c:ext>
          </c:extLst>
        </c:ser>
        <c:ser>
          <c:idx val="3"/>
          <c:order val="3"/>
          <c:tx>
            <c:strRef>
              <c:f>'IDConselhos Gráfico 13_Ok_166'!$A$16</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13_Ok_166'!$B$12:$G$12</c:f>
              <c:strCache>
                <c:ptCount val="6"/>
                <c:pt idx="0">
                  <c:v>Brasil</c:v>
                </c:pt>
                <c:pt idx="1">
                  <c:v>Norte</c:v>
                </c:pt>
                <c:pt idx="2">
                  <c:v>Nordeste</c:v>
                </c:pt>
                <c:pt idx="3">
                  <c:v>Sudeste</c:v>
                </c:pt>
                <c:pt idx="4">
                  <c:v>Sul</c:v>
                </c:pt>
                <c:pt idx="5">
                  <c:v>Centro-Oeste</c:v>
                </c:pt>
              </c:strCache>
            </c:strRef>
          </c:cat>
          <c:val>
            <c:numRef>
              <c:f>'IDConselhos Gráfico 13_Ok_166'!$B$16:$G$16</c:f>
              <c:numCache>
                <c:formatCode>0.0%</c:formatCode>
                <c:ptCount val="6"/>
                <c:pt idx="0">
                  <c:v>0.27299869378615416</c:v>
                </c:pt>
                <c:pt idx="1">
                  <c:v>0.33649289099526064</c:v>
                </c:pt>
                <c:pt idx="2">
                  <c:v>0.31760644418872269</c:v>
                </c:pt>
                <c:pt idx="3">
                  <c:v>0.2532588454376164</c:v>
                </c:pt>
                <c:pt idx="4">
                  <c:v>0.16086956521739129</c:v>
                </c:pt>
                <c:pt idx="5">
                  <c:v>0.40182648401826482</c:v>
                </c:pt>
              </c:numCache>
            </c:numRef>
          </c:val>
          <c:extLst>
            <c:ext xmlns:c16="http://schemas.microsoft.com/office/drawing/2014/chart" uri="{C3380CC4-5D6E-409C-BE32-E72D297353CC}">
              <c16:uniqueId val="{00000003-4135-47AF-9CB3-85A644E55F1B}"/>
            </c:ext>
          </c:extLst>
        </c:ser>
        <c:ser>
          <c:idx val="4"/>
          <c:order val="4"/>
          <c:tx>
            <c:strRef>
              <c:f>'IDConselhos Gráfico 13_Ok_166'!$A$17</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13_Ok_166'!$B$12:$G$12</c:f>
              <c:strCache>
                <c:ptCount val="6"/>
                <c:pt idx="0">
                  <c:v>Brasil</c:v>
                </c:pt>
                <c:pt idx="1">
                  <c:v>Norte</c:v>
                </c:pt>
                <c:pt idx="2">
                  <c:v>Nordeste</c:v>
                </c:pt>
                <c:pt idx="3">
                  <c:v>Sudeste</c:v>
                </c:pt>
                <c:pt idx="4">
                  <c:v>Sul</c:v>
                </c:pt>
                <c:pt idx="5">
                  <c:v>Centro-Oeste</c:v>
                </c:pt>
              </c:strCache>
            </c:strRef>
          </c:cat>
          <c:val>
            <c:numRef>
              <c:f>'IDConselhos Gráfico 13_Ok_166'!$B$17:$G$17</c:f>
              <c:numCache>
                <c:formatCode>0.0%</c:formatCode>
                <c:ptCount val="6"/>
                <c:pt idx="0">
                  <c:v>6.2884866579585738E-2</c:v>
                </c:pt>
                <c:pt idx="1">
                  <c:v>7.582938388625593E-2</c:v>
                </c:pt>
                <c:pt idx="2">
                  <c:v>8.8607594936708861E-2</c:v>
                </c:pt>
                <c:pt idx="3">
                  <c:v>5.4003724394785846E-2</c:v>
                </c:pt>
                <c:pt idx="4">
                  <c:v>2.9565217391304348E-2</c:v>
                </c:pt>
                <c:pt idx="5">
                  <c:v>6.8493150684931503E-2</c:v>
                </c:pt>
              </c:numCache>
            </c:numRef>
          </c:val>
          <c:extLst>
            <c:ext xmlns:c16="http://schemas.microsoft.com/office/drawing/2014/chart" uri="{C3380CC4-5D6E-409C-BE32-E72D297353CC}">
              <c16:uniqueId val="{00000004-4135-47AF-9CB3-85A644E55F1B}"/>
            </c:ext>
          </c:extLst>
        </c:ser>
        <c:dLbls>
          <c:dLblPos val="ctr"/>
          <c:showLegendKey val="0"/>
          <c:showVal val="1"/>
          <c:showCatName val="0"/>
          <c:showSerName val="0"/>
          <c:showPercent val="0"/>
          <c:showBubbleSize val="0"/>
        </c:dLbls>
        <c:gapWidth val="150"/>
        <c:overlap val="100"/>
        <c:axId val="282843376"/>
        <c:axId val="282843936"/>
      </c:barChart>
      <c:catAx>
        <c:axId val="28284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43936"/>
        <c:crosses val="autoZero"/>
        <c:auto val="1"/>
        <c:lblAlgn val="ctr"/>
        <c:lblOffset val="100"/>
        <c:noMultiLvlLbl val="0"/>
      </c:catAx>
      <c:valAx>
        <c:axId val="282843936"/>
        <c:scaling>
          <c:orientation val="minMax"/>
          <c:max val="1"/>
        </c:scaling>
        <c:delete val="1"/>
        <c:axPos val="l"/>
        <c:numFmt formatCode="0.0%" sourceLinked="1"/>
        <c:majorTickMark val="none"/>
        <c:minorTickMark val="none"/>
        <c:tickLblPos val="nextTo"/>
        <c:crossAx val="28284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'IDConselhos Gráfico 14_Ok_167'!$A$13</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14_Ok_167'!$B$12:$G$12</c:f>
              <c:strCache>
                <c:ptCount val="6"/>
                <c:pt idx="0">
                  <c:v>Brasil</c:v>
                </c:pt>
                <c:pt idx="1">
                  <c:v>Norte</c:v>
                </c:pt>
                <c:pt idx="2">
                  <c:v>Nordeste</c:v>
                </c:pt>
                <c:pt idx="3">
                  <c:v>Sudeste</c:v>
                </c:pt>
                <c:pt idx="4">
                  <c:v>Sul</c:v>
                </c:pt>
                <c:pt idx="5">
                  <c:v>Centro-Oeste</c:v>
                </c:pt>
              </c:strCache>
            </c:strRef>
          </c:cat>
          <c:val>
            <c:numRef>
              <c:f>'IDConselhos Gráfico 14_Ok_167'!$B$13:$G$13</c:f>
              <c:numCache>
                <c:formatCode>0.0%</c:formatCode>
                <c:ptCount val="6"/>
                <c:pt idx="0">
                  <c:v>0.20526217577906325</c:v>
                </c:pt>
                <c:pt idx="1">
                  <c:v>0.2132701421800948</c:v>
                </c:pt>
                <c:pt idx="2">
                  <c:v>0.21231300345224396</c:v>
                </c:pt>
                <c:pt idx="3">
                  <c:v>0.23339540657976413</c:v>
                </c:pt>
                <c:pt idx="4">
                  <c:v>0.13478260869565217</c:v>
                </c:pt>
                <c:pt idx="5">
                  <c:v>0.25114155251141551</c:v>
                </c:pt>
              </c:numCache>
            </c:numRef>
          </c:val>
          <c:extLst>
            <c:ext xmlns:c16="http://schemas.microsoft.com/office/drawing/2014/chart" uri="{C3380CC4-5D6E-409C-BE32-E72D297353CC}">
              <c16:uniqueId val="{00000000-CD78-4C5E-AB8D-2E4B7AD316FE}"/>
            </c:ext>
          </c:extLst>
        </c:ser>
        <c:ser>
          <c:idx val="1"/>
          <c:order val="1"/>
          <c:tx>
            <c:strRef>
              <c:f>'IDConselhos Gráfico 14_Ok_167'!$A$14</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14_Ok_167'!$B$12:$G$12</c:f>
              <c:strCache>
                <c:ptCount val="6"/>
                <c:pt idx="0">
                  <c:v>Brasil</c:v>
                </c:pt>
                <c:pt idx="1">
                  <c:v>Norte</c:v>
                </c:pt>
                <c:pt idx="2">
                  <c:v>Nordeste</c:v>
                </c:pt>
                <c:pt idx="3">
                  <c:v>Sudeste</c:v>
                </c:pt>
                <c:pt idx="4">
                  <c:v>Sul</c:v>
                </c:pt>
                <c:pt idx="5">
                  <c:v>Centro-Oeste</c:v>
                </c:pt>
              </c:strCache>
            </c:strRef>
          </c:cat>
          <c:val>
            <c:numRef>
              <c:f>'IDConselhos Gráfico 14_Ok_167'!$B$14:$G$14</c:f>
              <c:numCache>
                <c:formatCode>0.0%</c:formatCode>
                <c:ptCount val="6"/>
                <c:pt idx="0">
                  <c:v>0.20097033028550101</c:v>
                </c:pt>
                <c:pt idx="1">
                  <c:v>0.1895734597156398</c:v>
                </c:pt>
                <c:pt idx="2">
                  <c:v>0.15880322209436135</c:v>
                </c:pt>
                <c:pt idx="3">
                  <c:v>0.21849782743637491</c:v>
                </c:pt>
                <c:pt idx="4">
                  <c:v>0.23826086956521739</c:v>
                </c:pt>
                <c:pt idx="5">
                  <c:v>0.21689497716894976</c:v>
                </c:pt>
              </c:numCache>
            </c:numRef>
          </c:val>
          <c:extLst>
            <c:ext xmlns:c16="http://schemas.microsoft.com/office/drawing/2014/chart" uri="{C3380CC4-5D6E-409C-BE32-E72D297353CC}">
              <c16:uniqueId val="{00000001-CD78-4C5E-AB8D-2E4B7AD316FE}"/>
            </c:ext>
          </c:extLst>
        </c:ser>
        <c:ser>
          <c:idx val="2"/>
          <c:order val="2"/>
          <c:tx>
            <c:strRef>
              <c:f>'IDConselhos Gráfico 14_Ok_167'!$A$15</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14_Ok_167'!$B$12:$G$12</c:f>
              <c:strCache>
                <c:ptCount val="6"/>
                <c:pt idx="0">
                  <c:v>Brasil</c:v>
                </c:pt>
                <c:pt idx="1">
                  <c:v>Norte</c:v>
                </c:pt>
                <c:pt idx="2">
                  <c:v>Nordeste</c:v>
                </c:pt>
                <c:pt idx="3">
                  <c:v>Sudeste</c:v>
                </c:pt>
                <c:pt idx="4">
                  <c:v>Sul</c:v>
                </c:pt>
                <c:pt idx="5">
                  <c:v>Centro-Oeste</c:v>
                </c:pt>
              </c:strCache>
            </c:strRef>
          </c:cat>
          <c:val>
            <c:numRef>
              <c:f>'IDConselhos Gráfico 14_Ok_167'!$B$15:$G$15</c:f>
              <c:numCache>
                <c:formatCode>0.0%</c:formatCode>
                <c:ptCount val="6"/>
                <c:pt idx="0">
                  <c:v>0.2491136406045904</c:v>
                </c:pt>
                <c:pt idx="1">
                  <c:v>0.26066350710900477</c:v>
                </c:pt>
                <c:pt idx="2">
                  <c:v>0.24395857307249713</c:v>
                </c:pt>
                <c:pt idx="3">
                  <c:v>0.24208566108007448</c:v>
                </c:pt>
                <c:pt idx="4">
                  <c:v>0.26869565217391306</c:v>
                </c:pt>
                <c:pt idx="5">
                  <c:v>0.23287671232876711</c:v>
                </c:pt>
              </c:numCache>
            </c:numRef>
          </c:val>
          <c:extLst>
            <c:ext xmlns:c16="http://schemas.microsoft.com/office/drawing/2014/chart" uri="{C3380CC4-5D6E-409C-BE32-E72D297353CC}">
              <c16:uniqueId val="{00000002-CD78-4C5E-AB8D-2E4B7AD316FE}"/>
            </c:ext>
          </c:extLst>
        </c:ser>
        <c:ser>
          <c:idx val="3"/>
          <c:order val="3"/>
          <c:tx>
            <c:strRef>
              <c:f>'IDConselhos Gráfico 14_Ok_167'!$A$16</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14_Ok_167'!$B$12:$G$12</c:f>
              <c:strCache>
                <c:ptCount val="6"/>
                <c:pt idx="0">
                  <c:v>Brasil</c:v>
                </c:pt>
                <c:pt idx="1">
                  <c:v>Norte</c:v>
                </c:pt>
                <c:pt idx="2">
                  <c:v>Nordeste</c:v>
                </c:pt>
                <c:pt idx="3">
                  <c:v>Sudeste</c:v>
                </c:pt>
                <c:pt idx="4">
                  <c:v>Sul</c:v>
                </c:pt>
                <c:pt idx="5">
                  <c:v>Centro-Oeste</c:v>
                </c:pt>
              </c:strCache>
            </c:strRef>
          </c:cat>
          <c:val>
            <c:numRef>
              <c:f>'IDConselhos Gráfico 14_Ok_167'!$B$16:$G$16</c:f>
              <c:numCache>
                <c:formatCode>0.0%</c:formatCode>
                <c:ptCount val="6"/>
                <c:pt idx="0">
                  <c:v>0.18081731666355663</c:v>
                </c:pt>
                <c:pt idx="1">
                  <c:v>0.24407582938388625</c:v>
                </c:pt>
                <c:pt idx="2">
                  <c:v>0.22094361334867663</c:v>
                </c:pt>
                <c:pt idx="3">
                  <c:v>0.12352576039726877</c:v>
                </c:pt>
                <c:pt idx="4">
                  <c:v>0.18347826086956523</c:v>
                </c:pt>
                <c:pt idx="5">
                  <c:v>0.16438356164383561</c:v>
                </c:pt>
              </c:numCache>
            </c:numRef>
          </c:val>
          <c:extLst>
            <c:ext xmlns:c16="http://schemas.microsoft.com/office/drawing/2014/chart" uri="{C3380CC4-5D6E-409C-BE32-E72D297353CC}">
              <c16:uniqueId val="{00000003-CD78-4C5E-AB8D-2E4B7AD316FE}"/>
            </c:ext>
          </c:extLst>
        </c:ser>
        <c:ser>
          <c:idx val="4"/>
          <c:order val="4"/>
          <c:tx>
            <c:strRef>
              <c:f>'IDConselhos Gráfico 14_Ok_167'!$A$17</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14_Ok_167'!$B$12:$G$12</c:f>
              <c:strCache>
                <c:ptCount val="6"/>
                <c:pt idx="0">
                  <c:v>Brasil</c:v>
                </c:pt>
                <c:pt idx="1">
                  <c:v>Norte</c:v>
                </c:pt>
                <c:pt idx="2">
                  <c:v>Nordeste</c:v>
                </c:pt>
                <c:pt idx="3">
                  <c:v>Sudeste</c:v>
                </c:pt>
                <c:pt idx="4">
                  <c:v>Sul</c:v>
                </c:pt>
                <c:pt idx="5">
                  <c:v>Centro-Oeste</c:v>
                </c:pt>
              </c:strCache>
            </c:strRef>
          </c:cat>
          <c:val>
            <c:numRef>
              <c:f>'IDConselhos Gráfico 14_Ok_167'!$B$17:$G$17</c:f>
              <c:numCache>
                <c:formatCode>0.0%</c:formatCode>
                <c:ptCount val="6"/>
                <c:pt idx="0">
                  <c:v>0.16383653666728867</c:v>
                </c:pt>
                <c:pt idx="1">
                  <c:v>9.2417061611374404E-2</c:v>
                </c:pt>
                <c:pt idx="2">
                  <c:v>0.16398158803222093</c:v>
                </c:pt>
                <c:pt idx="3">
                  <c:v>0.18249534450651769</c:v>
                </c:pt>
                <c:pt idx="4">
                  <c:v>0.17478260869565218</c:v>
                </c:pt>
                <c:pt idx="5">
                  <c:v>0.13470319634703196</c:v>
                </c:pt>
              </c:numCache>
            </c:numRef>
          </c:val>
          <c:extLst>
            <c:ext xmlns:c16="http://schemas.microsoft.com/office/drawing/2014/chart" uri="{C3380CC4-5D6E-409C-BE32-E72D297353CC}">
              <c16:uniqueId val="{00000004-CD78-4C5E-AB8D-2E4B7AD316FE}"/>
            </c:ext>
          </c:extLst>
        </c:ser>
        <c:dLbls>
          <c:dLblPos val="ctr"/>
          <c:showLegendKey val="0"/>
          <c:showVal val="1"/>
          <c:showCatName val="0"/>
          <c:showSerName val="0"/>
          <c:showPercent val="0"/>
          <c:showBubbleSize val="0"/>
        </c:dLbls>
        <c:gapWidth val="150"/>
        <c:overlap val="100"/>
        <c:axId val="282848416"/>
        <c:axId val="282848976"/>
      </c:barChart>
      <c:catAx>
        <c:axId val="282848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48976"/>
        <c:crosses val="autoZero"/>
        <c:auto val="1"/>
        <c:lblAlgn val="ctr"/>
        <c:lblOffset val="100"/>
        <c:noMultiLvlLbl val="0"/>
      </c:catAx>
      <c:valAx>
        <c:axId val="282848976"/>
        <c:scaling>
          <c:orientation val="minMax"/>
          <c:max val="1"/>
        </c:scaling>
        <c:delete val="1"/>
        <c:axPos val="l"/>
        <c:numFmt formatCode="0.0%" sourceLinked="1"/>
        <c:majorTickMark val="none"/>
        <c:minorTickMark val="none"/>
        <c:tickLblPos val="nextTo"/>
        <c:crossAx val="282848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'IDConselhos Gráfico 15_Ok_168'!$A$14</c:f>
              <c:strCache>
                <c:ptCount val="1"/>
                <c:pt idx="0">
                  <c:v>Nível 1</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15_Ok_168'!$B$13:$G$13</c:f>
              <c:strCache>
                <c:ptCount val="6"/>
                <c:pt idx="0">
                  <c:v>Brasil</c:v>
                </c:pt>
                <c:pt idx="1">
                  <c:v>Norte</c:v>
                </c:pt>
                <c:pt idx="2">
                  <c:v>Nordeste</c:v>
                </c:pt>
                <c:pt idx="3">
                  <c:v>Sudeste</c:v>
                </c:pt>
                <c:pt idx="4">
                  <c:v>Sul</c:v>
                </c:pt>
                <c:pt idx="5">
                  <c:v>Centro-Oeste</c:v>
                </c:pt>
              </c:strCache>
            </c:strRef>
          </c:cat>
          <c:val>
            <c:numRef>
              <c:f>'IDConselhos Gráfico 15_Ok_168'!$B$14:$G$14</c:f>
              <c:numCache>
                <c:formatCode>0.0%</c:formatCode>
                <c:ptCount val="6"/>
                <c:pt idx="0">
                  <c:v>0.42731852957641353</c:v>
                </c:pt>
                <c:pt idx="1">
                  <c:v>0.40521327014218012</c:v>
                </c:pt>
                <c:pt idx="2">
                  <c:v>0.46260069044879171</c:v>
                </c:pt>
                <c:pt idx="3">
                  <c:v>0.43140906269397888</c:v>
                </c:pt>
                <c:pt idx="4">
                  <c:v>0.39043478260869563</c:v>
                </c:pt>
                <c:pt idx="5">
                  <c:v>0.3904109589041096</c:v>
                </c:pt>
              </c:numCache>
            </c:numRef>
          </c:val>
          <c:extLst>
            <c:ext xmlns:c16="http://schemas.microsoft.com/office/drawing/2014/chart" uri="{C3380CC4-5D6E-409C-BE32-E72D297353CC}">
              <c16:uniqueId val="{00000000-88CF-4CC9-8544-DCE94A0DCCE9}"/>
            </c:ext>
          </c:extLst>
        </c:ser>
        <c:ser>
          <c:idx val="1"/>
          <c:order val="1"/>
          <c:tx>
            <c:strRef>
              <c:f>'IDConselhos Gráfico 15_Ok_168'!$A$15</c:f>
              <c:strCache>
                <c:ptCount val="1"/>
                <c:pt idx="0">
                  <c:v>Nível 2</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15_Ok_168'!$B$13:$G$13</c:f>
              <c:strCache>
                <c:ptCount val="6"/>
                <c:pt idx="0">
                  <c:v>Brasil</c:v>
                </c:pt>
                <c:pt idx="1">
                  <c:v>Norte</c:v>
                </c:pt>
                <c:pt idx="2">
                  <c:v>Nordeste</c:v>
                </c:pt>
                <c:pt idx="3">
                  <c:v>Sudeste</c:v>
                </c:pt>
                <c:pt idx="4">
                  <c:v>Sul</c:v>
                </c:pt>
                <c:pt idx="5">
                  <c:v>Centro-Oeste</c:v>
                </c:pt>
              </c:strCache>
            </c:strRef>
          </c:cat>
          <c:val>
            <c:numRef>
              <c:f>'IDConselhos Gráfico 15_Ok_168'!$B$15:$G$15</c:f>
              <c:numCache>
                <c:formatCode>0.0%</c:formatCode>
                <c:ptCount val="6"/>
                <c:pt idx="0">
                  <c:v>0.25676432170181002</c:v>
                </c:pt>
                <c:pt idx="1">
                  <c:v>0.34834123222748814</c:v>
                </c:pt>
                <c:pt idx="2">
                  <c:v>0.2140391254315305</c:v>
                </c:pt>
                <c:pt idx="3">
                  <c:v>0.29857231533209189</c:v>
                </c:pt>
                <c:pt idx="4">
                  <c:v>0.22782608695652173</c:v>
                </c:pt>
                <c:pt idx="5">
                  <c:v>0.26027397260273971</c:v>
                </c:pt>
              </c:numCache>
            </c:numRef>
          </c:val>
          <c:extLst>
            <c:ext xmlns:c16="http://schemas.microsoft.com/office/drawing/2014/chart" uri="{C3380CC4-5D6E-409C-BE32-E72D297353CC}">
              <c16:uniqueId val="{00000001-88CF-4CC9-8544-DCE94A0DCCE9}"/>
            </c:ext>
          </c:extLst>
        </c:ser>
        <c:ser>
          <c:idx val="2"/>
          <c:order val="2"/>
          <c:tx>
            <c:strRef>
              <c:f>'IDConselhos Gráfico 15_Ok_168'!$A$16</c:f>
              <c:strCache>
                <c:ptCount val="1"/>
                <c:pt idx="0">
                  <c:v>Nível 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15_Ok_168'!$B$13:$G$13</c:f>
              <c:strCache>
                <c:ptCount val="6"/>
                <c:pt idx="0">
                  <c:v>Brasil</c:v>
                </c:pt>
                <c:pt idx="1">
                  <c:v>Norte</c:v>
                </c:pt>
                <c:pt idx="2">
                  <c:v>Nordeste</c:v>
                </c:pt>
                <c:pt idx="3">
                  <c:v>Sudeste</c:v>
                </c:pt>
                <c:pt idx="4">
                  <c:v>Sul</c:v>
                </c:pt>
                <c:pt idx="5">
                  <c:v>Centro-Oeste</c:v>
                </c:pt>
              </c:strCache>
            </c:strRef>
          </c:cat>
          <c:val>
            <c:numRef>
              <c:f>'IDConselhos Gráfico 15_Ok_168'!$B$16:$G$16</c:f>
              <c:numCache>
                <c:formatCode>0.0%</c:formatCode>
                <c:ptCount val="6"/>
                <c:pt idx="0">
                  <c:v>9.2741183056540402E-2</c:v>
                </c:pt>
                <c:pt idx="1">
                  <c:v>0.12559241706161137</c:v>
                </c:pt>
                <c:pt idx="2">
                  <c:v>8.4579976985040273E-2</c:v>
                </c:pt>
                <c:pt idx="3">
                  <c:v>7.0142768466790809E-2</c:v>
                </c:pt>
                <c:pt idx="4">
                  <c:v>0.11391304347826087</c:v>
                </c:pt>
                <c:pt idx="5">
                  <c:v>0.12100456621004566</c:v>
                </c:pt>
              </c:numCache>
            </c:numRef>
          </c:val>
          <c:extLst>
            <c:ext xmlns:c16="http://schemas.microsoft.com/office/drawing/2014/chart" uri="{C3380CC4-5D6E-409C-BE32-E72D297353CC}">
              <c16:uniqueId val="{00000002-88CF-4CC9-8544-DCE94A0DCCE9}"/>
            </c:ext>
          </c:extLst>
        </c:ser>
        <c:ser>
          <c:idx val="3"/>
          <c:order val="3"/>
          <c:tx>
            <c:strRef>
              <c:f>'IDConselhos Gráfico 15_Ok_168'!$A$17</c:f>
              <c:strCache>
                <c:ptCount val="1"/>
                <c:pt idx="0">
                  <c:v>Nível 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15_Ok_168'!$B$13:$G$13</c:f>
              <c:strCache>
                <c:ptCount val="6"/>
                <c:pt idx="0">
                  <c:v>Brasil</c:v>
                </c:pt>
                <c:pt idx="1">
                  <c:v>Norte</c:v>
                </c:pt>
                <c:pt idx="2">
                  <c:v>Nordeste</c:v>
                </c:pt>
                <c:pt idx="3">
                  <c:v>Sudeste</c:v>
                </c:pt>
                <c:pt idx="4">
                  <c:v>Sul</c:v>
                </c:pt>
                <c:pt idx="5">
                  <c:v>Centro-Oeste</c:v>
                </c:pt>
              </c:strCache>
            </c:strRef>
          </c:cat>
          <c:val>
            <c:numRef>
              <c:f>'IDConselhos Gráfico 15_Ok_168'!$B$17:$G$17</c:f>
              <c:numCache>
                <c:formatCode>0.0%</c:formatCode>
                <c:ptCount val="6"/>
                <c:pt idx="0">
                  <c:v>5.8966225041985447E-2</c:v>
                </c:pt>
                <c:pt idx="1">
                  <c:v>4.0284360189573459E-2</c:v>
                </c:pt>
                <c:pt idx="2">
                  <c:v>6.0989643268124283E-2</c:v>
                </c:pt>
                <c:pt idx="3">
                  <c:v>5.0900062073246433E-2</c:v>
                </c:pt>
                <c:pt idx="4">
                  <c:v>7.0434782608695651E-2</c:v>
                </c:pt>
                <c:pt idx="5">
                  <c:v>6.8493150684931503E-2</c:v>
                </c:pt>
              </c:numCache>
            </c:numRef>
          </c:val>
          <c:extLst>
            <c:ext xmlns:c16="http://schemas.microsoft.com/office/drawing/2014/chart" uri="{C3380CC4-5D6E-409C-BE32-E72D297353CC}">
              <c16:uniqueId val="{00000003-88CF-4CC9-8544-DCE94A0DCCE9}"/>
            </c:ext>
          </c:extLst>
        </c:ser>
        <c:ser>
          <c:idx val="4"/>
          <c:order val="4"/>
          <c:tx>
            <c:strRef>
              <c:f>'IDConselhos Gráfico 15_Ok_168'!$A$18</c:f>
              <c:strCache>
                <c:ptCount val="1"/>
                <c:pt idx="0">
                  <c:v>Nível 5</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15_Ok_168'!$B$13:$G$13</c:f>
              <c:strCache>
                <c:ptCount val="6"/>
                <c:pt idx="0">
                  <c:v>Brasil</c:v>
                </c:pt>
                <c:pt idx="1">
                  <c:v>Norte</c:v>
                </c:pt>
                <c:pt idx="2">
                  <c:v>Nordeste</c:v>
                </c:pt>
                <c:pt idx="3">
                  <c:v>Sudeste</c:v>
                </c:pt>
                <c:pt idx="4">
                  <c:v>Sul</c:v>
                </c:pt>
                <c:pt idx="5">
                  <c:v>Centro-Oeste</c:v>
                </c:pt>
              </c:strCache>
            </c:strRef>
          </c:cat>
          <c:val>
            <c:numRef>
              <c:f>'IDConselhos Gráfico 15_Ok_168'!$B$18:$G$18</c:f>
              <c:numCache>
                <c:formatCode>0.0%</c:formatCode>
                <c:ptCount val="6"/>
                <c:pt idx="0">
                  <c:v>0.16420974062325061</c:v>
                </c:pt>
                <c:pt idx="1">
                  <c:v>8.0568720379146919E-2</c:v>
                </c:pt>
                <c:pt idx="2">
                  <c:v>0.17779056386651323</c:v>
                </c:pt>
                <c:pt idx="3">
                  <c:v>0.148975791433892</c:v>
                </c:pt>
                <c:pt idx="4">
                  <c:v>0.19739130434782609</c:v>
                </c:pt>
                <c:pt idx="5">
                  <c:v>0.15981735159817351</c:v>
                </c:pt>
              </c:numCache>
            </c:numRef>
          </c:val>
          <c:extLst>
            <c:ext xmlns:c16="http://schemas.microsoft.com/office/drawing/2014/chart" uri="{C3380CC4-5D6E-409C-BE32-E72D297353CC}">
              <c16:uniqueId val="{00000004-88CF-4CC9-8544-DCE94A0DCCE9}"/>
            </c:ext>
          </c:extLst>
        </c:ser>
        <c:dLbls>
          <c:dLblPos val="ctr"/>
          <c:showLegendKey val="0"/>
          <c:showVal val="1"/>
          <c:showCatName val="0"/>
          <c:showSerName val="0"/>
          <c:showPercent val="0"/>
          <c:showBubbleSize val="0"/>
        </c:dLbls>
        <c:gapWidth val="150"/>
        <c:overlap val="100"/>
        <c:axId val="282853456"/>
        <c:axId val="282854016"/>
      </c:barChart>
      <c:catAx>
        <c:axId val="28285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54016"/>
        <c:crosses val="autoZero"/>
        <c:auto val="1"/>
        <c:lblAlgn val="ctr"/>
        <c:lblOffset val="100"/>
        <c:noMultiLvlLbl val="0"/>
      </c:catAx>
      <c:valAx>
        <c:axId val="282854016"/>
        <c:scaling>
          <c:orientation val="minMax"/>
          <c:max val="1"/>
        </c:scaling>
        <c:delete val="1"/>
        <c:axPos val="l"/>
        <c:numFmt formatCode="0.0%" sourceLinked="1"/>
        <c:majorTickMark val="none"/>
        <c:minorTickMark val="none"/>
        <c:tickLblPos val="nextTo"/>
        <c:crossAx val="28285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49999992688937234"/>
          <c:y val="2.2022022022022022E-2"/>
          <c:w val="0.49257203334254041"/>
          <c:h val="0.77154167662979278"/>
        </c:manualLayout>
      </c:layout>
      <c:barChart>
        <c:barDir val="bar"/>
        <c:grouping val="stacked"/>
        <c:varyColors val="0"/>
        <c:ser>
          <c:idx val="0"/>
          <c:order val="0"/>
          <c:tx>
            <c:strRef>
              <c:f>'Gráfico GE 17'!$B$4</c:f>
              <c:strCache>
                <c:ptCount val="1"/>
                <c:pt idx="0">
                  <c:v> Não possui frequência regular </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17'!$A$5:$A$8</c:f>
              <c:strCache>
                <c:ptCount val="4"/>
                <c:pt idx="0">
                  <c:v> O cofinanciamento é realizado por serviço Socioassistencial (PAIF, PAEFI, entre outros) </c:v>
                </c:pt>
                <c:pt idx="1">
                  <c:v> O cofinanciamento é realizado por nível de proteção (Proteção Social Básica/Especial - Média ou Alta Complexidade) </c:v>
                </c:pt>
                <c:pt idx="2">
                  <c:v> O cofinanciamento é comum a todos os serviços socioassistenciais </c:v>
                </c:pt>
                <c:pt idx="3">
                  <c:v> Outra organização </c:v>
                </c:pt>
              </c:strCache>
            </c:strRef>
          </c:cat>
          <c:val>
            <c:numRef>
              <c:f>'Gráfico GE 17'!$B$5:$B$8</c:f>
              <c:numCache>
                <c:formatCode>General</c:formatCode>
                <c:ptCount val="4"/>
                <c:pt idx="0">
                  <c:v>2</c:v>
                </c:pt>
                <c:pt idx="1">
                  <c:v>4</c:v>
                </c:pt>
              </c:numCache>
            </c:numRef>
          </c:val>
          <c:extLst>
            <c:ext xmlns:c16="http://schemas.microsoft.com/office/drawing/2014/chart" uri="{C3380CC4-5D6E-409C-BE32-E72D297353CC}">
              <c16:uniqueId val="{00000000-DBDE-4B14-8BE7-7594761CD7D4}"/>
            </c:ext>
          </c:extLst>
        </c:ser>
        <c:ser>
          <c:idx val="1"/>
          <c:order val="1"/>
          <c:tx>
            <c:strRef>
              <c:f>'Gráfico GE 17'!$C$4</c:f>
              <c:strCache>
                <c:ptCount val="1"/>
                <c:pt idx="0">
                  <c:v> Mensalmente </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17'!$A$5:$A$8</c:f>
              <c:strCache>
                <c:ptCount val="4"/>
                <c:pt idx="0">
                  <c:v> O cofinanciamento é realizado por serviço Socioassistencial (PAIF, PAEFI, entre outros) </c:v>
                </c:pt>
                <c:pt idx="1">
                  <c:v> O cofinanciamento é realizado por nível de proteção (Proteção Social Básica/Especial - Média ou Alta Complexidade) </c:v>
                </c:pt>
                <c:pt idx="2">
                  <c:v> O cofinanciamento é comum a todos os serviços socioassistenciais </c:v>
                </c:pt>
                <c:pt idx="3">
                  <c:v> Outra organização </c:v>
                </c:pt>
              </c:strCache>
            </c:strRef>
          </c:cat>
          <c:val>
            <c:numRef>
              <c:f>'Gráfico GE 17'!$C$5:$C$8</c:f>
              <c:numCache>
                <c:formatCode>General</c:formatCode>
                <c:ptCount val="4"/>
                <c:pt idx="0">
                  <c:v>1</c:v>
                </c:pt>
                <c:pt idx="1">
                  <c:v>2</c:v>
                </c:pt>
                <c:pt idx="2">
                  <c:v>2</c:v>
                </c:pt>
              </c:numCache>
            </c:numRef>
          </c:val>
          <c:extLst>
            <c:ext xmlns:c16="http://schemas.microsoft.com/office/drawing/2014/chart" uri="{C3380CC4-5D6E-409C-BE32-E72D297353CC}">
              <c16:uniqueId val="{00000001-DBDE-4B14-8BE7-7594761CD7D4}"/>
            </c:ext>
          </c:extLst>
        </c:ser>
        <c:ser>
          <c:idx val="3"/>
          <c:order val="2"/>
          <c:tx>
            <c:strRef>
              <c:f>'Gráfico GE 17'!$E$4</c:f>
              <c:strCache>
                <c:ptCount val="1"/>
                <c:pt idx="0">
                  <c:v> Trimestralmente </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17'!$A$5:$A$8</c:f>
              <c:strCache>
                <c:ptCount val="4"/>
                <c:pt idx="0">
                  <c:v> O cofinanciamento é realizado por serviço Socioassistencial (PAIF, PAEFI, entre outros) </c:v>
                </c:pt>
                <c:pt idx="1">
                  <c:v> O cofinanciamento é realizado por nível de proteção (Proteção Social Básica/Especial - Média ou Alta Complexidade) </c:v>
                </c:pt>
                <c:pt idx="2">
                  <c:v> O cofinanciamento é comum a todos os serviços socioassistenciais </c:v>
                </c:pt>
                <c:pt idx="3">
                  <c:v> Outra organização </c:v>
                </c:pt>
              </c:strCache>
            </c:strRef>
          </c:cat>
          <c:val>
            <c:numRef>
              <c:f>'Gráfico GE 17'!$E$5:$E$8</c:f>
              <c:numCache>
                <c:formatCode>General</c:formatCode>
                <c:ptCount val="4"/>
                <c:pt idx="0">
                  <c:v>1</c:v>
                </c:pt>
                <c:pt idx="1">
                  <c:v>1</c:v>
                </c:pt>
                <c:pt idx="3">
                  <c:v>2</c:v>
                </c:pt>
              </c:numCache>
            </c:numRef>
          </c:val>
          <c:extLst>
            <c:ext xmlns:c16="http://schemas.microsoft.com/office/drawing/2014/chart" uri="{C3380CC4-5D6E-409C-BE32-E72D297353CC}">
              <c16:uniqueId val="{00000002-DBDE-4B14-8BE7-7594761CD7D4}"/>
            </c:ext>
          </c:extLst>
        </c:ser>
        <c:ser>
          <c:idx val="4"/>
          <c:order val="3"/>
          <c:tx>
            <c:strRef>
              <c:f>'Gráfico GE 17'!$F$4</c:f>
              <c:strCache>
                <c:ptCount val="1"/>
                <c:pt idx="0">
                  <c:v> Semestralmente </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17'!$A$5:$A$8</c:f>
              <c:strCache>
                <c:ptCount val="4"/>
                <c:pt idx="0">
                  <c:v> O cofinanciamento é realizado por serviço Socioassistencial (PAIF, PAEFI, entre outros) </c:v>
                </c:pt>
                <c:pt idx="1">
                  <c:v> O cofinanciamento é realizado por nível de proteção (Proteção Social Básica/Especial - Média ou Alta Complexidade) </c:v>
                </c:pt>
                <c:pt idx="2">
                  <c:v> O cofinanciamento é comum a todos os serviços socioassistenciais </c:v>
                </c:pt>
                <c:pt idx="3">
                  <c:v> Outra organização </c:v>
                </c:pt>
              </c:strCache>
            </c:strRef>
          </c:cat>
          <c:val>
            <c:numRef>
              <c:f>'Gráfico GE 17'!$F$5:$F$8</c:f>
              <c:numCache>
                <c:formatCode>General</c:formatCode>
                <c:ptCount val="4"/>
                <c:pt idx="0">
                  <c:v>1</c:v>
                </c:pt>
                <c:pt idx="1">
                  <c:v>1</c:v>
                </c:pt>
              </c:numCache>
            </c:numRef>
          </c:val>
          <c:extLst>
            <c:ext xmlns:c16="http://schemas.microsoft.com/office/drawing/2014/chart" uri="{C3380CC4-5D6E-409C-BE32-E72D297353CC}">
              <c16:uniqueId val="{00000003-DBDE-4B14-8BE7-7594761CD7D4}"/>
            </c:ext>
          </c:extLst>
        </c:ser>
        <c:ser>
          <c:idx val="5"/>
          <c:order val="4"/>
          <c:tx>
            <c:strRef>
              <c:f>'Gráfico GE 17'!$G$4</c:f>
              <c:strCache>
                <c:ptCount val="1"/>
                <c:pt idx="0">
                  <c:v> Anualmente </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17'!$A$5:$A$8</c:f>
              <c:strCache>
                <c:ptCount val="4"/>
                <c:pt idx="0">
                  <c:v> O cofinanciamento é realizado por serviço Socioassistencial (PAIF, PAEFI, entre outros) </c:v>
                </c:pt>
                <c:pt idx="1">
                  <c:v> O cofinanciamento é realizado por nível de proteção (Proteção Social Básica/Especial - Média ou Alta Complexidade) </c:v>
                </c:pt>
                <c:pt idx="2">
                  <c:v> O cofinanciamento é comum a todos os serviços socioassistenciais </c:v>
                </c:pt>
                <c:pt idx="3">
                  <c:v> Outra organização </c:v>
                </c:pt>
              </c:strCache>
            </c:strRef>
          </c:cat>
          <c:val>
            <c:numRef>
              <c:f>'Gráfico GE 17'!$G$5:$G$8</c:f>
              <c:numCache>
                <c:formatCode>General</c:formatCode>
                <c:ptCount val="4"/>
                <c:pt idx="0">
                  <c:v>2</c:v>
                </c:pt>
                <c:pt idx="1">
                  <c:v>2</c:v>
                </c:pt>
                <c:pt idx="2">
                  <c:v>1</c:v>
                </c:pt>
              </c:numCache>
            </c:numRef>
          </c:val>
          <c:extLst>
            <c:ext xmlns:c16="http://schemas.microsoft.com/office/drawing/2014/chart" uri="{C3380CC4-5D6E-409C-BE32-E72D297353CC}">
              <c16:uniqueId val="{00000004-DBDE-4B14-8BE7-7594761CD7D4}"/>
            </c:ext>
          </c:extLst>
        </c:ser>
        <c:dLbls>
          <c:dLblPos val="ctr"/>
          <c:showLegendKey val="0"/>
          <c:showVal val="1"/>
          <c:showCatName val="0"/>
          <c:showSerName val="0"/>
          <c:showPercent val="0"/>
          <c:showBubbleSize val="0"/>
        </c:dLbls>
        <c:gapWidth val="150"/>
        <c:overlap val="100"/>
        <c:axId val="268828288"/>
        <c:axId val="268828848"/>
      </c:barChart>
      <c:catAx>
        <c:axId val="268828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68828848"/>
        <c:crosses val="autoZero"/>
        <c:auto val="1"/>
        <c:lblAlgn val="ctr"/>
        <c:lblOffset val="100"/>
        <c:noMultiLvlLbl val="0"/>
      </c:catAx>
      <c:valAx>
        <c:axId val="268828848"/>
        <c:scaling>
          <c:orientation val="minMax"/>
        </c:scaling>
        <c:delete val="1"/>
        <c:axPos val="b"/>
        <c:numFmt formatCode="General" sourceLinked="1"/>
        <c:majorTickMark val="none"/>
        <c:minorTickMark val="none"/>
        <c:tickLblPos val="nextTo"/>
        <c:crossAx val="26882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'IDConselhos Gráfico 16_Ok_169'!$B$3</c:f>
              <c:strCache>
                <c:ptCount val="1"/>
                <c:pt idx="0">
                  <c:v>2014</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16_Ok_169'!$A$4:$A$16</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'IDConselhos Gráfico 16_Ok_169'!$B$4:$B$16</c:f>
              <c:numCache>
                <c:formatCode>###0</c:formatCode>
                <c:ptCount val="13"/>
                <c:pt idx="0">
                  <c:v>159</c:v>
                </c:pt>
                <c:pt idx="1">
                  <c:v>331</c:v>
                </c:pt>
                <c:pt idx="2">
                  <c:v>474</c:v>
                </c:pt>
                <c:pt idx="3">
                  <c:v>656</c:v>
                </c:pt>
                <c:pt idx="4">
                  <c:v>782</c:v>
                </c:pt>
                <c:pt idx="5">
                  <c:v>675</c:v>
                </c:pt>
                <c:pt idx="6">
                  <c:v>698</c:v>
                </c:pt>
                <c:pt idx="7">
                  <c:v>599</c:v>
                </c:pt>
                <c:pt idx="8">
                  <c:v>420</c:v>
                </c:pt>
                <c:pt idx="9">
                  <c:v>267</c:v>
                </c:pt>
                <c:pt idx="10">
                  <c:v>174</c:v>
                </c:pt>
                <c:pt idx="11">
                  <c:v>85</c:v>
                </c:pt>
                <c:pt idx="12">
                  <c:v>46</c:v>
                </c:pt>
              </c:numCache>
            </c:numRef>
          </c:val>
          <c:extLst>
            <c:ext xmlns:c16="http://schemas.microsoft.com/office/drawing/2014/chart" uri="{C3380CC4-5D6E-409C-BE32-E72D297353CC}">
              <c16:uniqueId val="{00000000-C9C4-4D60-8BD6-02392922E9C6}"/>
            </c:ext>
          </c:extLst>
        </c:ser>
        <c:ser>
          <c:idx val="1"/>
          <c:order val="1"/>
          <c:tx>
            <c:strRef>
              <c:f>'IDConselhos Gráfico 16_Ok_169'!$C$3</c:f>
              <c:strCache>
                <c:ptCount val="1"/>
                <c:pt idx="0">
                  <c:v>2015</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16_Ok_169'!$A$4:$A$16</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'IDConselhos Gráfico 16_Ok_169'!$C$4:$C$16</c:f>
              <c:numCache>
                <c:formatCode>###0</c:formatCode>
                <c:ptCount val="13"/>
                <c:pt idx="0">
                  <c:v>136</c:v>
                </c:pt>
                <c:pt idx="1">
                  <c:v>294</c:v>
                </c:pt>
                <c:pt idx="2">
                  <c:v>533</c:v>
                </c:pt>
                <c:pt idx="3">
                  <c:v>610</c:v>
                </c:pt>
                <c:pt idx="4">
                  <c:v>762</c:v>
                </c:pt>
                <c:pt idx="5">
                  <c:v>746</c:v>
                </c:pt>
                <c:pt idx="6">
                  <c:v>663</c:v>
                </c:pt>
                <c:pt idx="7">
                  <c:v>588</c:v>
                </c:pt>
                <c:pt idx="8">
                  <c:v>409</c:v>
                </c:pt>
                <c:pt idx="9">
                  <c:v>293</c:v>
                </c:pt>
                <c:pt idx="10">
                  <c:v>183</c:v>
                </c:pt>
                <c:pt idx="11">
                  <c:v>89</c:v>
                </c:pt>
                <c:pt idx="12">
                  <c:v>67</c:v>
                </c:pt>
              </c:numCache>
            </c:numRef>
          </c:val>
          <c:extLst>
            <c:ext xmlns:c16="http://schemas.microsoft.com/office/drawing/2014/chart" uri="{C3380CC4-5D6E-409C-BE32-E72D297353CC}">
              <c16:uniqueId val="{00000001-C9C4-4D60-8BD6-02392922E9C6}"/>
            </c:ext>
          </c:extLst>
        </c:ser>
        <c:ser>
          <c:idx val="2"/>
          <c:order val="2"/>
          <c:tx>
            <c:strRef>
              <c:f>'IDConselhos Gráfico 16_Ok_169'!$D$3</c:f>
              <c:strCache>
                <c:ptCount val="1"/>
                <c:pt idx="0">
                  <c:v>2016</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16_Ok_169'!$A$4:$A$16</c:f>
              <c:strCache>
                <c:ptCount val="13"/>
                <c:pt idx="0">
                  <c:v>1,00</c:v>
                </c:pt>
                <c:pt idx="1">
                  <c:v>1,33</c:v>
                </c:pt>
                <c:pt idx="2">
                  <c:v>1,67</c:v>
                </c:pt>
                <c:pt idx="3">
                  <c:v>2,00</c:v>
                </c:pt>
                <c:pt idx="4">
                  <c:v>2,33</c:v>
                </c:pt>
                <c:pt idx="5">
                  <c:v>2,67</c:v>
                </c:pt>
                <c:pt idx="6">
                  <c:v>3,00</c:v>
                </c:pt>
                <c:pt idx="7">
                  <c:v>3,33</c:v>
                </c:pt>
                <c:pt idx="8">
                  <c:v>3,67</c:v>
                </c:pt>
                <c:pt idx="9">
                  <c:v>4,00</c:v>
                </c:pt>
                <c:pt idx="10">
                  <c:v>4,33</c:v>
                </c:pt>
                <c:pt idx="11">
                  <c:v>4,67</c:v>
                </c:pt>
                <c:pt idx="12">
                  <c:v>5,00</c:v>
                </c:pt>
              </c:strCache>
            </c:strRef>
          </c:cat>
          <c:val>
            <c:numRef>
              <c:f>'IDConselhos Gráfico 16_Ok_169'!$D$4:$D$16</c:f>
              <c:numCache>
                <c:formatCode>###0</c:formatCode>
                <c:ptCount val="13"/>
                <c:pt idx="0">
                  <c:v>134</c:v>
                </c:pt>
                <c:pt idx="1">
                  <c:v>320</c:v>
                </c:pt>
                <c:pt idx="2">
                  <c:v>500</c:v>
                </c:pt>
                <c:pt idx="3">
                  <c:v>680</c:v>
                </c:pt>
                <c:pt idx="4">
                  <c:v>694</c:v>
                </c:pt>
                <c:pt idx="5">
                  <c:v>752</c:v>
                </c:pt>
                <c:pt idx="6">
                  <c:v>667</c:v>
                </c:pt>
                <c:pt idx="7">
                  <c:v>661</c:v>
                </c:pt>
                <c:pt idx="8">
                  <c:v>391</c:v>
                </c:pt>
                <c:pt idx="9">
                  <c:v>265</c:v>
                </c:pt>
                <c:pt idx="10">
                  <c:v>168</c:v>
                </c:pt>
                <c:pt idx="11">
                  <c:v>91</c:v>
                </c:pt>
                <c:pt idx="12">
                  <c:v>36</c:v>
                </c:pt>
              </c:numCache>
            </c:numRef>
          </c:val>
          <c:extLst>
            <c:ext xmlns:c16="http://schemas.microsoft.com/office/drawing/2014/chart" uri="{C3380CC4-5D6E-409C-BE32-E72D297353CC}">
              <c16:uniqueId val="{00000002-C9C4-4D60-8BD6-02392922E9C6}"/>
            </c:ext>
          </c:extLst>
        </c:ser>
        <c:dLbls>
          <c:dLblPos val="outEnd"/>
          <c:showLegendKey val="0"/>
          <c:showVal val="1"/>
          <c:showCatName val="0"/>
          <c:showSerName val="0"/>
          <c:showPercent val="0"/>
          <c:showBubbleSize val="0"/>
        </c:dLbls>
        <c:gapWidth val="219"/>
        <c:overlap val="-27"/>
        <c:axId val="282857376"/>
        <c:axId val="282857936"/>
      </c:barChart>
      <c:catAx>
        <c:axId val="282857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282857936"/>
        <c:crosses val="autoZero"/>
        <c:auto val="1"/>
        <c:lblAlgn val="ctr"/>
        <c:lblOffset val="100"/>
        <c:noMultiLvlLbl val="0"/>
      </c:catAx>
      <c:valAx>
        <c:axId val="282857936"/>
        <c:scaling>
          <c:orientation val="minMax"/>
        </c:scaling>
        <c:delete val="1"/>
        <c:axPos val="l"/>
        <c:numFmt formatCode="###0" sourceLinked="1"/>
        <c:majorTickMark val="none"/>
        <c:minorTickMark val="none"/>
        <c:tickLblPos val="nextTo"/>
        <c:crossAx val="282857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'IDConselhos Gráfico 17'!$A$22</c:f>
              <c:strCache>
                <c:ptCount val="1"/>
                <c:pt idx="0">
                  <c:v>1,00</c:v>
                </c:pt>
              </c:strCache>
            </c:strRef>
          </c:tx>
          <c:spPr>
            <a:solidFill>
              <a:schemeClr val="accent1">
                <a:shade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17'!$B$22:$G$22</c:f>
              <c:numCache>
                <c:formatCode>0.0%</c:formatCode>
                <c:ptCount val="6"/>
                <c:pt idx="0">
                  <c:v>2.5004665049449523E-2</c:v>
                </c:pt>
                <c:pt idx="1">
                  <c:v>1.8957345971563982E-2</c:v>
                </c:pt>
                <c:pt idx="2">
                  <c:v>1.7261219792865361E-2</c:v>
                </c:pt>
                <c:pt idx="3">
                  <c:v>3.2278088144009932E-2</c:v>
                </c:pt>
                <c:pt idx="4">
                  <c:v>2.6956521739130435E-2</c:v>
                </c:pt>
                <c:pt idx="5">
                  <c:v>2.9680365296803651E-2</c:v>
                </c:pt>
              </c:numCache>
            </c:numRef>
          </c:val>
          <c:extLst>
            <c:ext xmlns:c16="http://schemas.microsoft.com/office/drawing/2014/chart" uri="{C3380CC4-5D6E-409C-BE32-E72D297353CC}">
              <c16:uniqueId val="{00000000-8C40-4FAB-BEDB-0C7C6AE72B8A}"/>
            </c:ext>
          </c:extLst>
        </c:ser>
        <c:ser>
          <c:idx val="1"/>
          <c:order val="1"/>
          <c:tx>
            <c:strRef>
              <c:f>'IDConselhos Gráfico 17'!$A$23</c:f>
              <c:strCache>
                <c:ptCount val="1"/>
                <c:pt idx="0">
                  <c:v>1,33</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17'!$B$23:$G$23</c:f>
              <c:numCache>
                <c:formatCode>0.0%</c:formatCode>
                <c:ptCount val="6"/>
                <c:pt idx="0">
                  <c:v>5.9712632953909314E-2</c:v>
                </c:pt>
                <c:pt idx="1">
                  <c:v>4.7393364928909949E-2</c:v>
                </c:pt>
                <c:pt idx="2">
                  <c:v>6.1565017261219795E-2</c:v>
                </c:pt>
                <c:pt idx="3">
                  <c:v>6.7659838609559278E-2</c:v>
                </c:pt>
                <c:pt idx="4">
                  <c:v>5.3043478260869567E-2</c:v>
                </c:pt>
                <c:pt idx="5">
                  <c:v>5.2511415525114152E-2</c:v>
                </c:pt>
              </c:numCache>
            </c:numRef>
          </c:val>
          <c:extLst>
            <c:ext xmlns:c16="http://schemas.microsoft.com/office/drawing/2014/chart" uri="{C3380CC4-5D6E-409C-BE32-E72D297353CC}">
              <c16:uniqueId val="{00000001-8C40-4FAB-BEDB-0C7C6AE72B8A}"/>
            </c:ext>
          </c:extLst>
        </c:ser>
        <c:ser>
          <c:idx val="2"/>
          <c:order val="2"/>
          <c:tx>
            <c:strRef>
              <c:f>'IDConselhos Gráfico 17'!$A$24</c:f>
              <c:strCache>
                <c:ptCount val="1"/>
                <c:pt idx="0">
                  <c:v>1,67</c:v>
                </c:pt>
              </c:strCache>
            </c:strRef>
          </c:tx>
          <c:spPr>
            <a:solidFill>
              <a:schemeClr val="accent1">
                <a:shade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17'!$B$24:$G$24</c:f>
              <c:numCache>
                <c:formatCode>0.0%</c:formatCode>
                <c:ptCount val="6"/>
                <c:pt idx="0">
                  <c:v>9.3300988990483294E-2</c:v>
                </c:pt>
                <c:pt idx="1">
                  <c:v>7.1090047393364927E-2</c:v>
                </c:pt>
                <c:pt idx="2">
                  <c:v>9.3210586881472962E-2</c:v>
                </c:pt>
                <c:pt idx="3">
                  <c:v>0.10676598386095593</c:v>
                </c:pt>
                <c:pt idx="4">
                  <c:v>8.0869565217391304E-2</c:v>
                </c:pt>
                <c:pt idx="5">
                  <c:v>9.8173515981735154E-2</c:v>
                </c:pt>
              </c:numCache>
            </c:numRef>
          </c:val>
          <c:extLst>
            <c:ext xmlns:c16="http://schemas.microsoft.com/office/drawing/2014/chart" uri="{C3380CC4-5D6E-409C-BE32-E72D297353CC}">
              <c16:uniqueId val="{00000002-8C40-4FAB-BEDB-0C7C6AE72B8A}"/>
            </c:ext>
          </c:extLst>
        </c:ser>
        <c:ser>
          <c:idx val="3"/>
          <c:order val="3"/>
          <c:tx>
            <c:strRef>
              <c:f>'IDConselhos Gráfico 17'!$A$25</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17'!$B$25:$G$25</c:f>
              <c:numCache>
                <c:formatCode>0.0%</c:formatCode>
                <c:ptCount val="6"/>
                <c:pt idx="0">
                  <c:v>0.12688934502705729</c:v>
                </c:pt>
                <c:pt idx="1">
                  <c:v>0.16350710900473933</c:v>
                </c:pt>
                <c:pt idx="2">
                  <c:v>0.10759493670886076</c:v>
                </c:pt>
                <c:pt idx="3">
                  <c:v>0.15145872129112353</c:v>
                </c:pt>
                <c:pt idx="4">
                  <c:v>0.12</c:v>
                </c:pt>
                <c:pt idx="5">
                  <c:v>9.5890410958904104E-2</c:v>
                </c:pt>
              </c:numCache>
            </c:numRef>
          </c:val>
          <c:extLst>
            <c:ext xmlns:c16="http://schemas.microsoft.com/office/drawing/2014/chart" uri="{C3380CC4-5D6E-409C-BE32-E72D297353CC}">
              <c16:uniqueId val="{00000003-8C40-4FAB-BEDB-0C7C6AE72B8A}"/>
            </c:ext>
          </c:extLst>
        </c:ser>
        <c:ser>
          <c:idx val="4"/>
          <c:order val="4"/>
          <c:tx>
            <c:strRef>
              <c:f>'IDConselhos Gráfico 17'!$A$26</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17'!$B$26:$G$26</c:f>
              <c:numCache>
                <c:formatCode>0.0%</c:formatCode>
                <c:ptCount val="6"/>
                <c:pt idx="0">
                  <c:v>0.12950177271879082</c:v>
                </c:pt>
                <c:pt idx="1">
                  <c:v>0.16350710900473933</c:v>
                </c:pt>
                <c:pt idx="2">
                  <c:v>0.11967779056386652</c:v>
                </c:pt>
                <c:pt idx="3">
                  <c:v>0.11980136561142148</c:v>
                </c:pt>
                <c:pt idx="4">
                  <c:v>0.1391304347826087</c:v>
                </c:pt>
                <c:pt idx="5">
                  <c:v>0.14611872146118721</c:v>
                </c:pt>
              </c:numCache>
            </c:numRef>
          </c:val>
          <c:extLst>
            <c:ext xmlns:c16="http://schemas.microsoft.com/office/drawing/2014/chart" uri="{C3380CC4-5D6E-409C-BE32-E72D297353CC}">
              <c16:uniqueId val="{00000004-8C40-4FAB-BEDB-0C7C6AE72B8A}"/>
            </c:ext>
          </c:extLst>
        </c:ser>
        <c:ser>
          <c:idx val="5"/>
          <c:order val="5"/>
          <c:tx>
            <c:strRef>
              <c:f>'IDConselhos Gráfico 17'!$A$27</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17'!$B$27:$G$27</c:f>
              <c:numCache>
                <c:formatCode>0.0%</c:formatCode>
                <c:ptCount val="6"/>
                <c:pt idx="0">
                  <c:v>0.14032468744168689</c:v>
                </c:pt>
                <c:pt idx="1">
                  <c:v>0.16824644549763032</c:v>
                </c:pt>
                <c:pt idx="2">
                  <c:v>0.14672036823935558</c:v>
                </c:pt>
                <c:pt idx="3">
                  <c:v>0.12725015518311608</c:v>
                </c:pt>
                <c:pt idx="4">
                  <c:v>0.14695652173913043</c:v>
                </c:pt>
                <c:pt idx="5">
                  <c:v>0.11872146118721461</c:v>
                </c:pt>
              </c:numCache>
            </c:numRef>
          </c:val>
          <c:extLst>
            <c:ext xmlns:c16="http://schemas.microsoft.com/office/drawing/2014/chart" uri="{C3380CC4-5D6E-409C-BE32-E72D297353CC}">
              <c16:uniqueId val="{00000005-8C40-4FAB-BEDB-0C7C6AE72B8A}"/>
            </c:ext>
          </c:extLst>
        </c:ser>
        <c:ser>
          <c:idx val="6"/>
          <c:order val="6"/>
          <c:tx>
            <c:strRef>
              <c:f>'IDConselhos Gráfico 17'!$A$28</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17'!$B$28:$G$28</c:f>
              <c:numCache>
                <c:formatCode>0.0%</c:formatCode>
                <c:ptCount val="6"/>
                <c:pt idx="0">
                  <c:v>0.12446351931330472</c:v>
                </c:pt>
                <c:pt idx="1">
                  <c:v>0.13744075829383887</c:v>
                </c:pt>
                <c:pt idx="2">
                  <c:v>0.12543153049482164</c:v>
                </c:pt>
                <c:pt idx="3">
                  <c:v>0.12228429546865301</c:v>
                </c:pt>
                <c:pt idx="4">
                  <c:v>0.11565217391304349</c:v>
                </c:pt>
                <c:pt idx="5">
                  <c:v>0.13926940639269406</c:v>
                </c:pt>
              </c:numCache>
            </c:numRef>
          </c:val>
          <c:extLst>
            <c:ext xmlns:c16="http://schemas.microsoft.com/office/drawing/2014/chart" uri="{C3380CC4-5D6E-409C-BE32-E72D297353CC}">
              <c16:uniqueId val="{00000006-8C40-4FAB-BEDB-0C7C6AE72B8A}"/>
            </c:ext>
          </c:extLst>
        </c:ser>
        <c:ser>
          <c:idx val="7"/>
          <c:order val="7"/>
          <c:tx>
            <c:strRef>
              <c:f>'IDConselhos Gráfico 17'!$A$29</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17'!$B$29:$G$29</c:f>
              <c:numCache>
                <c:formatCode>0.0%</c:formatCode>
                <c:ptCount val="6"/>
                <c:pt idx="0">
                  <c:v>0.12334390744541893</c:v>
                </c:pt>
                <c:pt idx="1">
                  <c:v>0.10426540284360189</c:v>
                </c:pt>
                <c:pt idx="2">
                  <c:v>0.12945914844649023</c:v>
                </c:pt>
                <c:pt idx="3">
                  <c:v>0.11359404096834265</c:v>
                </c:pt>
                <c:pt idx="4">
                  <c:v>0.12608695652173912</c:v>
                </c:pt>
                <c:pt idx="5">
                  <c:v>0.14611872146118721</c:v>
                </c:pt>
              </c:numCache>
            </c:numRef>
          </c:val>
          <c:extLst>
            <c:ext xmlns:c16="http://schemas.microsoft.com/office/drawing/2014/chart" uri="{C3380CC4-5D6E-409C-BE32-E72D297353CC}">
              <c16:uniqueId val="{00000007-8C40-4FAB-BEDB-0C7C6AE72B8A}"/>
            </c:ext>
          </c:extLst>
        </c:ser>
        <c:ser>
          <c:idx val="8"/>
          <c:order val="8"/>
          <c:tx>
            <c:strRef>
              <c:f>'IDConselhos Gráfico 17'!$A$30</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17'!$B$30:$G$30</c:f>
              <c:numCache>
                <c:formatCode>0.0%</c:formatCode>
                <c:ptCount val="6"/>
                <c:pt idx="0">
                  <c:v>7.2961373390557943E-2</c:v>
                </c:pt>
                <c:pt idx="1">
                  <c:v>8.2938388625592413E-2</c:v>
                </c:pt>
                <c:pt idx="2">
                  <c:v>7.4798619102416572E-2</c:v>
                </c:pt>
                <c:pt idx="3">
                  <c:v>6.4556176288019865E-2</c:v>
                </c:pt>
                <c:pt idx="4">
                  <c:v>7.91304347826087E-2</c:v>
                </c:pt>
                <c:pt idx="5">
                  <c:v>7.0776255707762553E-2</c:v>
                </c:pt>
              </c:numCache>
            </c:numRef>
          </c:val>
          <c:extLst>
            <c:ext xmlns:c16="http://schemas.microsoft.com/office/drawing/2014/chart" uri="{C3380CC4-5D6E-409C-BE32-E72D297353CC}">
              <c16:uniqueId val="{00000008-8C40-4FAB-BEDB-0C7C6AE72B8A}"/>
            </c:ext>
          </c:extLst>
        </c:ser>
        <c:ser>
          <c:idx val="9"/>
          <c:order val="9"/>
          <c:tx>
            <c:strRef>
              <c:f>'IDConselhos Gráfico 17'!$A$31</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17'!$B$31:$G$31</c:f>
              <c:numCache>
                <c:formatCode>0.0%</c:formatCode>
                <c:ptCount val="6"/>
                <c:pt idx="0">
                  <c:v>4.9449524164956148E-2</c:v>
                </c:pt>
                <c:pt idx="1">
                  <c:v>1.8957345971563982E-2</c:v>
                </c:pt>
                <c:pt idx="2">
                  <c:v>5.7537399309551207E-2</c:v>
                </c:pt>
                <c:pt idx="3">
                  <c:v>4.2209807572936062E-2</c:v>
                </c:pt>
                <c:pt idx="4">
                  <c:v>5.9130434782608696E-2</c:v>
                </c:pt>
                <c:pt idx="5">
                  <c:v>4.7945205479452052E-2</c:v>
                </c:pt>
              </c:numCache>
            </c:numRef>
          </c:val>
          <c:extLst>
            <c:ext xmlns:c16="http://schemas.microsoft.com/office/drawing/2014/chart" uri="{C3380CC4-5D6E-409C-BE32-E72D297353CC}">
              <c16:uniqueId val="{00000009-8C40-4FAB-BEDB-0C7C6AE72B8A}"/>
            </c:ext>
          </c:extLst>
        </c:ser>
        <c:ser>
          <c:idx val="10"/>
          <c:order val="10"/>
          <c:tx>
            <c:strRef>
              <c:f>'IDConselhos Gráfico 17'!$A$32</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17'!$B$32:$G$32</c:f>
              <c:numCache>
                <c:formatCode>0.0%</c:formatCode>
                <c:ptCount val="6"/>
                <c:pt idx="0">
                  <c:v>3.1349132300802392E-2</c:v>
                </c:pt>
                <c:pt idx="1">
                  <c:v>1.4218009478672985E-2</c:v>
                </c:pt>
                <c:pt idx="2">
                  <c:v>3.4522439585730723E-2</c:v>
                </c:pt>
                <c:pt idx="3">
                  <c:v>3.165735567970205E-2</c:v>
                </c:pt>
                <c:pt idx="4">
                  <c:v>3.6521739130434785E-2</c:v>
                </c:pt>
                <c:pt idx="5">
                  <c:v>2.0547945205479451E-2</c:v>
                </c:pt>
              </c:numCache>
            </c:numRef>
          </c:val>
          <c:extLst>
            <c:ext xmlns:c16="http://schemas.microsoft.com/office/drawing/2014/chart" uri="{C3380CC4-5D6E-409C-BE32-E72D297353CC}">
              <c16:uniqueId val="{0000000A-8C40-4FAB-BEDB-0C7C6AE72B8A}"/>
            </c:ext>
          </c:extLst>
        </c:ser>
        <c:ser>
          <c:idx val="11"/>
          <c:order val="11"/>
          <c:tx>
            <c:strRef>
              <c:f>'IDConselhos Gráfico 17'!$A$33</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17'!$B$33:$G$33</c:f>
              <c:numCache>
                <c:formatCode>0.0%</c:formatCode>
                <c:ptCount val="6"/>
                <c:pt idx="0">
                  <c:v>1.6980779996267962E-2</c:v>
                </c:pt>
                <c:pt idx="1">
                  <c:v>9.4786729857819912E-3</c:v>
                </c:pt>
                <c:pt idx="2">
                  <c:v>2.3014959723820484E-2</c:v>
                </c:pt>
                <c:pt idx="3">
                  <c:v>1.4276846679081317E-2</c:v>
                </c:pt>
                <c:pt idx="4">
                  <c:v>1.2173913043478261E-2</c:v>
                </c:pt>
                <c:pt idx="5">
                  <c:v>2.2831050228310501E-2</c:v>
                </c:pt>
              </c:numCache>
            </c:numRef>
          </c:val>
          <c:extLst>
            <c:ext xmlns:c16="http://schemas.microsoft.com/office/drawing/2014/chart" uri="{C3380CC4-5D6E-409C-BE32-E72D297353CC}">
              <c16:uniqueId val="{0000000C-8C40-4FAB-BEDB-0C7C6AE72B8A}"/>
            </c:ext>
          </c:extLst>
        </c:ser>
        <c:ser>
          <c:idx val="12"/>
          <c:order val="12"/>
          <c:tx>
            <c:strRef>
              <c:f>'IDConselhos Gráfico 17'!$A$34</c:f>
              <c:strCache>
                <c:ptCount val="1"/>
                <c:pt idx="0">
                  <c:v>5,00</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17'!$B$21:$G$21</c:f>
              <c:strCache>
                <c:ptCount val="6"/>
                <c:pt idx="0">
                  <c:v>Brasil</c:v>
                </c:pt>
                <c:pt idx="1">
                  <c:v>Norte</c:v>
                </c:pt>
                <c:pt idx="2">
                  <c:v>Nordeste</c:v>
                </c:pt>
                <c:pt idx="3">
                  <c:v>Sudeste</c:v>
                </c:pt>
                <c:pt idx="4">
                  <c:v>Sul </c:v>
                </c:pt>
                <c:pt idx="5">
                  <c:v>Centro-Oeste</c:v>
                </c:pt>
              </c:strCache>
            </c:strRef>
          </c:cat>
          <c:val>
            <c:numRef>
              <c:f>'IDConselhos Gráfico 17'!$B$34:$G$34</c:f>
              <c:numCache>
                <c:formatCode>General</c:formatCode>
                <c:ptCount val="6"/>
                <c:pt idx="0" formatCode="0.0%">
                  <c:v>6.7176712073147979E-3</c:v>
                </c:pt>
                <c:pt idx="2" formatCode="0.0%">
                  <c:v>9.2059838895281933E-3</c:v>
                </c:pt>
                <c:pt idx="3" formatCode="0.0%">
                  <c:v>6.2073246430788334E-3</c:v>
                </c:pt>
                <c:pt idx="4" formatCode="0.0%">
                  <c:v>4.3478260869565218E-3</c:v>
                </c:pt>
                <c:pt idx="5" formatCode="0.0%">
                  <c:v>1.1415525114155251E-2</c:v>
                </c:pt>
              </c:numCache>
            </c:numRef>
          </c:val>
          <c:extLst>
            <c:ext xmlns:c16="http://schemas.microsoft.com/office/drawing/2014/chart" uri="{C3380CC4-5D6E-409C-BE32-E72D297353CC}">
              <c16:uniqueId val="{00000012-8C40-4FAB-BEDB-0C7C6AE72B8A}"/>
            </c:ext>
          </c:extLst>
        </c:ser>
        <c:dLbls>
          <c:dLblPos val="ctr"/>
          <c:showLegendKey val="0"/>
          <c:showVal val="1"/>
          <c:showCatName val="0"/>
          <c:showSerName val="0"/>
          <c:showPercent val="0"/>
          <c:showBubbleSize val="0"/>
        </c:dLbls>
        <c:gapWidth val="150"/>
        <c:overlap val="100"/>
        <c:axId val="306230720"/>
        <c:axId val="306231280"/>
      </c:barChart>
      <c:catAx>
        <c:axId val="306230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306231280"/>
        <c:crosses val="autoZero"/>
        <c:auto val="1"/>
        <c:lblAlgn val="ctr"/>
        <c:lblOffset val="100"/>
        <c:noMultiLvlLbl val="0"/>
      </c:catAx>
      <c:valAx>
        <c:axId val="306231280"/>
        <c:scaling>
          <c:orientation val="minMax"/>
        </c:scaling>
        <c:delete val="1"/>
        <c:axPos val="l"/>
        <c:numFmt formatCode="0%" sourceLinked="1"/>
        <c:majorTickMark val="none"/>
        <c:minorTickMark val="none"/>
        <c:tickLblPos val="nextTo"/>
        <c:crossAx val="306230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'IDConselhos Gráfico 18_Ok_171'!$A$23</c:f>
              <c:strCache>
                <c:ptCount val="1"/>
                <c:pt idx="0">
                  <c:v>1,00</c:v>
                </c:pt>
              </c:strCache>
            </c:strRef>
          </c:tx>
          <c:spPr>
            <a:solidFill>
              <a:schemeClr val="accent1">
                <a:shade val="40000"/>
              </a:schemeClr>
            </a:solidFill>
            <a:ln>
              <a:noFill/>
            </a:ln>
            <a:effectLst/>
          </c:spPr>
          <c:invertIfNegative val="0"/>
          <c:dLbls>
            <c:dLbl>
              <c:idx val="1"/>
              <c:layout>
                <c:manualLayout>
                  <c:x val="-7.0555032925682035E-2"/>
                  <c:y val="-6.079027355623212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78B6-4893-B7C6-4D3C1FE562EB}"/>
                </c:ext>
              </c:extLst>
            </c:dLbl>
            <c:dLbl>
              <c:idx val="2"/>
              <c:layout>
                <c:manualLayout>
                  <c:x val="-7.0607553366174053E-2"/>
                  <c:y val="-9.7087378640776691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8B6-4893-B7C6-4D3C1FE562EB}"/>
                </c:ext>
              </c:extLst>
            </c:dLbl>
            <c:dLbl>
              <c:idx val="3"/>
              <c:layout>
                <c:manualLayout>
                  <c:x val="-7.8817733990147909E-2"/>
                  <c:y val="-9.7087378640776691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8B6-4893-B7C6-4D3C1FE562E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18_Ok_171'!$B$23:$F$23</c:f>
              <c:numCache>
                <c:formatCode>0.0%</c:formatCode>
                <c:ptCount val="5"/>
                <c:pt idx="0">
                  <c:v>3.0448717948717948E-2</c:v>
                </c:pt>
                <c:pt idx="1">
                  <c:v>1.6765285996055226E-2</c:v>
                </c:pt>
                <c:pt idx="2">
                  <c:v>6.2305295950155761E-3</c:v>
                </c:pt>
                <c:pt idx="3">
                  <c:v>3.787878787878788E-3</c:v>
                </c:pt>
              </c:numCache>
            </c:numRef>
          </c:val>
          <c:extLst>
            <c:ext xmlns:c16="http://schemas.microsoft.com/office/drawing/2014/chart" uri="{C3380CC4-5D6E-409C-BE32-E72D297353CC}">
              <c16:uniqueId val="{00000002-78B6-4893-B7C6-4D3C1FE562EB}"/>
            </c:ext>
          </c:extLst>
        </c:ser>
        <c:ser>
          <c:idx val="1"/>
          <c:order val="1"/>
          <c:tx>
            <c:strRef>
              <c:f>'IDConselhos Gráfico 18_Ok_171'!$A$24</c:f>
              <c:strCache>
                <c:ptCount val="1"/>
                <c:pt idx="0">
                  <c:v>1,33</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18_Ok_171'!$B$24:$F$24</c:f>
              <c:numCache>
                <c:formatCode>0.0%</c:formatCode>
                <c:ptCount val="5"/>
                <c:pt idx="0">
                  <c:v>6.8108974358974353E-2</c:v>
                </c:pt>
                <c:pt idx="1">
                  <c:v>5.3254437869822487E-2</c:v>
                </c:pt>
                <c:pt idx="2">
                  <c:v>2.4922118380062305E-2</c:v>
                </c:pt>
                <c:pt idx="3">
                  <c:v>1.1363636363636364E-2</c:v>
                </c:pt>
              </c:numCache>
            </c:numRef>
          </c:val>
          <c:extLst>
            <c:ext xmlns:c16="http://schemas.microsoft.com/office/drawing/2014/chart" uri="{C3380CC4-5D6E-409C-BE32-E72D297353CC}">
              <c16:uniqueId val="{00000003-78B6-4893-B7C6-4D3C1FE562EB}"/>
            </c:ext>
          </c:extLst>
        </c:ser>
        <c:ser>
          <c:idx val="2"/>
          <c:order val="2"/>
          <c:tx>
            <c:strRef>
              <c:f>'IDConselhos Gráfico 18_Ok_171'!$A$25</c:f>
              <c:strCache>
                <c:ptCount val="1"/>
                <c:pt idx="0">
                  <c:v>1,67</c:v>
                </c:pt>
              </c:strCache>
            </c:strRef>
          </c:tx>
          <c:spPr>
            <a:solidFill>
              <a:schemeClr val="accent1">
                <a:shade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18_Ok_171'!$B$25:$F$25</c:f>
              <c:numCache>
                <c:formatCode>0.0%</c:formatCode>
                <c:ptCount val="5"/>
                <c:pt idx="0">
                  <c:v>0.10496794871794872</c:v>
                </c:pt>
                <c:pt idx="1">
                  <c:v>8.8757396449704137E-2</c:v>
                </c:pt>
                <c:pt idx="2">
                  <c:v>2.8037383177570093E-2</c:v>
                </c:pt>
                <c:pt idx="3">
                  <c:v>3.0303030303030304E-2</c:v>
                </c:pt>
              </c:numCache>
            </c:numRef>
          </c:val>
          <c:extLst>
            <c:ext xmlns:c16="http://schemas.microsoft.com/office/drawing/2014/chart" uri="{C3380CC4-5D6E-409C-BE32-E72D297353CC}">
              <c16:uniqueId val="{00000004-78B6-4893-B7C6-4D3C1FE562EB}"/>
            </c:ext>
          </c:extLst>
        </c:ser>
        <c:ser>
          <c:idx val="3"/>
          <c:order val="3"/>
          <c:tx>
            <c:strRef>
              <c:f>'IDConselhos Gráfico 18_Ok_171'!$A$26</c:f>
              <c:strCache>
                <c:ptCount val="1"/>
                <c:pt idx="0">
                  <c:v>2,00</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18_Ok_171'!$B$26:$F$26</c:f>
              <c:numCache>
                <c:formatCode>0.0%</c:formatCode>
                <c:ptCount val="5"/>
                <c:pt idx="0">
                  <c:v>0.14316239316239315</c:v>
                </c:pt>
                <c:pt idx="1">
                  <c:v>8.9743589743589744E-2</c:v>
                </c:pt>
                <c:pt idx="2">
                  <c:v>0.10280373831775701</c:v>
                </c:pt>
                <c:pt idx="3">
                  <c:v>7.575757575757576E-2</c:v>
                </c:pt>
              </c:numCache>
            </c:numRef>
          </c:val>
          <c:extLst>
            <c:ext xmlns:c16="http://schemas.microsoft.com/office/drawing/2014/chart" uri="{C3380CC4-5D6E-409C-BE32-E72D297353CC}">
              <c16:uniqueId val="{00000005-78B6-4893-B7C6-4D3C1FE562EB}"/>
            </c:ext>
          </c:extLst>
        </c:ser>
        <c:ser>
          <c:idx val="4"/>
          <c:order val="4"/>
          <c:tx>
            <c:strRef>
              <c:f>'IDConselhos Gráfico 18_Ok_171'!$A$27</c:f>
              <c:strCache>
                <c:ptCount val="1"/>
                <c:pt idx="0">
                  <c:v>2,33</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18_Ok_171'!$B$27:$F$27</c:f>
              <c:numCache>
                <c:formatCode>0.0%</c:formatCode>
                <c:ptCount val="5"/>
                <c:pt idx="0">
                  <c:v>0.13434829059829059</c:v>
                </c:pt>
                <c:pt idx="1">
                  <c:v>0.13806706114398423</c:v>
                </c:pt>
                <c:pt idx="2">
                  <c:v>9.9688473520249218E-2</c:v>
                </c:pt>
                <c:pt idx="3">
                  <c:v>7.1969696969696975E-2</c:v>
                </c:pt>
              </c:numCache>
            </c:numRef>
          </c:val>
          <c:extLst>
            <c:ext xmlns:c16="http://schemas.microsoft.com/office/drawing/2014/chart" uri="{C3380CC4-5D6E-409C-BE32-E72D297353CC}">
              <c16:uniqueId val="{00000006-78B6-4893-B7C6-4D3C1FE562EB}"/>
            </c:ext>
          </c:extLst>
        </c:ser>
        <c:ser>
          <c:idx val="5"/>
          <c:order val="5"/>
          <c:tx>
            <c:strRef>
              <c:f>'IDConselhos Gráfico 18_Ok_171'!$A$28</c:f>
              <c:strCache>
                <c:ptCount val="1"/>
                <c:pt idx="0">
                  <c:v>2,67</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18_Ok_171'!$B$28:$F$28</c:f>
              <c:numCache>
                <c:formatCode>0.0%</c:formatCode>
                <c:ptCount val="5"/>
                <c:pt idx="0">
                  <c:v>0.14289529914529914</c:v>
                </c:pt>
                <c:pt idx="1">
                  <c:v>0.15187376725838264</c:v>
                </c:pt>
                <c:pt idx="2">
                  <c:v>0.14018691588785046</c:v>
                </c:pt>
                <c:pt idx="3">
                  <c:v>6.4393939393939392E-2</c:v>
                </c:pt>
                <c:pt idx="4">
                  <c:v>6.25E-2</c:v>
                </c:pt>
              </c:numCache>
            </c:numRef>
          </c:val>
          <c:extLst>
            <c:ext xmlns:c16="http://schemas.microsoft.com/office/drawing/2014/chart" uri="{C3380CC4-5D6E-409C-BE32-E72D297353CC}">
              <c16:uniqueId val="{00000007-78B6-4893-B7C6-4D3C1FE562EB}"/>
            </c:ext>
          </c:extLst>
        </c:ser>
        <c:ser>
          <c:idx val="6"/>
          <c:order val="6"/>
          <c:tx>
            <c:strRef>
              <c:f>'IDConselhos Gráfico 18_Ok_171'!$A$29</c:f>
              <c:strCache>
                <c:ptCount val="1"/>
                <c:pt idx="0">
                  <c:v>3,00</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18_Ok_171'!$B$29:$F$29</c:f>
              <c:numCache>
                <c:formatCode>0.0%</c:formatCode>
                <c:ptCount val="5"/>
                <c:pt idx="0">
                  <c:v>0.12126068376068376</c:v>
                </c:pt>
                <c:pt idx="1">
                  <c:v>0.1291913214990138</c:v>
                </c:pt>
                <c:pt idx="2">
                  <c:v>0.16199376947040497</c:v>
                </c:pt>
                <c:pt idx="3">
                  <c:v>0.11363636363636363</c:v>
                </c:pt>
              </c:numCache>
            </c:numRef>
          </c:val>
          <c:extLst>
            <c:ext xmlns:c16="http://schemas.microsoft.com/office/drawing/2014/chart" uri="{C3380CC4-5D6E-409C-BE32-E72D297353CC}">
              <c16:uniqueId val="{00000008-78B6-4893-B7C6-4D3C1FE562EB}"/>
            </c:ext>
          </c:extLst>
        </c:ser>
        <c:ser>
          <c:idx val="7"/>
          <c:order val="7"/>
          <c:tx>
            <c:strRef>
              <c:f>'IDConselhos Gráfico 18_Ok_171'!$A$30</c:f>
              <c:strCache>
                <c:ptCount val="1"/>
                <c:pt idx="0">
                  <c:v>3,33</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18_Ok_171'!$B$30:$F$30</c:f>
              <c:numCache>
                <c:formatCode>0.0%</c:formatCode>
                <c:ptCount val="5"/>
                <c:pt idx="0">
                  <c:v>0.1111111111111111</c:v>
                </c:pt>
                <c:pt idx="1">
                  <c:v>0.13609467455621302</c:v>
                </c:pt>
                <c:pt idx="2">
                  <c:v>0.18068535825545171</c:v>
                </c:pt>
                <c:pt idx="3">
                  <c:v>0.17803030303030304</c:v>
                </c:pt>
                <c:pt idx="4">
                  <c:v>0.125</c:v>
                </c:pt>
              </c:numCache>
            </c:numRef>
          </c:val>
          <c:extLst>
            <c:ext xmlns:c16="http://schemas.microsoft.com/office/drawing/2014/chart" uri="{C3380CC4-5D6E-409C-BE32-E72D297353CC}">
              <c16:uniqueId val="{00000009-78B6-4893-B7C6-4D3C1FE562EB}"/>
            </c:ext>
          </c:extLst>
        </c:ser>
        <c:ser>
          <c:idx val="8"/>
          <c:order val="8"/>
          <c:tx>
            <c:strRef>
              <c:f>'IDConselhos Gráfico 18_Ok_171'!$A$31</c:f>
              <c:strCache>
                <c:ptCount val="1"/>
                <c:pt idx="0">
                  <c:v>3,67</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18_Ok_171'!$B$31:$F$31</c:f>
              <c:numCache>
                <c:formatCode>0.0%</c:formatCode>
                <c:ptCount val="5"/>
                <c:pt idx="0">
                  <c:v>6.2767094017094016E-2</c:v>
                </c:pt>
                <c:pt idx="1">
                  <c:v>8.1854043392504933E-2</c:v>
                </c:pt>
                <c:pt idx="2">
                  <c:v>7.476635514018691E-2</c:v>
                </c:pt>
                <c:pt idx="3">
                  <c:v>0.17424242424242425</c:v>
                </c:pt>
                <c:pt idx="4">
                  <c:v>0.1875</c:v>
                </c:pt>
              </c:numCache>
            </c:numRef>
          </c:val>
          <c:extLst>
            <c:ext xmlns:c16="http://schemas.microsoft.com/office/drawing/2014/chart" uri="{C3380CC4-5D6E-409C-BE32-E72D297353CC}">
              <c16:uniqueId val="{0000000A-78B6-4893-B7C6-4D3C1FE562EB}"/>
            </c:ext>
          </c:extLst>
        </c:ser>
        <c:ser>
          <c:idx val="9"/>
          <c:order val="9"/>
          <c:tx>
            <c:strRef>
              <c:f>'IDConselhos Gráfico 18_Ok_171'!$A$32</c:f>
              <c:strCache>
                <c:ptCount val="1"/>
                <c:pt idx="0">
                  <c:v>4,00</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18_Ok_171'!$B$32:$F$32</c:f>
              <c:numCache>
                <c:formatCode>0.0%</c:formatCode>
                <c:ptCount val="5"/>
                <c:pt idx="0">
                  <c:v>4.4070512820512824E-2</c:v>
                </c:pt>
                <c:pt idx="1">
                  <c:v>4.7337278106508875E-2</c:v>
                </c:pt>
                <c:pt idx="2">
                  <c:v>8.0996884735202487E-2</c:v>
                </c:pt>
                <c:pt idx="3">
                  <c:v>9.0909090909090912E-2</c:v>
                </c:pt>
                <c:pt idx="4">
                  <c:v>0.125</c:v>
                </c:pt>
              </c:numCache>
            </c:numRef>
          </c:val>
          <c:extLst>
            <c:ext xmlns:c16="http://schemas.microsoft.com/office/drawing/2014/chart" uri="{C3380CC4-5D6E-409C-BE32-E72D297353CC}">
              <c16:uniqueId val="{0000000B-78B6-4893-B7C6-4D3C1FE562EB}"/>
            </c:ext>
          </c:extLst>
        </c:ser>
        <c:ser>
          <c:idx val="10"/>
          <c:order val="10"/>
          <c:tx>
            <c:strRef>
              <c:f>'IDConselhos Gráfico 18_Ok_171'!$A$33</c:f>
              <c:strCache>
                <c:ptCount val="1"/>
                <c:pt idx="0">
                  <c:v>4,33</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18_Ok_171'!$B$33:$F$33</c:f>
              <c:numCache>
                <c:formatCode>0.0%</c:formatCode>
                <c:ptCount val="5"/>
                <c:pt idx="0">
                  <c:v>2.3504273504273504E-2</c:v>
                </c:pt>
                <c:pt idx="1">
                  <c:v>3.9447731755424063E-2</c:v>
                </c:pt>
                <c:pt idx="2">
                  <c:v>6.5420560747663545E-2</c:v>
                </c:pt>
                <c:pt idx="3">
                  <c:v>6.8181818181818177E-2</c:v>
                </c:pt>
                <c:pt idx="4">
                  <c:v>6.25E-2</c:v>
                </c:pt>
              </c:numCache>
            </c:numRef>
          </c:val>
          <c:extLst>
            <c:ext xmlns:c16="http://schemas.microsoft.com/office/drawing/2014/chart" uri="{C3380CC4-5D6E-409C-BE32-E72D297353CC}">
              <c16:uniqueId val="{0000000C-78B6-4893-B7C6-4D3C1FE562EB}"/>
            </c:ext>
          </c:extLst>
        </c:ser>
        <c:ser>
          <c:idx val="11"/>
          <c:order val="11"/>
          <c:tx>
            <c:strRef>
              <c:f>'IDConselhos Gráfico 18_Ok_171'!$A$34</c:f>
              <c:strCache>
                <c:ptCount val="1"/>
                <c:pt idx="0">
                  <c:v>4,67</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18_Ok_171'!$B$34:$F$34</c:f>
              <c:numCache>
                <c:formatCode>0.0%</c:formatCode>
                <c:ptCount val="5"/>
                <c:pt idx="0">
                  <c:v>1.09508547008547E-2</c:v>
                </c:pt>
                <c:pt idx="1">
                  <c:v>2.0710059171597635E-2</c:v>
                </c:pt>
                <c:pt idx="2">
                  <c:v>2.1806853582554516E-2</c:v>
                </c:pt>
                <c:pt idx="3">
                  <c:v>6.8181818181818177E-2</c:v>
                </c:pt>
                <c:pt idx="4">
                  <c:v>0.25</c:v>
                </c:pt>
              </c:numCache>
            </c:numRef>
          </c:val>
          <c:extLst>
            <c:ext xmlns:c16="http://schemas.microsoft.com/office/drawing/2014/chart" uri="{C3380CC4-5D6E-409C-BE32-E72D297353CC}">
              <c16:uniqueId val="{0000000D-78B6-4893-B7C6-4D3C1FE562EB}"/>
            </c:ext>
          </c:extLst>
        </c:ser>
        <c:ser>
          <c:idx val="12"/>
          <c:order val="12"/>
          <c:tx>
            <c:strRef>
              <c:f>'IDConselhos Gráfico 18_Ok_171'!$A$35</c:f>
              <c:strCache>
                <c:ptCount val="1"/>
                <c:pt idx="0">
                  <c:v>5,00</c:v>
                </c:pt>
              </c:strCache>
            </c:strRef>
          </c:tx>
          <c:spPr>
            <a:solidFill>
              <a:schemeClr val="accent1">
                <a:tint val="40000"/>
              </a:schemeClr>
            </a:solidFill>
            <a:ln>
              <a:noFill/>
            </a:ln>
            <a:effectLst/>
          </c:spPr>
          <c:invertIfNegative val="0"/>
          <c:dLbls>
            <c:dLbl>
              <c:idx val="0"/>
              <c:layout>
                <c:manualLayout>
                  <c:x val="0"/>
                  <c:y val="-6.0422960725075537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78B6-4893-B7C6-4D3C1FE562E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'IDConselhos Gráfico 18_Ok_171'!$B$22:$F$22</c:f>
              <c:strCache>
                <c:ptCount val="5"/>
                <c:pt idx="0">
                  <c:v>Pequeno I</c:v>
                </c:pt>
                <c:pt idx="1">
                  <c:v>Pequeno II</c:v>
                </c:pt>
                <c:pt idx="2">
                  <c:v>Médio</c:v>
                </c:pt>
                <c:pt idx="3">
                  <c:v>Grande</c:v>
                </c:pt>
                <c:pt idx="4">
                  <c:v>Metrópole</c:v>
                </c:pt>
              </c:strCache>
            </c:strRef>
          </c:cat>
          <c:val>
            <c:numRef>
              <c:f>'IDConselhos Gráfico 18_Ok_171'!$B$35:$F$35</c:f>
              <c:numCache>
                <c:formatCode>0.0%</c:formatCode>
                <c:ptCount val="5"/>
                <c:pt idx="0">
                  <c:v>2.403846153846154E-3</c:v>
                </c:pt>
                <c:pt idx="1">
                  <c:v>6.9033530571992107E-3</c:v>
                </c:pt>
                <c:pt idx="2">
                  <c:v>1.2461059190031152E-2</c:v>
                </c:pt>
                <c:pt idx="3">
                  <c:v>4.924242424242424E-2</c:v>
                </c:pt>
                <c:pt idx="4">
                  <c:v>0.1875</c:v>
                </c:pt>
              </c:numCache>
            </c:numRef>
          </c:val>
          <c:extLst>
            <c:ext xmlns:c16="http://schemas.microsoft.com/office/drawing/2014/chart" uri="{C3380CC4-5D6E-409C-BE32-E72D297353CC}">
              <c16:uniqueId val="{0000000F-78B6-4893-B7C6-4D3C1FE562EB}"/>
            </c:ext>
          </c:extLst>
        </c:ser>
        <c:dLbls>
          <c:dLblPos val="ctr"/>
          <c:showLegendKey val="0"/>
          <c:showVal val="1"/>
          <c:showCatName val="0"/>
          <c:showSerName val="0"/>
          <c:showPercent val="0"/>
          <c:showBubbleSize val="0"/>
        </c:dLbls>
        <c:gapWidth val="150"/>
        <c:overlap val="100"/>
        <c:axId val="654054784"/>
        <c:axId val="654055344"/>
      </c:barChart>
      <c:catAx>
        <c:axId val="65405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54055344"/>
        <c:crosses val="autoZero"/>
        <c:auto val="1"/>
        <c:lblAlgn val="ctr"/>
        <c:lblOffset val="100"/>
        <c:noMultiLvlLbl val="0"/>
      </c:catAx>
      <c:valAx>
        <c:axId val="654055344"/>
        <c:scaling>
          <c:orientation val="minMax"/>
          <c:max val="1"/>
        </c:scaling>
        <c:delete val="1"/>
        <c:axPos val="l"/>
        <c:numFmt formatCode="0%" sourceLinked="1"/>
        <c:majorTickMark val="out"/>
        <c:minorTickMark val="none"/>
        <c:tickLblPos val="nextTo"/>
        <c:crossAx val="654054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6745155659370332E-2"/>
          <c:y val="2.7210884353741496E-2"/>
          <c:w val="0.95571098469150695"/>
          <c:h val="0.53473138012220023"/>
        </c:manualLayout>
      </c:layout>
      <c:barChart>
        <c:barDir val="col"/>
        <c:grouping val="clustered"/>
        <c:varyColors val="0"/>
        <c:ser>
          <c:idx val="0"/>
          <c:order val="0"/>
          <c:tx>
            <c:strRef>
              <c:f>'Gráfico GE 18'!$A$5</c:f>
              <c:strCache>
                <c:ptCount val="1"/>
                <c:pt idx="0">
                  <c:v>Capacitações à distância</c:v>
                </c:pt>
              </c:strCache>
            </c:strRef>
          </c:tx>
          <c:spPr>
            <a:solidFill>
              <a:schemeClr val="accent1">
                <a:shade val="4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18'!$B$5:$E$5</c:f>
              <c:numCache>
                <c:formatCode>0.0%</c:formatCode>
                <c:ptCount val="4"/>
                <c:pt idx="0">
                  <c:v>0.42307692307692307</c:v>
                </c:pt>
                <c:pt idx="1">
                  <c:v>0.30769230769230771</c:v>
                </c:pt>
                <c:pt idx="2">
                  <c:v>0.34615384615384615</c:v>
                </c:pt>
                <c:pt idx="3">
                  <c:v>0.26923076923076922</c:v>
                </c:pt>
              </c:numCache>
            </c:numRef>
          </c:val>
          <c:extLst>
            <c:ext xmlns:c16="http://schemas.microsoft.com/office/drawing/2014/chart" uri="{C3380CC4-5D6E-409C-BE32-E72D297353CC}">
              <c16:uniqueId val="{00000000-7E74-44AE-962A-C5C1D0F798B8}"/>
            </c:ext>
          </c:extLst>
        </c:ser>
        <c:ser>
          <c:idx val="1"/>
          <c:order val="1"/>
          <c:tx>
            <c:strRef>
              <c:f>'Gráfico GE 18'!$A$6</c:f>
              <c:strCache>
                <c:ptCount val="1"/>
                <c:pt idx="0">
                  <c:v>Outras formas</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18'!$B$6:$E$6</c:f>
              <c:numCache>
                <c:formatCode>0.0%</c:formatCode>
                <c:ptCount val="4"/>
                <c:pt idx="0">
                  <c:v>0.57692307692307687</c:v>
                </c:pt>
                <c:pt idx="1">
                  <c:v>0.30769230769230771</c:v>
                </c:pt>
                <c:pt idx="2">
                  <c:v>0.38461538461538464</c:v>
                </c:pt>
                <c:pt idx="3">
                  <c:v>0.15384615384615385</c:v>
                </c:pt>
              </c:numCache>
            </c:numRef>
          </c:val>
          <c:extLst>
            <c:ext xmlns:c16="http://schemas.microsoft.com/office/drawing/2014/chart" uri="{C3380CC4-5D6E-409C-BE32-E72D297353CC}">
              <c16:uniqueId val="{00000001-7E74-44AE-962A-C5C1D0F798B8}"/>
            </c:ext>
          </c:extLst>
        </c:ser>
        <c:ser>
          <c:idx val="2"/>
          <c:order val="2"/>
          <c:tx>
            <c:strRef>
              <c:f>'Gráfico GE 18'!$A$7</c:f>
              <c:strCache>
                <c:ptCount val="1"/>
                <c:pt idx="0">
                  <c:v>Produção e distribuição de material técnico</c:v>
                </c:pt>
              </c:strCache>
            </c:strRef>
          </c:tx>
          <c:spPr>
            <a:solidFill>
              <a:schemeClr val="accent1">
                <a:shade val="82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18'!$B$7:$E$7</c:f>
              <c:numCache>
                <c:formatCode>0.0%</c:formatCode>
                <c:ptCount val="4"/>
                <c:pt idx="0">
                  <c:v>0.69230769230769229</c:v>
                </c:pt>
                <c:pt idx="1">
                  <c:v>0.73076923076923073</c:v>
                </c:pt>
                <c:pt idx="2">
                  <c:v>0.57692307692307687</c:v>
                </c:pt>
                <c:pt idx="3">
                  <c:v>0.73076923076923073</c:v>
                </c:pt>
              </c:numCache>
            </c:numRef>
          </c:val>
          <c:extLst>
            <c:ext xmlns:c16="http://schemas.microsoft.com/office/drawing/2014/chart" uri="{C3380CC4-5D6E-409C-BE32-E72D297353CC}">
              <c16:uniqueId val="{00000002-7E74-44AE-962A-C5C1D0F798B8}"/>
            </c:ext>
          </c:extLst>
        </c:ser>
        <c:ser>
          <c:idx val="3"/>
          <c:order val="3"/>
          <c:tx>
            <c:strRef>
              <c:f>'Gráfico GE 18'!$A$8</c:f>
              <c:strCache>
                <c:ptCount val="1"/>
                <c:pt idx="0">
                  <c:v>Elaboração, pelo Estado, de normativas e instruções operacionais para orientação dos municípios</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18'!$B$8:$E$8</c:f>
              <c:numCache>
                <c:formatCode>0.0%</c:formatCode>
                <c:ptCount val="4"/>
                <c:pt idx="0">
                  <c:v>0.73076923076923073</c:v>
                </c:pt>
                <c:pt idx="1">
                  <c:v>0.53846153846153844</c:v>
                </c:pt>
                <c:pt idx="2">
                  <c:v>0.61538461538461542</c:v>
                </c:pt>
                <c:pt idx="3">
                  <c:v>0.73076923076923073</c:v>
                </c:pt>
              </c:numCache>
            </c:numRef>
          </c:val>
          <c:extLst>
            <c:ext xmlns:c16="http://schemas.microsoft.com/office/drawing/2014/chart" uri="{C3380CC4-5D6E-409C-BE32-E72D297353CC}">
              <c16:uniqueId val="{00000003-7E74-44AE-962A-C5C1D0F798B8}"/>
            </c:ext>
          </c:extLst>
        </c:ser>
        <c:ser>
          <c:idx val="4"/>
          <c:order val="4"/>
          <c:tx>
            <c:strRef>
              <c:f>'Gráfico GE 18'!$A$9</c:f>
              <c:strCache>
                <c:ptCount val="1"/>
                <c:pt idx="0">
                  <c:v>Capacitações presenciais</c:v>
                </c:pt>
              </c:strCache>
            </c:strRef>
          </c:tx>
          <c:spPr>
            <a:solidFill>
              <a:schemeClr val="accent1">
                <a:tint val="83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18'!$B$9:$E$9</c:f>
              <c:numCache>
                <c:formatCode>0.0%</c:formatCode>
                <c:ptCount val="4"/>
                <c:pt idx="0">
                  <c:v>0.73076923076923073</c:v>
                </c:pt>
                <c:pt idx="1">
                  <c:v>1</c:v>
                </c:pt>
                <c:pt idx="2">
                  <c:v>0.92307692307692313</c:v>
                </c:pt>
                <c:pt idx="3">
                  <c:v>0.92307692307692313</c:v>
                </c:pt>
              </c:numCache>
            </c:numRef>
          </c:val>
          <c:extLst>
            <c:ext xmlns:c16="http://schemas.microsoft.com/office/drawing/2014/chart" uri="{C3380CC4-5D6E-409C-BE32-E72D297353CC}">
              <c16:uniqueId val="{00000004-7E74-44AE-962A-C5C1D0F798B8}"/>
            </c:ext>
          </c:extLst>
        </c:ser>
        <c:ser>
          <c:idx val="5"/>
          <c:order val="5"/>
          <c:tx>
            <c:strRef>
              <c:f>'Gráfico GE 18'!$A$10</c:f>
              <c:strCache>
                <c:ptCount val="1"/>
                <c:pt idx="0">
                  <c:v>Assessoramento técnico à distância</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18'!$B$10:$E$10</c:f>
              <c:numCache>
                <c:formatCode>0.0%</c:formatCode>
                <c:ptCount val="4"/>
                <c:pt idx="0">
                  <c:v>0.61538461538461542</c:v>
                </c:pt>
                <c:pt idx="1">
                  <c:v>0.92307692307692313</c:v>
                </c:pt>
                <c:pt idx="2">
                  <c:v>0.96153846153846156</c:v>
                </c:pt>
                <c:pt idx="3">
                  <c:v>0.92307692307692313</c:v>
                </c:pt>
              </c:numCache>
            </c:numRef>
          </c:val>
          <c:extLst>
            <c:ext xmlns:c16="http://schemas.microsoft.com/office/drawing/2014/chart" uri="{C3380CC4-5D6E-409C-BE32-E72D297353CC}">
              <c16:uniqueId val="{00000005-7E74-44AE-962A-C5C1D0F798B8}"/>
            </c:ext>
          </c:extLst>
        </c:ser>
        <c:ser>
          <c:idx val="6"/>
          <c:order val="6"/>
          <c:tx>
            <c:strRef>
              <c:f>'Gráfico GE 18'!$A$11</c:f>
              <c:strCache>
                <c:ptCount val="1"/>
                <c:pt idx="0">
                  <c:v>Assessoramento técnico de forma presencial no município</c:v>
                </c:pt>
              </c:strCache>
            </c:strRef>
          </c:tx>
          <c:spPr>
            <a:solidFill>
              <a:schemeClr val="accent1">
                <a:tint val="48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GE 18'!$B$4:$E$4</c:f>
              <c:numCache>
                <c:formatCode>General</c:formatCode>
                <c:ptCount val="4"/>
                <c:pt idx="0">
                  <c:v>2013</c:v>
                </c:pt>
                <c:pt idx="1">
                  <c:v>2014</c:v>
                </c:pt>
                <c:pt idx="2">
                  <c:v>2015</c:v>
                </c:pt>
                <c:pt idx="3">
                  <c:v>2016</c:v>
                </c:pt>
              </c:numCache>
            </c:numRef>
          </c:cat>
          <c:val>
            <c:numRef>
              <c:f>'Gráfico GE 18'!$B$11:$E$11</c:f>
              <c:numCache>
                <c:formatCode>0.0%</c:formatCode>
                <c:ptCount val="4"/>
                <c:pt idx="0">
                  <c:v>0.92307692307692313</c:v>
                </c:pt>
                <c:pt idx="1">
                  <c:v>0.96153846153846156</c:v>
                </c:pt>
                <c:pt idx="2">
                  <c:v>1</c:v>
                </c:pt>
                <c:pt idx="3">
                  <c:v>0.96153846153846156</c:v>
                </c:pt>
              </c:numCache>
            </c:numRef>
          </c:val>
          <c:extLst>
            <c:ext xmlns:c16="http://schemas.microsoft.com/office/drawing/2014/chart" uri="{C3380CC4-5D6E-409C-BE32-E72D297353CC}">
              <c16:uniqueId val="{00000006-7E74-44AE-962A-C5C1D0F798B8}"/>
            </c:ext>
          </c:extLst>
        </c:ser>
        <c:dLbls>
          <c:dLblPos val="outEnd"/>
          <c:showLegendKey val="0"/>
          <c:showVal val="1"/>
          <c:showCatName val="0"/>
          <c:showSerName val="0"/>
          <c:showPercent val="0"/>
          <c:showBubbleSize val="0"/>
        </c:dLbls>
        <c:gapWidth val="219"/>
        <c:overlap val="-27"/>
        <c:axId val="268834448"/>
        <c:axId val="268835008"/>
      </c:barChart>
      <c:catAx>
        <c:axId val="26883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268835008"/>
        <c:crosses val="autoZero"/>
        <c:auto val="1"/>
        <c:lblAlgn val="ctr"/>
        <c:lblOffset val="100"/>
        <c:noMultiLvlLbl val="0"/>
      </c:catAx>
      <c:valAx>
        <c:axId val="268835008"/>
        <c:scaling>
          <c:orientation val="minMax"/>
        </c:scaling>
        <c:delete val="1"/>
        <c:axPos val="l"/>
        <c:numFmt formatCode="0.0%" sourceLinked="1"/>
        <c:majorTickMark val="none"/>
        <c:minorTickMark val="none"/>
        <c:tickLblPos val="nextTo"/>
        <c:crossAx val="268834448"/>
        <c:crosses val="autoZero"/>
        <c:crossBetween val="between"/>
      </c:valAx>
      <c:spPr>
        <a:noFill/>
        <a:ln>
          <a:noFill/>
        </a:ln>
        <a:effectLst/>
      </c:spPr>
    </c:plotArea>
    <c:legend>
      <c:legendPos val="b"/>
      <c:layout>
        <c:manualLayout>
          <c:xMode val="edge"/>
          <c:yMode val="edge"/>
          <c:x val="1.11899335467079E-2"/>
          <c:y val="0.67224782877750033"/>
          <c:w val="0.98139647904513505"/>
          <c:h val="0.3129099716194012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843664121006512"/>
          <c:y val="2.0711972702598495E-2"/>
          <c:w val="0.73885045295960772"/>
          <c:h val="0.96202805004523606"/>
        </c:manualLayout>
      </c:layout>
      <c:barChart>
        <c:barDir val="bar"/>
        <c:grouping val="clustered"/>
        <c:varyColors val="0"/>
        <c:ser>
          <c:idx val="0"/>
          <c:order val="0"/>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19'!$A$4:$A$30</c:f>
              <c:strCache>
                <c:ptCount val="27"/>
                <c:pt idx="0">
                  <c:v>Mato Grosso do Sul</c:v>
                </c:pt>
                <c:pt idx="1">
                  <c:v>Mato Grosso</c:v>
                </c:pt>
                <c:pt idx="2">
                  <c:v>Goiás</c:v>
                </c:pt>
                <c:pt idx="3">
                  <c:v>Santa Catarina</c:v>
                </c:pt>
                <c:pt idx="4">
                  <c:v>Rio Grande do Sul</c:v>
                </c:pt>
                <c:pt idx="5">
                  <c:v>Paraná </c:v>
                </c:pt>
                <c:pt idx="6">
                  <c:v>São Paulo</c:v>
                </c:pt>
                <c:pt idx="7">
                  <c:v>Rio de Janeiro</c:v>
                </c:pt>
                <c:pt idx="8">
                  <c:v>Minas Gerais</c:v>
                </c:pt>
                <c:pt idx="9">
                  <c:v>Espirito Santo</c:v>
                </c:pt>
                <c:pt idx="10">
                  <c:v>Sergipe</c:v>
                </c:pt>
                <c:pt idx="11">
                  <c:v>Rio Grande do Norte</c:v>
                </c:pt>
                <c:pt idx="12">
                  <c:v>Piauí</c:v>
                </c:pt>
                <c:pt idx="13">
                  <c:v>Pernambuco</c:v>
                </c:pt>
                <c:pt idx="14">
                  <c:v>Paraíba</c:v>
                </c:pt>
                <c:pt idx="15">
                  <c:v>Maranhão </c:v>
                </c:pt>
                <c:pt idx="16">
                  <c:v>Ceará</c:v>
                </c:pt>
                <c:pt idx="17">
                  <c:v>Bahia</c:v>
                </c:pt>
                <c:pt idx="18">
                  <c:v>Alagoas</c:v>
                </c:pt>
                <c:pt idx="19">
                  <c:v>Tocantins</c:v>
                </c:pt>
                <c:pt idx="20">
                  <c:v>Roraima</c:v>
                </c:pt>
                <c:pt idx="21">
                  <c:v>Rondônia</c:v>
                </c:pt>
                <c:pt idx="22">
                  <c:v>Pará</c:v>
                </c:pt>
                <c:pt idx="23">
                  <c:v>Amazonas</c:v>
                </c:pt>
                <c:pt idx="24">
                  <c:v>Amapá</c:v>
                </c:pt>
                <c:pt idx="25">
                  <c:v>Acre</c:v>
                </c:pt>
                <c:pt idx="26">
                  <c:v>Brasil</c:v>
                </c:pt>
              </c:strCache>
            </c:strRef>
          </c:cat>
          <c:val>
            <c:numRef>
              <c:f>'Gráfico GE 19'!$B$4:$B$30</c:f>
              <c:numCache>
                <c:formatCode>0.0%</c:formatCode>
                <c:ptCount val="27"/>
                <c:pt idx="0">
                  <c:v>0.189873417721519</c:v>
                </c:pt>
                <c:pt idx="1">
                  <c:v>0.51063829787234039</c:v>
                </c:pt>
                <c:pt idx="2">
                  <c:v>0.44715447154471544</c:v>
                </c:pt>
                <c:pt idx="3">
                  <c:v>0.21016949152542372</c:v>
                </c:pt>
                <c:pt idx="4">
                  <c:v>0.50301810865191143</c:v>
                </c:pt>
                <c:pt idx="5">
                  <c:v>1</c:v>
                </c:pt>
                <c:pt idx="6">
                  <c:v>0.84651162790697676</c:v>
                </c:pt>
                <c:pt idx="7">
                  <c:v>0.38043478260869568</c:v>
                </c:pt>
                <c:pt idx="8">
                  <c:v>0.11371629542790153</c:v>
                </c:pt>
                <c:pt idx="9">
                  <c:v>0.62820512820512819</c:v>
                </c:pt>
                <c:pt idx="10">
                  <c:v>1</c:v>
                </c:pt>
                <c:pt idx="11">
                  <c:v>0.43113772455089822</c:v>
                </c:pt>
                <c:pt idx="12">
                  <c:v>0.24553571428571427</c:v>
                </c:pt>
                <c:pt idx="13">
                  <c:v>0.46486486486486489</c:v>
                </c:pt>
                <c:pt idx="14">
                  <c:v>0.2914798206278027</c:v>
                </c:pt>
                <c:pt idx="15">
                  <c:v>0.33640552995391704</c:v>
                </c:pt>
                <c:pt idx="16">
                  <c:v>1</c:v>
                </c:pt>
                <c:pt idx="17">
                  <c:v>0.10071942446043165</c:v>
                </c:pt>
                <c:pt idx="18">
                  <c:v>0.46078431372549017</c:v>
                </c:pt>
                <c:pt idx="19">
                  <c:v>0.70503597122302153</c:v>
                </c:pt>
                <c:pt idx="20">
                  <c:v>1</c:v>
                </c:pt>
                <c:pt idx="21">
                  <c:v>1</c:v>
                </c:pt>
                <c:pt idx="22">
                  <c:v>0.44444444444444442</c:v>
                </c:pt>
                <c:pt idx="23">
                  <c:v>0.25806451612903225</c:v>
                </c:pt>
                <c:pt idx="24">
                  <c:v>0</c:v>
                </c:pt>
                <c:pt idx="25">
                  <c:v>0.95454545454545459</c:v>
                </c:pt>
                <c:pt idx="26">
                  <c:v>0.46687017417848808</c:v>
                </c:pt>
              </c:numCache>
            </c:numRef>
          </c:val>
          <c:extLst>
            <c:ext xmlns:c16="http://schemas.microsoft.com/office/drawing/2014/chart" uri="{C3380CC4-5D6E-409C-BE32-E72D297353CC}">
              <c16:uniqueId val="{00000000-A822-438E-85E5-B29FF94F4701}"/>
            </c:ext>
          </c:extLst>
        </c:ser>
        <c:dLbls>
          <c:dLblPos val="outEnd"/>
          <c:showLegendKey val="0"/>
          <c:showVal val="1"/>
          <c:showCatName val="0"/>
          <c:showSerName val="0"/>
          <c:showPercent val="0"/>
          <c:showBubbleSize val="0"/>
        </c:dLbls>
        <c:gapWidth val="182"/>
        <c:axId val="268837248"/>
        <c:axId val="268837808"/>
      </c:barChart>
      <c:catAx>
        <c:axId val="268837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37808"/>
        <c:crosses val="autoZero"/>
        <c:auto val="1"/>
        <c:lblAlgn val="ctr"/>
        <c:lblOffset val="100"/>
        <c:noMultiLvlLbl val="0"/>
      </c:catAx>
      <c:valAx>
        <c:axId val="268837808"/>
        <c:scaling>
          <c:orientation val="minMax"/>
        </c:scaling>
        <c:delete val="1"/>
        <c:axPos val="b"/>
        <c:numFmt formatCode="0.0%" sourceLinked="1"/>
        <c:majorTickMark val="none"/>
        <c:minorTickMark val="none"/>
        <c:tickLblPos val="nextTo"/>
        <c:crossAx val="268837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stacked"/>
        <c:varyColors val="0"/>
        <c:ser>
          <c:idx val="0"/>
          <c:order val="0"/>
          <c:tx>
            <c:strRef>
              <c:f>'Gráfico GM 2'!$B$3</c:f>
              <c:strCache>
                <c:ptCount val="1"/>
                <c:pt idx="0">
                  <c:v>Sim, na estrutura do órgão gestor</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2'!$A$4:$A$11</c:f>
              <c:strCache>
                <c:ptCount val="8"/>
                <c:pt idx="0">
                  <c:v>Proteção Social Básica</c:v>
                </c:pt>
                <c:pt idx="1">
                  <c:v>Proteção Social Especial</c:v>
                </c:pt>
                <c:pt idx="2">
                  <c:v>Gestão de Benefícios Assistenciais (Bolsa Família, BPC, Benefícios Eventuais)</c:v>
                </c:pt>
                <c:pt idx="3">
                  <c:v>Gestão do SUAS</c:v>
                </c:pt>
                <c:pt idx="4">
                  <c:v>Vigilância Socioassistencial (Inclusive áreas de monitoramento e avaliação)</c:v>
                </c:pt>
                <c:pt idx="5">
                  <c:v>Gestão do Trabalho</c:v>
                </c:pt>
                <c:pt idx="6">
                  <c:v>Regulação do SUAS</c:v>
                </c:pt>
                <c:pt idx="7">
                  <c:v>Gestão Financeira e Orçamentária</c:v>
                </c:pt>
              </c:strCache>
            </c:strRef>
          </c:cat>
          <c:val>
            <c:numRef>
              <c:f>'Gráfico GM 2'!$B$4:$B$11</c:f>
              <c:numCache>
                <c:formatCode>0.0%</c:formatCode>
                <c:ptCount val="8"/>
                <c:pt idx="0">
                  <c:v>0.62525086663017704</c:v>
                </c:pt>
                <c:pt idx="1">
                  <c:v>0.356139390622149</c:v>
                </c:pt>
                <c:pt idx="2">
                  <c:v>0.63054187192118205</c:v>
                </c:pt>
                <c:pt idx="3">
                  <c:v>0.52837073526728695</c:v>
                </c:pt>
                <c:pt idx="4">
                  <c:v>0.31089217296113802</c:v>
                </c:pt>
                <c:pt idx="5">
                  <c:v>0.30614851304506502</c:v>
                </c:pt>
                <c:pt idx="6">
                  <c:v>0.36526181353767601</c:v>
                </c:pt>
                <c:pt idx="7">
                  <c:v>0.51596424010217101</c:v>
                </c:pt>
              </c:numCache>
            </c:numRef>
          </c:val>
          <c:extLst>
            <c:ext xmlns:c16="http://schemas.microsoft.com/office/drawing/2014/chart" uri="{C3380CC4-5D6E-409C-BE32-E72D297353CC}">
              <c16:uniqueId val="{00000000-F928-4C35-81D2-5F868CB7F124}"/>
            </c:ext>
          </c:extLst>
        </c:ser>
        <c:ser>
          <c:idx val="1"/>
          <c:order val="1"/>
          <c:tx>
            <c:strRef>
              <c:f>'Gráfico GM 2'!$C$3</c:f>
              <c:strCache>
                <c:ptCount val="1"/>
                <c:pt idx="0">
                  <c:v>Sim, de maneira informal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2'!$A$4:$A$11</c:f>
              <c:strCache>
                <c:ptCount val="8"/>
                <c:pt idx="0">
                  <c:v>Proteção Social Básica</c:v>
                </c:pt>
                <c:pt idx="1">
                  <c:v>Proteção Social Especial</c:v>
                </c:pt>
                <c:pt idx="2">
                  <c:v>Gestão de Benefícios Assistenciais (Bolsa Família, BPC, Benefícios Eventuais)</c:v>
                </c:pt>
                <c:pt idx="3">
                  <c:v>Gestão do SUAS</c:v>
                </c:pt>
                <c:pt idx="4">
                  <c:v>Vigilância Socioassistencial (Inclusive áreas de monitoramento e avaliação)</c:v>
                </c:pt>
                <c:pt idx="5">
                  <c:v>Gestão do Trabalho</c:v>
                </c:pt>
                <c:pt idx="6">
                  <c:v>Regulação do SUAS</c:v>
                </c:pt>
                <c:pt idx="7">
                  <c:v>Gestão Financeira e Orçamentária</c:v>
                </c:pt>
              </c:strCache>
            </c:strRef>
          </c:cat>
          <c:val>
            <c:numRef>
              <c:f>'Gráfico GM 2'!$C$4:$C$11</c:f>
              <c:numCache>
                <c:formatCode>0.0%</c:formatCode>
                <c:ptCount val="8"/>
                <c:pt idx="0">
                  <c:v>0.261995986133917</c:v>
                </c:pt>
                <c:pt idx="1">
                  <c:v>0.30140485312899101</c:v>
                </c:pt>
                <c:pt idx="2">
                  <c:v>0.26254333150884901</c:v>
                </c:pt>
                <c:pt idx="3">
                  <c:v>0.33150884875022801</c:v>
                </c:pt>
                <c:pt idx="4">
                  <c:v>0.369275679620507</c:v>
                </c:pt>
                <c:pt idx="5">
                  <c:v>0.30176975004561202</c:v>
                </c:pt>
                <c:pt idx="6">
                  <c:v>0.29483670862981198</c:v>
                </c:pt>
                <c:pt idx="7">
                  <c:v>0.300675059295749</c:v>
                </c:pt>
              </c:numCache>
            </c:numRef>
          </c:val>
          <c:extLst>
            <c:ext xmlns:c16="http://schemas.microsoft.com/office/drawing/2014/chart" uri="{C3380CC4-5D6E-409C-BE32-E72D297353CC}">
              <c16:uniqueId val="{00000001-F928-4C35-81D2-5F868CB7F124}"/>
            </c:ext>
          </c:extLst>
        </c:ser>
        <c:ser>
          <c:idx val="2"/>
          <c:order val="2"/>
          <c:tx>
            <c:strRef>
              <c:f>'Gráfico GM 2'!$D$3</c:f>
              <c:strCache>
                <c:ptCount val="1"/>
                <c:pt idx="0">
                  <c:v>Não constituída</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2'!$A$4:$A$11</c:f>
              <c:strCache>
                <c:ptCount val="8"/>
                <c:pt idx="0">
                  <c:v>Proteção Social Básica</c:v>
                </c:pt>
                <c:pt idx="1">
                  <c:v>Proteção Social Especial</c:v>
                </c:pt>
                <c:pt idx="2">
                  <c:v>Gestão de Benefícios Assistenciais (Bolsa Família, BPC, Benefícios Eventuais)</c:v>
                </c:pt>
                <c:pt idx="3">
                  <c:v>Gestão do SUAS</c:v>
                </c:pt>
                <c:pt idx="4">
                  <c:v>Vigilância Socioassistencial (Inclusive áreas de monitoramento e avaliação)</c:v>
                </c:pt>
                <c:pt idx="5">
                  <c:v>Gestão do Trabalho</c:v>
                </c:pt>
                <c:pt idx="6">
                  <c:v>Regulação do SUAS</c:v>
                </c:pt>
                <c:pt idx="7">
                  <c:v>Gestão Financeira e Orçamentária</c:v>
                </c:pt>
              </c:strCache>
            </c:strRef>
          </c:cat>
          <c:val>
            <c:numRef>
              <c:f>'Gráfico GM 2'!$D$4:$D$11</c:f>
              <c:numCache>
                <c:formatCode>0.0%</c:formatCode>
                <c:ptCount val="8"/>
                <c:pt idx="0">
                  <c:v>0.112753147235906</c:v>
                </c:pt>
                <c:pt idx="1">
                  <c:v>0.34245575624885999</c:v>
                </c:pt>
                <c:pt idx="2">
                  <c:v>0.106914796569969</c:v>
                </c:pt>
                <c:pt idx="3">
                  <c:v>0.14012041598248501</c:v>
                </c:pt>
                <c:pt idx="4">
                  <c:v>0.31983214741835397</c:v>
                </c:pt>
                <c:pt idx="5">
                  <c:v>0.39208173690932302</c:v>
                </c:pt>
                <c:pt idx="6">
                  <c:v>0.33990147783251201</c:v>
                </c:pt>
                <c:pt idx="7">
                  <c:v>0.18336070060208001</c:v>
                </c:pt>
              </c:numCache>
            </c:numRef>
          </c:val>
          <c:extLst>
            <c:ext xmlns:c16="http://schemas.microsoft.com/office/drawing/2014/chart" uri="{C3380CC4-5D6E-409C-BE32-E72D297353CC}">
              <c16:uniqueId val="{00000002-F928-4C35-81D2-5F868CB7F124}"/>
            </c:ext>
          </c:extLst>
        </c:ser>
        <c:dLbls>
          <c:dLblPos val="ctr"/>
          <c:showLegendKey val="0"/>
          <c:showVal val="1"/>
          <c:showCatName val="0"/>
          <c:showSerName val="0"/>
          <c:showPercent val="0"/>
          <c:showBubbleSize val="0"/>
        </c:dLbls>
        <c:gapWidth val="150"/>
        <c:overlap val="100"/>
        <c:axId val="857932656"/>
        <c:axId val="857927056"/>
      </c:barChart>
      <c:catAx>
        <c:axId val="8579326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27056"/>
        <c:crosses val="autoZero"/>
        <c:auto val="1"/>
        <c:lblAlgn val="ctr"/>
        <c:lblOffset val="100"/>
        <c:noMultiLvlLbl val="0"/>
      </c:catAx>
      <c:valAx>
        <c:axId val="857927056"/>
        <c:scaling>
          <c:orientation val="minMax"/>
          <c:max val="1"/>
          <c:min val="0"/>
        </c:scaling>
        <c:delete val="1"/>
        <c:axPos val="b"/>
        <c:numFmt formatCode="0.0%" sourceLinked="1"/>
        <c:majorTickMark val="out"/>
        <c:minorTickMark val="none"/>
        <c:tickLblPos val="nextTo"/>
        <c:crossAx val="85793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percentStacked"/>
        <c:varyColors val="0"/>
        <c:ser>
          <c:idx val="0"/>
          <c:order val="0"/>
          <c:tx>
            <c:strRef>
              <c:f>'Gráfico GE 20'!$B$4</c:f>
              <c:strCache>
                <c:ptCount val="1"/>
                <c:pt idx="0">
                  <c:v> Mensalmente </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20'!$A$5:$A$10</c:f>
              <c:strCache>
                <c:ptCount val="6"/>
                <c:pt idx="0">
                  <c:v>Brasil</c:v>
                </c:pt>
                <c:pt idx="1">
                  <c:v>Centro-Oeste</c:v>
                </c:pt>
                <c:pt idx="2">
                  <c:v>Sul</c:v>
                </c:pt>
                <c:pt idx="3">
                  <c:v>Sudeste</c:v>
                </c:pt>
                <c:pt idx="4">
                  <c:v>Nordeste</c:v>
                </c:pt>
                <c:pt idx="5">
                  <c:v>Norte</c:v>
                </c:pt>
              </c:strCache>
            </c:strRef>
          </c:cat>
          <c:val>
            <c:numRef>
              <c:f>'Gráfico GE 20'!$B$5:$B$10</c:f>
              <c:numCache>
                <c:formatCode>General</c:formatCode>
                <c:ptCount val="6"/>
                <c:pt idx="0">
                  <c:v>14</c:v>
                </c:pt>
                <c:pt idx="1">
                  <c:v>2</c:v>
                </c:pt>
                <c:pt idx="2">
                  <c:v>1</c:v>
                </c:pt>
                <c:pt idx="3">
                  <c:v>3</c:v>
                </c:pt>
                <c:pt idx="4">
                  <c:v>6</c:v>
                </c:pt>
                <c:pt idx="5">
                  <c:v>2</c:v>
                </c:pt>
              </c:numCache>
            </c:numRef>
          </c:val>
          <c:extLst>
            <c:ext xmlns:c16="http://schemas.microsoft.com/office/drawing/2014/chart" uri="{C3380CC4-5D6E-409C-BE32-E72D297353CC}">
              <c16:uniqueId val="{00000000-1AA6-4F4B-AB0B-8C378305EC74}"/>
            </c:ext>
          </c:extLst>
        </c:ser>
        <c:ser>
          <c:idx val="1"/>
          <c:order val="1"/>
          <c:tx>
            <c:strRef>
              <c:f>'Gráfico GE 20'!$C$4</c:f>
              <c:strCache>
                <c:ptCount val="1"/>
                <c:pt idx="0">
                  <c:v> Bimestralmente </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20'!$A$5:$A$10</c:f>
              <c:strCache>
                <c:ptCount val="6"/>
                <c:pt idx="0">
                  <c:v>Brasil</c:v>
                </c:pt>
                <c:pt idx="1">
                  <c:v>Centro-Oeste</c:v>
                </c:pt>
                <c:pt idx="2">
                  <c:v>Sul</c:v>
                </c:pt>
                <c:pt idx="3">
                  <c:v>Sudeste</c:v>
                </c:pt>
                <c:pt idx="4">
                  <c:v>Nordeste</c:v>
                </c:pt>
                <c:pt idx="5">
                  <c:v>Norte</c:v>
                </c:pt>
              </c:strCache>
            </c:strRef>
          </c:cat>
          <c:val>
            <c:numRef>
              <c:f>'Gráfico GE 20'!$C$5:$C$10</c:f>
              <c:numCache>
                <c:formatCode>General</c:formatCode>
                <c:ptCount val="6"/>
                <c:pt idx="0">
                  <c:v>8</c:v>
                </c:pt>
                <c:pt idx="1">
                  <c:v>1</c:v>
                </c:pt>
                <c:pt idx="2">
                  <c:v>2</c:v>
                </c:pt>
                <c:pt idx="3">
                  <c:v>1</c:v>
                </c:pt>
                <c:pt idx="4">
                  <c:v>2</c:v>
                </c:pt>
                <c:pt idx="5">
                  <c:v>2</c:v>
                </c:pt>
              </c:numCache>
            </c:numRef>
          </c:val>
          <c:extLst>
            <c:ext xmlns:c16="http://schemas.microsoft.com/office/drawing/2014/chart" uri="{C3380CC4-5D6E-409C-BE32-E72D297353CC}">
              <c16:uniqueId val="{00000001-1AA6-4F4B-AB0B-8C378305EC74}"/>
            </c:ext>
          </c:extLst>
        </c:ser>
        <c:ser>
          <c:idx val="2"/>
          <c:order val="2"/>
          <c:tx>
            <c:strRef>
              <c:f>'Gráfico GE 20'!$D$4</c:f>
              <c:strCache>
                <c:ptCount val="1"/>
                <c:pt idx="0">
                  <c:v> Trimestralmente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20'!$A$5:$A$10</c:f>
              <c:strCache>
                <c:ptCount val="6"/>
                <c:pt idx="0">
                  <c:v>Brasil</c:v>
                </c:pt>
                <c:pt idx="1">
                  <c:v>Centro-Oeste</c:v>
                </c:pt>
                <c:pt idx="2">
                  <c:v>Sul</c:v>
                </c:pt>
                <c:pt idx="3">
                  <c:v>Sudeste</c:v>
                </c:pt>
                <c:pt idx="4">
                  <c:v>Nordeste</c:v>
                </c:pt>
                <c:pt idx="5">
                  <c:v>Norte</c:v>
                </c:pt>
              </c:strCache>
            </c:strRef>
          </c:cat>
          <c:val>
            <c:numRef>
              <c:f>'Gráfico GE 20'!$D$5:$D$10</c:f>
              <c:numCache>
                <c:formatCode>General</c:formatCode>
                <c:ptCount val="6"/>
                <c:pt idx="0">
                  <c:v>2</c:v>
                </c:pt>
                <c:pt idx="5">
                  <c:v>2</c:v>
                </c:pt>
              </c:numCache>
            </c:numRef>
          </c:val>
          <c:extLst>
            <c:ext xmlns:c16="http://schemas.microsoft.com/office/drawing/2014/chart" uri="{C3380CC4-5D6E-409C-BE32-E72D297353CC}">
              <c16:uniqueId val="{00000002-1AA6-4F4B-AB0B-8C378305EC74}"/>
            </c:ext>
          </c:extLst>
        </c:ser>
        <c:ser>
          <c:idx val="3"/>
          <c:order val="3"/>
          <c:tx>
            <c:strRef>
              <c:f>'Gráfico GE 20'!$E$4</c:f>
              <c:strCache>
                <c:ptCount val="1"/>
                <c:pt idx="0">
                  <c:v> Quadrimestralmente </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20'!$A$5:$A$10</c:f>
              <c:strCache>
                <c:ptCount val="6"/>
                <c:pt idx="0">
                  <c:v>Brasil</c:v>
                </c:pt>
                <c:pt idx="1">
                  <c:v>Centro-Oeste</c:v>
                </c:pt>
                <c:pt idx="2">
                  <c:v>Sul</c:v>
                </c:pt>
                <c:pt idx="3">
                  <c:v>Sudeste</c:v>
                </c:pt>
                <c:pt idx="4">
                  <c:v>Nordeste</c:v>
                </c:pt>
                <c:pt idx="5">
                  <c:v>Norte</c:v>
                </c:pt>
              </c:strCache>
            </c:strRef>
          </c:cat>
          <c:val>
            <c:numRef>
              <c:f>'Gráfico GE 20'!$E$5:$E$10</c:f>
              <c:numCache>
                <c:formatCode>General</c:formatCode>
                <c:ptCount val="6"/>
                <c:pt idx="0">
                  <c:v>1</c:v>
                </c:pt>
                <c:pt idx="5">
                  <c:v>1</c:v>
                </c:pt>
              </c:numCache>
            </c:numRef>
          </c:val>
          <c:extLst>
            <c:ext xmlns:c16="http://schemas.microsoft.com/office/drawing/2014/chart" uri="{C3380CC4-5D6E-409C-BE32-E72D297353CC}">
              <c16:uniqueId val="{00000003-1AA6-4F4B-AB0B-8C378305EC74}"/>
            </c:ext>
          </c:extLst>
        </c:ser>
        <c:ser>
          <c:idx val="4"/>
          <c:order val="4"/>
          <c:tx>
            <c:strRef>
              <c:f>'Gráfico GE 20'!$F$4</c:f>
              <c:strCache>
                <c:ptCount val="1"/>
                <c:pt idx="0">
                  <c:v> Semestralmente </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GE 20'!$A$5:$A$10</c:f>
              <c:strCache>
                <c:ptCount val="6"/>
                <c:pt idx="0">
                  <c:v>Brasil</c:v>
                </c:pt>
                <c:pt idx="1">
                  <c:v>Centro-Oeste</c:v>
                </c:pt>
                <c:pt idx="2">
                  <c:v>Sul</c:v>
                </c:pt>
                <c:pt idx="3">
                  <c:v>Sudeste</c:v>
                </c:pt>
                <c:pt idx="4">
                  <c:v>Nordeste</c:v>
                </c:pt>
                <c:pt idx="5">
                  <c:v>Norte</c:v>
                </c:pt>
              </c:strCache>
            </c:strRef>
          </c:cat>
          <c:val>
            <c:numRef>
              <c:f>'Gráfico GE 20'!$F$5:$F$10</c:f>
              <c:numCache>
                <c:formatCode>General</c:formatCode>
                <c:ptCount val="6"/>
                <c:pt idx="0">
                  <c:v>1</c:v>
                </c:pt>
                <c:pt idx="4">
                  <c:v>1</c:v>
                </c:pt>
              </c:numCache>
            </c:numRef>
          </c:val>
          <c:extLst>
            <c:ext xmlns:c16="http://schemas.microsoft.com/office/drawing/2014/chart" uri="{C3380CC4-5D6E-409C-BE32-E72D297353CC}">
              <c16:uniqueId val="{00000004-1AA6-4F4B-AB0B-8C378305EC74}"/>
            </c:ext>
          </c:extLst>
        </c:ser>
        <c:dLbls>
          <c:dLblPos val="ctr"/>
          <c:showLegendKey val="0"/>
          <c:showVal val="1"/>
          <c:showCatName val="0"/>
          <c:showSerName val="0"/>
          <c:showPercent val="0"/>
          <c:showBubbleSize val="0"/>
        </c:dLbls>
        <c:gapWidth val="150"/>
        <c:overlap val="100"/>
        <c:axId val="268842288"/>
        <c:axId val="268842848"/>
      </c:barChart>
      <c:catAx>
        <c:axId val="268842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42848"/>
        <c:crosses val="autoZero"/>
        <c:auto val="1"/>
        <c:lblAlgn val="ctr"/>
        <c:lblOffset val="100"/>
        <c:noMultiLvlLbl val="0"/>
      </c:catAx>
      <c:valAx>
        <c:axId val="268842848"/>
        <c:scaling>
          <c:orientation val="minMax"/>
        </c:scaling>
        <c:delete val="1"/>
        <c:axPos val="b"/>
        <c:numFmt formatCode="0%" sourceLinked="1"/>
        <c:majorTickMark val="none"/>
        <c:minorTickMark val="none"/>
        <c:tickLblPos val="nextTo"/>
        <c:crossAx val="26884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tx>
            <c:strRef>
              <c:f>'CRAS Gráfico 1'!$A$4</c:f>
              <c:strCache>
                <c:ptCount val="1"/>
                <c:pt idx="0">
                  <c:v>CRAS</c:v>
                </c:pt>
              </c:strCache>
            </c:strRef>
          </c:tx>
          <c:spPr>
            <a:ln w="28575"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1'!$B$3:$K$3</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'CRAS Gráfico 1'!$B$4:$K$4</c:f>
              <c:numCache>
                <c:formatCode>#,##0</c:formatCode>
                <c:ptCount val="10"/>
                <c:pt idx="0">
                  <c:v>4195</c:v>
                </c:pt>
                <c:pt idx="1">
                  <c:v>5074</c:v>
                </c:pt>
                <c:pt idx="2">
                  <c:v>5798</c:v>
                </c:pt>
                <c:pt idx="3">
                  <c:v>6801</c:v>
                </c:pt>
                <c:pt idx="4">
                  <c:v>7475</c:v>
                </c:pt>
                <c:pt idx="5">
                  <c:v>7725</c:v>
                </c:pt>
                <c:pt idx="6">
                  <c:v>7883</c:v>
                </c:pt>
                <c:pt idx="7">
                  <c:v>8088</c:v>
                </c:pt>
                <c:pt idx="8">
                  <c:v>8155</c:v>
                </c:pt>
                <c:pt idx="9">
                  <c:v>8240</c:v>
                </c:pt>
              </c:numCache>
            </c:numRef>
          </c:val>
          <c:smooth val="0"/>
          <c:extLst>
            <c:ext xmlns:c16="http://schemas.microsoft.com/office/drawing/2014/chart" uri="{C3380CC4-5D6E-409C-BE32-E72D297353CC}">
              <c16:uniqueId val="{00000000-2539-43AF-A06F-493AF5A6F084}"/>
            </c:ext>
          </c:extLst>
        </c:ser>
        <c:ser>
          <c:idx val="1"/>
          <c:order val="1"/>
          <c:tx>
            <c:strRef>
              <c:f>'CRAS Gráfico 1'!$A$5</c:f>
              <c:strCache>
                <c:ptCount val="1"/>
                <c:pt idx="0">
                  <c:v>Municípios</c:v>
                </c:pt>
              </c:strCache>
            </c:strRef>
          </c:tx>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1'!$B$3:$K$3</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'CRAS Gráfico 1'!$B$5:$K$5</c:f>
              <c:numCache>
                <c:formatCode>#,##0</c:formatCode>
                <c:ptCount val="10"/>
                <c:pt idx="0">
                  <c:v>3152</c:v>
                </c:pt>
                <c:pt idx="1">
                  <c:v>3832</c:v>
                </c:pt>
                <c:pt idx="2">
                  <c:v>4330</c:v>
                </c:pt>
                <c:pt idx="3">
                  <c:v>4721</c:v>
                </c:pt>
                <c:pt idx="4">
                  <c:v>5265</c:v>
                </c:pt>
                <c:pt idx="5">
                  <c:v>5324</c:v>
                </c:pt>
                <c:pt idx="6">
                  <c:v>5395</c:v>
                </c:pt>
                <c:pt idx="7">
                  <c:v>5485</c:v>
                </c:pt>
                <c:pt idx="8">
                  <c:v>5504</c:v>
                </c:pt>
                <c:pt idx="9">
                  <c:v>5494</c:v>
                </c:pt>
              </c:numCache>
            </c:numRef>
          </c:val>
          <c:smooth val="0"/>
          <c:extLst>
            <c:ext xmlns:c16="http://schemas.microsoft.com/office/drawing/2014/chart" uri="{C3380CC4-5D6E-409C-BE32-E72D297353CC}">
              <c16:uniqueId val="{00000001-2539-43AF-A06F-493AF5A6F084}"/>
            </c:ext>
          </c:extLst>
        </c:ser>
        <c:dLbls>
          <c:showLegendKey val="0"/>
          <c:showVal val="0"/>
          <c:showCatName val="0"/>
          <c:showSerName val="0"/>
          <c:showPercent val="0"/>
          <c:showBubbleSize val="0"/>
        </c:dLbls>
        <c:marker val="1"/>
        <c:smooth val="0"/>
        <c:axId val="268845648"/>
        <c:axId val="268846208"/>
      </c:lineChart>
      <c:catAx>
        <c:axId val="26884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46208"/>
        <c:crosses val="autoZero"/>
        <c:auto val="1"/>
        <c:lblAlgn val="ctr"/>
        <c:lblOffset val="100"/>
        <c:noMultiLvlLbl val="0"/>
      </c:catAx>
      <c:valAx>
        <c:axId val="268846208"/>
        <c:scaling>
          <c:orientation val="minMax"/>
        </c:scaling>
        <c:delete val="1"/>
        <c:axPos val="l"/>
        <c:numFmt formatCode="#,##0" sourceLinked="1"/>
        <c:majorTickMark val="none"/>
        <c:minorTickMark val="none"/>
        <c:tickLblPos val="nextTo"/>
        <c:crossAx val="268845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'CRAS Gráfico 2'!$A$4</c:f>
              <c:strCache>
                <c:ptCount val="1"/>
                <c:pt idx="0">
                  <c:v>Nenhum CRAS</c:v>
                </c:pt>
              </c:strCache>
            </c:strRef>
          </c:tx>
          <c:spPr>
            <a:solidFill>
              <a:schemeClr val="accent1">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0">
                <a:spAutoFit/>
              </a:bodyPr>
              <a:lstStyle/>
              <a:p>
                <a:pPr algn="ctr">
                  <a:defRPr lang="pt-B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2'!$B$4:$G$4</c:f>
              <c:numCache>
                <c:formatCode>General</c:formatCode>
                <c:ptCount val="6"/>
                <c:pt idx="0">
                  <c:v>75</c:v>
                </c:pt>
                <c:pt idx="1">
                  <c:v>1</c:v>
                </c:pt>
                <c:pt idx="2">
                  <c:v>0</c:v>
                </c:pt>
                <c:pt idx="3">
                  <c:v>0</c:v>
                </c:pt>
                <c:pt idx="4">
                  <c:v>0</c:v>
                </c:pt>
                <c:pt idx="5">
                  <c:v>76</c:v>
                </c:pt>
              </c:numCache>
            </c:numRef>
          </c:val>
          <c:extLst>
            <c:ext xmlns:c16="http://schemas.microsoft.com/office/drawing/2014/chart" uri="{C3380CC4-5D6E-409C-BE32-E72D297353CC}">
              <c16:uniqueId val="{00000000-02C6-4964-BECB-F21CADCCE597}"/>
            </c:ext>
          </c:extLst>
        </c:ser>
        <c:ser>
          <c:idx val="1"/>
          <c:order val="1"/>
          <c:tx>
            <c:strRef>
              <c:f>'CRAS Gráfico 2'!$A$5</c:f>
              <c:strCache>
                <c:ptCount val="1"/>
                <c:pt idx="0">
                  <c:v>1 CRAS</c:v>
                </c:pt>
              </c:strCache>
            </c:strRef>
          </c:tx>
          <c:spPr>
            <a:solidFill>
              <a:schemeClr val="accent1">
                <a:shade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2'!$B$5:$G$5</c:f>
              <c:numCache>
                <c:formatCode>General</c:formatCode>
                <c:ptCount val="6"/>
                <c:pt idx="0" formatCode="#,##0">
                  <c:v>3702</c:v>
                </c:pt>
                <c:pt idx="1">
                  <c:v>711</c:v>
                </c:pt>
                <c:pt idx="2">
                  <c:v>63</c:v>
                </c:pt>
                <c:pt idx="3">
                  <c:v>1</c:v>
                </c:pt>
                <c:pt idx="4">
                  <c:v>0</c:v>
                </c:pt>
                <c:pt idx="5" formatCode="#,##0">
                  <c:v>4477</c:v>
                </c:pt>
              </c:numCache>
            </c:numRef>
          </c:val>
          <c:extLst>
            <c:ext xmlns:c16="http://schemas.microsoft.com/office/drawing/2014/chart" uri="{C3380CC4-5D6E-409C-BE32-E72D297353CC}">
              <c16:uniqueId val="{00000001-02C6-4964-BECB-F21CADCCE597}"/>
            </c:ext>
          </c:extLst>
        </c:ser>
        <c:ser>
          <c:idx val="2"/>
          <c:order val="2"/>
          <c:tx>
            <c:strRef>
              <c:f>'CRAS Gráfico 2'!$A$6</c:f>
              <c:strCache>
                <c:ptCount val="1"/>
                <c:pt idx="0">
                  <c:v>De 2 a 3 CRAS</c:v>
                </c:pt>
              </c:strCache>
            </c:strRef>
          </c:tx>
          <c:spPr>
            <a:solidFill>
              <a:schemeClr val="accent1">
                <a:shade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2'!$B$6:$G$6</c:f>
              <c:numCache>
                <c:formatCode>General</c:formatCode>
                <c:ptCount val="6"/>
                <c:pt idx="0">
                  <c:v>142</c:v>
                </c:pt>
                <c:pt idx="1">
                  <c:v>321</c:v>
                </c:pt>
                <c:pt idx="2">
                  <c:v>216</c:v>
                </c:pt>
                <c:pt idx="3">
                  <c:v>43</c:v>
                </c:pt>
                <c:pt idx="4">
                  <c:v>0</c:v>
                </c:pt>
                <c:pt idx="5">
                  <c:v>722</c:v>
                </c:pt>
              </c:numCache>
            </c:numRef>
          </c:val>
          <c:extLst>
            <c:ext xmlns:c16="http://schemas.microsoft.com/office/drawing/2014/chart" uri="{C3380CC4-5D6E-409C-BE32-E72D297353CC}">
              <c16:uniqueId val="{00000002-02C6-4964-BECB-F21CADCCE597}"/>
            </c:ext>
          </c:extLst>
        </c:ser>
        <c:ser>
          <c:idx val="3"/>
          <c:order val="3"/>
          <c:tx>
            <c:strRef>
              <c:f>'CRAS Gráfico 2'!$A$7</c:f>
              <c:strCache>
                <c:ptCount val="1"/>
                <c:pt idx="0">
                  <c:v>De 4 a 6 CRAS</c:v>
                </c:pt>
              </c:strCache>
            </c:strRef>
          </c:tx>
          <c:spPr>
            <a:solidFill>
              <a:schemeClr val="accent1">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2'!$B$7:$G$7</c:f>
              <c:numCache>
                <c:formatCode>General</c:formatCode>
                <c:ptCount val="6"/>
                <c:pt idx="0">
                  <c:v>3</c:v>
                </c:pt>
                <c:pt idx="1">
                  <c:v>7</c:v>
                </c:pt>
                <c:pt idx="2">
                  <c:v>44</c:v>
                </c:pt>
                <c:pt idx="3">
                  <c:v>146</c:v>
                </c:pt>
                <c:pt idx="4">
                  <c:v>0</c:v>
                </c:pt>
                <c:pt idx="5">
                  <c:v>200</c:v>
                </c:pt>
              </c:numCache>
            </c:numRef>
          </c:val>
          <c:extLst>
            <c:ext xmlns:c16="http://schemas.microsoft.com/office/drawing/2014/chart" uri="{C3380CC4-5D6E-409C-BE32-E72D297353CC}">
              <c16:uniqueId val="{00000003-02C6-4964-BECB-F21CADCCE597}"/>
            </c:ext>
          </c:extLst>
        </c:ser>
        <c:ser>
          <c:idx val="4"/>
          <c:order val="4"/>
          <c:tx>
            <c:strRef>
              <c:f>'CRAS Gráfico 2'!$A$8</c:f>
              <c:strCache>
                <c:ptCount val="1"/>
                <c:pt idx="0">
                  <c:v>De 7 a 10 CRAS</c:v>
                </c:pt>
              </c:strCache>
            </c:strRef>
          </c:tx>
          <c:spPr>
            <a:solidFill>
              <a:schemeClr val="accent1">
                <a:tint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2'!$B$8:$G$8</c:f>
              <c:numCache>
                <c:formatCode>General</c:formatCode>
                <c:ptCount val="6"/>
                <c:pt idx="0">
                  <c:v>0</c:v>
                </c:pt>
                <c:pt idx="1">
                  <c:v>0</c:v>
                </c:pt>
                <c:pt idx="2">
                  <c:v>2</c:v>
                </c:pt>
                <c:pt idx="3">
                  <c:v>55</c:v>
                </c:pt>
                <c:pt idx="4">
                  <c:v>1</c:v>
                </c:pt>
                <c:pt idx="5">
                  <c:v>58</c:v>
                </c:pt>
              </c:numCache>
            </c:numRef>
          </c:val>
          <c:extLst>
            <c:ext xmlns:c16="http://schemas.microsoft.com/office/drawing/2014/chart" uri="{C3380CC4-5D6E-409C-BE32-E72D297353CC}">
              <c16:uniqueId val="{00000004-02C6-4964-BECB-F21CADCCE597}"/>
            </c:ext>
          </c:extLst>
        </c:ser>
        <c:ser>
          <c:idx val="5"/>
          <c:order val="5"/>
          <c:tx>
            <c:strRef>
              <c:f>'CRAS Gráfico 2'!$A$9</c:f>
              <c:strCache>
                <c:ptCount val="1"/>
                <c:pt idx="0">
                  <c:v>Mais de 10 CRAS</c:v>
                </c:pt>
              </c:strCache>
            </c:strRef>
          </c:tx>
          <c:spPr>
            <a:solidFill>
              <a:schemeClr val="accent1">
                <a:tint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2'!$B$3:$G$3</c:f>
              <c:strCache>
                <c:ptCount val="6"/>
                <c:pt idx="0">
                  <c:v>Pequeno I</c:v>
                </c:pt>
                <c:pt idx="1">
                  <c:v>Pequeno II</c:v>
                </c:pt>
                <c:pt idx="2">
                  <c:v>Médio</c:v>
                </c:pt>
                <c:pt idx="3">
                  <c:v>Grande</c:v>
                </c:pt>
                <c:pt idx="4">
                  <c:v>Metrópole</c:v>
                </c:pt>
                <c:pt idx="5">
                  <c:v>Brasil</c:v>
                </c:pt>
              </c:strCache>
            </c:strRef>
          </c:cat>
          <c:val>
            <c:numRef>
              <c:f>'CRAS Gráfico 2'!$B$9:$G$9</c:f>
              <c:numCache>
                <c:formatCode>General</c:formatCode>
                <c:ptCount val="6"/>
                <c:pt idx="0">
                  <c:v>0</c:v>
                </c:pt>
                <c:pt idx="1">
                  <c:v>0</c:v>
                </c:pt>
                <c:pt idx="2">
                  <c:v>0</c:v>
                </c:pt>
                <c:pt idx="3">
                  <c:v>21</c:v>
                </c:pt>
                <c:pt idx="4">
                  <c:v>16</c:v>
                </c:pt>
                <c:pt idx="5">
                  <c:v>37</c:v>
                </c:pt>
              </c:numCache>
            </c:numRef>
          </c:val>
          <c:extLst>
            <c:ext xmlns:c16="http://schemas.microsoft.com/office/drawing/2014/chart" uri="{C3380CC4-5D6E-409C-BE32-E72D297353CC}">
              <c16:uniqueId val="{00000005-02C6-4964-BECB-F21CADCCE597}"/>
            </c:ext>
          </c:extLst>
        </c:ser>
        <c:dLbls>
          <c:dLblPos val="ctr"/>
          <c:showLegendKey val="0"/>
          <c:showVal val="1"/>
          <c:showCatName val="0"/>
          <c:showSerName val="0"/>
          <c:showPercent val="0"/>
          <c:showBubbleSize val="0"/>
        </c:dLbls>
        <c:gapWidth val="150"/>
        <c:axId val="268851248"/>
        <c:axId val="268851808"/>
      </c:barChart>
      <c:catAx>
        <c:axId val="268851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51808"/>
        <c:crosses val="autoZero"/>
        <c:auto val="1"/>
        <c:lblAlgn val="ctr"/>
        <c:lblOffset val="100"/>
        <c:noMultiLvlLbl val="0"/>
      </c:catAx>
      <c:valAx>
        <c:axId val="268851808"/>
        <c:scaling>
          <c:orientation val="minMax"/>
        </c:scaling>
        <c:delete val="1"/>
        <c:axPos val="l"/>
        <c:numFmt formatCode="General" sourceLinked="1"/>
        <c:majorTickMark val="none"/>
        <c:minorTickMark val="none"/>
        <c:tickLblPos val="nextTo"/>
        <c:crossAx val="268851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3.3532929915547814E-2"/>
          <c:y val="0.12034186738360672"/>
          <c:w val="0.95809615941708259"/>
          <c:h val="0.73081900949749301"/>
        </c:manualLayout>
      </c:layout>
      <c:lineChart>
        <c:grouping val="standard"/>
        <c:varyColors val="0"/>
        <c:ser>
          <c:idx val="0"/>
          <c:order val="0"/>
          <c:tx>
            <c:strRef>
              <c:f>'CRAS Gráfico 3'!$A$4</c:f>
              <c:strCache>
                <c:ptCount val="1"/>
                <c:pt idx="0">
                  <c:v>Próprio</c:v>
                </c:pt>
              </c:strCache>
            </c:strRef>
          </c:tx>
          <c:spPr>
            <a:ln w="28575" cap="rnd">
              <a:solidFill>
                <a:schemeClr val="accent1">
                  <a:shade val="65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dLbl>
              <c:idx val="0"/>
              <c:layout>
                <c:manualLayout>
                  <c:x val="-1.8113207547169812E-2"/>
                  <c:y val="3.4208489485592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A00-4FCE-9BE9-9E988B32B654}"/>
                </c:ext>
              </c:extLst>
            </c:dLbl>
            <c:dLbl>
              <c:idx val="1"/>
              <c:layout>
                <c:manualLayout>
                  <c:x val="-1.5465077788811652E-2"/>
                  <c:y val="3.6943531926128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A00-4FCE-9BE9-9E988B32B654}"/>
                </c:ext>
              </c:extLst>
            </c:dLbl>
            <c:dLbl>
              <c:idx val="2"/>
              <c:layout>
                <c:manualLayout>
                  <c:x val="-2.2085402184707101E-2"/>
                  <c:y val="3.96785743666654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A00-4FCE-9BE9-9E988B32B654}"/>
                </c:ext>
              </c:extLst>
            </c:dLbl>
            <c:dLbl>
              <c:idx val="3"/>
              <c:layout>
                <c:manualLayout>
                  <c:x val="-2.6057596822244289E-2"/>
                  <c:y val="5.061874412881145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A00-4FCE-9BE9-9E988B32B654}"/>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3'!$B$3:$I$3</c:f>
              <c:numCache>
                <c:formatCode>General</c:formatCode>
                <c:ptCount val="8"/>
                <c:pt idx="0">
                  <c:v>2009</c:v>
                </c:pt>
                <c:pt idx="1">
                  <c:v>2010</c:v>
                </c:pt>
                <c:pt idx="2">
                  <c:v>2011</c:v>
                </c:pt>
                <c:pt idx="3">
                  <c:v>2012</c:v>
                </c:pt>
                <c:pt idx="4">
                  <c:v>2013</c:v>
                </c:pt>
                <c:pt idx="5">
                  <c:v>2014</c:v>
                </c:pt>
                <c:pt idx="6">
                  <c:v>2015</c:v>
                </c:pt>
                <c:pt idx="7">
                  <c:v>2016</c:v>
                </c:pt>
              </c:numCache>
            </c:numRef>
          </c:cat>
          <c:val>
            <c:numRef>
              <c:f>'CRAS Gráfico 3'!$B$4:$I$4</c:f>
              <c:numCache>
                <c:formatCode>0.0%</c:formatCode>
                <c:ptCount val="8"/>
                <c:pt idx="0">
                  <c:v>0.44360124180751981</c:v>
                </c:pt>
                <c:pt idx="1">
                  <c:v>0.44905161005734451</c:v>
                </c:pt>
                <c:pt idx="2">
                  <c:v>0.46354515050167222</c:v>
                </c:pt>
                <c:pt idx="3">
                  <c:v>0.47016181229773463</c:v>
                </c:pt>
                <c:pt idx="4">
                  <c:v>0.45934288976278065</c:v>
                </c:pt>
                <c:pt idx="5">
                  <c:v>0.47737388724035607</c:v>
                </c:pt>
                <c:pt idx="6">
                  <c:v>0.48816676885346411</c:v>
                </c:pt>
                <c:pt idx="7">
                  <c:v>0.51735436893203879</c:v>
                </c:pt>
              </c:numCache>
            </c:numRef>
          </c:val>
          <c:smooth val="0"/>
          <c:extLst>
            <c:ext xmlns:c16="http://schemas.microsoft.com/office/drawing/2014/chart" uri="{C3380CC4-5D6E-409C-BE32-E72D297353CC}">
              <c16:uniqueId val="{00000004-8A00-4FCE-9BE9-9E988B32B654}"/>
            </c:ext>
          </c:extLst>
        </c:ser>
        <c:ser>
          <c:idx val="1"/>
          <c:order val="1"/>
          <c:tx>
            <c:strRef>
              <c:f>'CRAS Gráfico 3'!$A$5</c:f>
              <c:strCache>
                <c:ptCount val="1"/>
                <c:pt idx="0">
                  <c:v>Alugado</c:v>
                </c:pt>
              </c:strCache>
            </c:strRef>
          </c:tx>
          <c:spPr>
            <a:ln w="28575" cap="rnd">
              <a:solidFill>
                <a:schemeClr val="accent1"/>
              </a:solidFill>
              <a:round/>
            </a:ln>
            <a:effectLst/>
          </c:spPr>
          <c:marker>
            <c:symbol val="circle"/>
            <c:size val="5"/>
            <c:spPr>
              <a:solidFill>
                <a:schemeClr val="accent1">
                  <a:tint val="77000"/>
                </a:schemeClr>
              </a:solidFill>
              <a:ln w="9525">
                <a:solidFill>
                  <a:schemeClr val="accent1">
                    <a:tint val="77000"/>
                  </a:schemeClr>
                </a:solidFill>
              </a:ln>
              <a:effectLst/>
            </c:spPr>
          </c:marker>
          <c:dLbls>
            <c:dLbl>
              <c:idx val="3"/>
              <c:layout>
                <c:manualLayout>
                  <c:x val="-3.0029791459781626E-2"/>
                  <c:y val="-8.88684203385508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A00-4FCE-9BE9-9E988B32B654}"/>
                </c:ext>
              </c:extLst>
            </c:dLbl>
            <c:dLbl>
              <c:idx val="4"/>
              <c:layout>
                <c:manualLayout>
                  <c:x val="-2.8705726580602546E-2"/>
                  <c:y val="3.6943531926128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A00-4FCE-9BE9-9E988B32B654}"/>
                </c:ext>
              </c:extLst>
            </c:dLbl>
            <c:dLbl>
              <c:idx val="5"/>
              <c:layout>
                <c:manualLayout>
                  <c:x val="-1.8113207547169909E-2"/>
                  <c:y val="3.96785743666653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A00-4FCE-9BE9-9E988B32B654}"/>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3'!$B$3:$I$3</c:f>
              <c:numCache>
                <c:formatCode>General</c:formatCode>
                <c:ptCount val="8"/>
                <c:pt idx="0">
                  <c:v>2009</c:v>
                </c:pt>
                <c:pt idx="1">
                  <c:v>2010</c:v>
                </c:pt>
                <c:pt idx="2">
                  <c:v>2011</c:v>
                </c:pt>
                <c:pt idx="3">
                  <c:v>2012</c:v>
                </c:pt>
                <c:pt idx="4">
                  <c:v>2013</c:v>
                </c:pt>
                <c:pt idx="5">
                  <c:v>2014</c:v>
                </c:pt>
                <c:pt idx="6">
                  <c:v>2015</c:v>
                </c:pt>
                <c:pt idx="7">
                  <c:v>2016</c:v>
                </c:pt>
              </c:numCache>
            </c:numRef>
          </c:cat>
          <c:val>
            <c:numRef>
              <c:f>'CRAS Gráfico 3'!$B$5:$I$5</c:f>
              <c:numCache>
                <c:formatCode>0.0%</c:formatCode>
                <c:ptCount val="8"/>
                <c:pt idx="0">
                  <c:v>0.48344256640220767</c:v>
                </c:pt>
                <c:pt idx="1">
                  <c:v>0.48507572415821204</c:v>
                </c:pt>
                <c:pt idx="2">
                  <c:v>0.47023411371237456</c:v>
                </c:pt>
                <c:pt idx="3">
                  <c:v>0.46097087378640778</c:v>
                </c:pt>
                <c:pt idx="4">
                  <c:v>0.45705949511607258</c:v>
                </c:pt>
                <c:pt idx="5">
                  <c:v>0.44807121661721067</c:v>
                </c:pt>
                <c:pt idx="6">
                  <c:v>0.42832618025751074</c:v>
                </c:pt>
                <c:pt idx="7">
                  <c:v>0.39550970873786406</c:v>
                </c:pt>
              </c:numCache>
            </c:numRef>
          </c:val>
          <c:smooth val="0"/>
          <c:extLst>
            <c:ext xmlns:c16="http://schemas.microsoft.com/office/drawing/2014/chart" uri="{C3380CC4-5D6E-409C-BE32-E72D297353CC}">
              <c16:uniqueId val="{00000008-8A00-4FCE-9BE9-9E988B32B654}"/>
            </c:ext>
          </c:extLst>
        </c:ser>
        <c:ser>
          <c:idx val="2"/>
          <c:order val="2"/>
          <c:tx>
            <c:strRef>
              <c:f>'CRAS Gráfico 3'!$A$6</c:f>
              <c:strCache>
                <c:ptCount val="1"/>
                <c:pt idx="0">
                  <c:v>Cedido</c:v>
                </c:pt>
              </c:strCache>
            </c:strRef>
          </c:tx>
          <c:spPr>
            <a:ln w="28575" cap="rnd">
              <a:solidFill>
                <a:schemeClr val="accent1">
                  <a:tint val="65000"/>
                </a:schemeClr>
              </a:solidFill>
              <a:round/>
            </a:ln>
            <a:effectLst/>
          </c:spPr>
          <c:marker>
            <c:symbol val="circle"/>
            <c:size val="5"/>
            <c:spPr>
              <a:solidFill>
                <a:schemeClr val="accent1">
                  <a:tint val="65000"/>
                </a:schemeClr>
              </a:solidFill>
              <a:ln w="9525">
                <a:solidFill>
                  <a:schemeClr val="accent1">
                    <a:tint val="6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3'!$B$3:$I$3</c:f>
              <c:numCache>
                <c:formatCode>General</c:formatCode>
                <c:ptCount val="8"/>
                <c:pt idx="0">
                  <c:v>2009</c:v>
                </c:pt>
                <c:pt idx="1">
                  <c:v>2010</c:v>
                </c:pt>
                <c:pt idx="2">
                  <c:v>2011</c:v>
                </c:pt>
                <c:pt idx="3">
                  <c:v>2012</c:v>
                </c:pt>
                <c:pt idx="4">
                  <c:v>2013</c:v>
                </c:pt>
                <c:pt idx="5">
                  <c:v>2014</c:v>
                </c:pt>
                <c:pt idx="6">
                  <c:v>2015</c:v>
                </c:pt>
                <c:pt idx="7">
                  <c:v>2016</c:v>
                </c:pt>
              </c:numCache>
            </c:numRef>
          </c:cat>
          <c:val>
            <c:numRef>
              <c:f>'CRAS Gráfico 3'!$B$6:$I$6</c:f>
              <c:numCache>
                <c:formatCode>0.0%</c:formatCode>
                <c:ptCount val="8"/>
                <c:pt idx="0">
                  <c:v>6.2090375991721285E-2</c:v>
                </c:pt>
                <c:pt idx="1">
                  <c:v>5.7638582561388034E-2</c:v>
                </c:pt>
                <c:pt idx="2">
                  <c:v>5.806020066889632E-2</c:v>
                </c:pt>
                <c:pt idx="3">
                  <c:v>5.7087378640776697E-2</c:v>
                </c:pt>
                <c:pt idx="4">
                  <c:v>6.3808194849676522E-2</c:v>
                </c:pt>
                <c:pt idx="5">
                  <c:v>6.0089020771513353E-2</c:v>
                </c:pt>
                <c:pt idx="6">
                  <c:v>8.3507050889025145E-2</c:v>
                </c:pt>
                <c:pt idx="7">
                  <c:v>8.7135922330097093E-2</c:v>
                </c:pt>
              </c:numCache>
            </c:numRef>
          </c:val>
          <c:smooth val="0"/>
          <c:extLst>
            <c:ext xmlns:c16="http://schemas.microsoft.com/office/drawing/2014/chart" uri="{C3380CC4-5D6E-409C-BE32-E72D297353CC}">
              <c16:uniqueId val="{00000009-8A00-4FCE-9BE9-9E988B32B654}"/>
            </c:ext>
          </c:extLst>
        </c:ser>
        <c:dLbls>
          <c:dLblPos val="t"/>
          <c:showLegendKey val="0"/>
          <c:showVal val="1"/>
          <c:showCatName val="0"/>
          <c:showSerName val="0"/>
          <c:showPercent val="0"/>
          <c:showBubbleSize val="0"/>
        </c:dLbls>
        <c:marker val="1"/>
        <c:smooth val="0"/>
        <c:axId val="268855168"/>
        <c:axId val="268855728"/>
      </c:lineChart>
      <c:catAx>
        <c:axId val="2688551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55728"/>
        <c:crosses val="autoZero"/>
        <c:auto val="1"/>
        <c:lblAlgn val="ctr"/>
        <c:lblOffset val="100"/>
        <c:noMultiLvlLbl val="0"/>
      </c:catAx>
      <c:valAx>
        <c:axId val="268855728"/>
        <c:scaling>
          <c:orientation val="minMax"/>
        </c:scaling>
        <c:delete val="1"/>
        <c:axPos val="l"/>
        <c:numFmt formatCode="0.0%" sourceLinked="1"/>
        <c:majorTickMark val="out"/>
        <c:minorTickMark val="none"/>
        <c:tickLblPos val="nextTo"/>
        <c:crossAx val="268855168"/>
        <c:crosses val="autoZero"/>
        <c:crossBetween val="between"/>
      </c:valAx>
      <c:spPr>
        <a:noFill/>
        <a:ln>
          <a:noFill/>
        </a:ln>
        <a:effectLst/>
      </c:spPr>
    </c:plotArea>
    <c:legend>
      <c:legendPos val="b"/>
      <c:layout>
        <c:manualLayout>
          <c:xMode val="edge"/>
          <c:yMode val="edge"/>
          <c:x val="0.18283290494144491"/>
          <c:y val="0.93839383890219863"/>
          <c:w val="0.65408293271901685"/>
          <c:h val="4.3988582188517866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6.311994508626087E-2"/>
          <c:y val="9.9403632649529727E-2"/>
          <c:w val="0.81304631403280314"/>
          <c:h val="0.51009651097676656"/>
        </c:manualLayout>
      </c:layout>
      <c:barChart>
        <c:barDir val="col"/>
        <c:grouping val="clustered"/>
        <c:varyColors val="0"/>
        <c:ser>
          <c:idx val="2"/>
          <c:order val="2"/>
          <c:tx>
            <c:strRef>
              <c:f>'CRAS Gráfico 4'!$D$3</c:f>
              <c:strCache>
                <c:ptCount val="1"/>
                <c:pt idx="0">
                  <c:v>2010</c:v>
                </c:pt>
              </c:strCache>
            </c:strRef>
          </c:tx>
          <c:spPr>
            <a:solidFill>
              <a:schemeClr val="accent1">
                <a:shade val="72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4'!$D$4:$D$7</c:f>
              <c:numCache>
                <c:formatCode>0.0%</c:formatCode>
                <c:ptCount val="4"/>
                <c:pt idx="0">
                  <c:v>0.253</c:v>
                </c:pt>
                <c:pt idx="1">
                  <c:v>0.27200000000000002</c:v>
                </c:pt>
                <c:pt idx="2">
                  <c:v>0.25900000000000001</c:v>
                </c:pt>
                <c:pt idx="3">
                  <c:v>0.19400000000000001</c:v>
                </c:pt>
              </c:numCache>
            </c:numRef>
          </c:val>
          <c:extLst>
            <c:ext xmlns:c16="http://schemas.microsoft.com/office/drawing/2014/chart" uri="{C3380CC4-5D6E-409C-BE32-E72D297353CC}">
              <c16:uniqueId val="{00000000-5808-4CDB-9C09-32CBB9D73F40}"/>
            </c:ext>
          </c:extLst>
        </c:ser>
        <c:ser>
          <c:idx val="3"/>
          <c:order val="3"/>
          <c:tx>
            <c:strRef>
              <c:f>'CRAS Gráfico 4'!$E$3</c:f>
              <c:strCache>
                <c:ptCount val="1"/>
                <c:pt idx="0">
                  <c:v>2011</c:v>
                </c:pt>
              </c:strCache>
            </c:strRef>
          </c:tx>
          <c:spPr>
            <a:solidFill>
              <a:schemeClr val="accent1">
                <a:shade val="8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4'!$E$4:$E$7</c:f>
              <c:numCache>
                <c:formatCode>0.0%</c:formatCode>
                <c:ptCount val="4"/>
                <c:pt idx="0">
                  <c:v>0.28899999999999998</c:v>
                </c:pt>
                <c:pt idx="1">
                  <c:v>0.3</c:v>
                </c:pt>
                <c:pt idx="2">
                  <c:v>0.28799999999999998</c:v>
                </c:pt>
                <c:pt idx="3">
                  <c:v>0.23699999999999999</c:v>
                </c:pt>
              </c:numCache>
            </c:numRef>
          </c:val>
          <c:extLst>
            <c:ext xmlns:c16="http://schemas.microsoft.com/office/drawing/2014/chart" uri="{C3380CC4-5D6E-409C-BE32-E72D297353CC}">
              <c16:uniqueId val="{00000001-5808-4CDB-9C09-32CBB9D73F40}"/>
            </c:ext>
          </c:extLst>
        </c:ser>
        <c:ser>
          <c:idx val="4"/>
          <c:order val="4"/>
          <c:tx>
            <c:strRef>
              <c:f>'CRAS Gráfico 4'!$F$3</c:f>
              <c:strCache>
                <c:ptCount val="1"/>
                <c:pt idx="0">
                  <c:v>2012</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4'!$F$4:$F$7</c:f>
              <c:numCache>
                <c:formatCode>0.0%</c:formatCode>
                <c:ptCount val="4"/>
                <c:pt idx="0">
                  <c:v>0.30399999999999999</c:v>
                </c:pt>
                <c:pt idx="1">
                  <c:v>0.317</c:v>
                </c:pt>
                <c:pt idx="2">
                  <c:v>0.31</c:v>
                </c:pt>
                <c:pt idx="3">
                  <c:v>0.26700000000000002</c:v>
                </c:pt>
              </c:numCache>
            </c:numRef>
          </c:val>
          <c:extLst>
            <c:ext xmlns:c16="http://schemas.microsoft.com/office/drawing/2014/chart" uri="{C3380CC4-5D6E-409C-BE32-E72D297353CC}">
              <c16:uniqueId val="{00000002-5808-4CDB-9C09-32CBB9D73F40}"/>
            </c:ext>
          </c:extLst>
        </c:ser>
        <c:ser>
          <c:idx val="5"/>
          <c:order val="5"/>
          <c:tx>
            <c:strRef>
              <c:f>'CRAS Gráfico 4'!$G$3</c:f>
              <c:strCache>
                <c:ptCount val="1"/>
                <c:pt idx="0">
                  <c:v>2013</c:v>
                </c:pt>
              </c:strCache>
            </c:strRef>
          </c:tx>
          <c:spPr>
            <a:solidFill>
              <a:schemeClr val="accent1">
                <a:tint val="8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4'!$G$4:$G$7</c:f>
              <c:numCache>
                <c:formatCode>0.0%</c:formatCode>
                <c:ptCount val="4"/>
                <c:pt idx="0">
                  <c:v>0.317</c:v>
                </c:pt>
                <c:pt idx="1">
                  <c:v>0.32700000000000001</c:v>
                </c:pt>
                <c:pt idx="2">
                  <c:v>0.32800000000000001</c:v>
                </c:pt>
                <c:pt idx="3">
                  <c:v>0.29299999999999998</c:v>
                </c:pt>
              </c:numCache>
            </c:numRef>
          </c:val>
          <c:extLst>
            <c:ext xmlns:c16="http://schemas.microsoft.com/office/drawing/2014/chart" uri="{C3380CC4-5D6E-409C-BE32-E72D297353CC}">
              <c16:uniqueId val="{00000003-5808-4CDB-9C09-32CBB9D73F40}"/>
            </c:ext>
          </c:extLst>
        </c:ser>
        <c:ser>
          <c:idx val="6"/>
          <c:order val="6"/>
          <c:tx>
            <c:strRef>
              <c:f>'CRAS Gráfico 4'!$H$3</c:f>
              <c:strCache>
                <c:ptCount val="1"/>
                <c:pt idx="0">
                  <c:v>2014</c:v>
                </c:pt>
              </c:strCache>
            </c:strRef>
          </c:tx>
          <c:spPr>
            <a:solidFill>
              <a:schemeClr val="accent1">
                <a:tint val="72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4'!$H$4:$H$7</c:f>
              <c:numCache>
                <c:formatCode>0.0%</c:formatCode>
                <c:ptCount val="4"/>
                <c:pt idx="0">
                  <c:v>0.34100000000000003</c:v>
                </c:pt>
                <c:pt idx="1">
                  <c:v>0.34699999999999998</c:v>
                </c:pt>
                <c:pt idx="2">
                  <c:v>0.34899999999999998</c:v>
                </c:pt>
                <c:pt idx="3">
                  <c:v>0.317</c:v>
                </c:pt>
              </c:numCache>
            </c:numRef>
          </c:val>
          <c:extLst>
            <c:ext xmlns:c16="http://schemas.microsoft.com/office/drawing/2014/chart" uri="{C3380CC4-5D6E-409C-BE32-E72D297353CC}">
              <c16:uniqueId val="{00000004-5808-4CDB-9C09-32CBB9D73F40}"/>
            </c:ext>
          </c:extLst>
        </c:ser>
        <c:ser>
          <c:idx val="7"/>
          <c:order val="7"/>
          <c:tx>
            <c:strRef>
              <c:f>'CRAS Gráfico 4'!$I$3</c:f>
              <c:strCache>
                <c:ptCount val="1"/>
                <c:pt idx="0">
                  <c:v>2015</c:v>
                </c:pt>
              </c:strCache>
            </c:strRef>
          </c:tx>
          <c:spPr>
            <a:solidFill>
              <a:schemeClr val="accent1">
                <a:tint val="58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4'!$I$4:$I$7</c:f>
              <c:numCache>
                <c:formatCode>0.0%</c:formatCode>
                <c:ptCount val="4"/>
                <c:pt idx="0">
                  <c:v>0.35732679000000001</c:v>
                </c:pt>
                <c:pt idx="1">
                  <c:v>0.36909871</c:v>
                </c:pt>
                <c:pt idx="2">
                  <c:v>0.37437155</c:v>
                </c:pt>
                <c:pt idx="3">
                  <c:v>0.34702635999999998</c:v>
                </c:pt>
              </c:numCache>
            </c:numRef>
          </c:val>
          <c:extLst>
            <c:ext xmlns:c16="http://schemas.microsoft.com/office/drawing/2014/chart" uri="{C3380CC4-5D6E-409C-BE32-E72D297353CC}">
              <c16:uniqueId val="{00000005-5808-4CDB-9C09-32CBB9D73F40}"/>
            </c:ext>
          </c:extLst>
        </c:ser>
        <c:ser>
          <c:idx val="8"/>
          <c:order val="8"/>
          <c:tx>
            <c:strRef>
              <c:f>'CRAS Gráfico 4'!$J$3</c:f>
              <c:strCache>
                <c:ptCount val="1"/>
                <c:pt idx="0">
                  <c:v>2016</c:v>
                </c:pt>
              </c:strCache>
            </c:strRef>
          </c:tx>
          <c:spPr>
            <a:solidFill>
              <a:schemeClr val="accent1">
                <a:tint val="44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4'!$A$4:$A$7</c:f>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f>'CRAS Gráfico 4'!$J$4:$J$7</c:f>
              <c:numCache>
                <c:formatCode>0.0%</c:formatCode>
                <c:ptCount val="4"/>
                <c:pt idx="0">
                  <c:v>0.36199999999999999</c:v>
                </c:pt>
                <c:pt idx="1">
                  <c:v>0.378</c:v>
                </c:pt>
                <c:pt idx="2">
                  <c:v>0.38700000000000001</c:v>
                </c:pt>
                <c:pt idx="3">
                  <c:v>0.36199999999999999</c:v>
                </c:pt>
              </c:numCache>
            </c:numRef>
          </c:val>
          <c:extLst>
            <c:ext xmlns:c16="http://schemas.microsoft.com/office/drawing/2014/chart" uri="{C3380CC4-5D6E-409C-BE32-E72D297353CC}">
              <c16:uniqueId val="{00000006-5808-4CDB-9C09-32CBB9D73F40}"/>
            </c:ext>
          </c:extLst>
        </c:ser>
        <c:dLbls>
          <c:dLblPos val="outEnd"/>
          <c:showLegendKey val="0"/>
          <c:showVal val="1"/>
          <c:showCatName val="0"/>
          <c:showSerName val="0"/>
          <c:showPercent val="0"/>
          <c:showBubbleSize val="0"/>
        </c:dLbls>
        <c:gapWidth val="219"/>
        <c:overlap val="-27"/>
        <c:axId val="268862448"/>
        <c:axId val="268863008"/>
        <c:extLst>
          <c:ext xmlns:c15="http://schemas.microsoft.com/office/drawing/2012/chart" uri="{02D57815-91ED-43cb-92C2-25804820EDAC}">
            <c15:filteredBarSeries>
              <c15:ser>
                <c:idx val="0"/>
                <c:order val="0"/>
                <c:tx>
                  <c:strRef>
                    <c:extLst>
                      <c:ext uri="{02D57815-91ED-43cb-92C2-25804820EDAC}">
                        <c15:formulaRef>
                          <c15:sqref>'CRAS Gráfico 4'!$B$3</c15:sqref>
                        </c15:formulaRef>
                      </c:ext>
                    </c:extLst>
                    <c:strCache>
                      <c:ptCount val="1"/>
                    </c:strCache>
                  </c:strRef>
                </c:tx>
                <c:spPr>
                  <a:solidFill>
                    <a:schemeClr val="accent1">
                      <a:shade val="4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'CRAS Gráfico 4'!$A$4:$A$7</c15:sqref>
                        </c15:formulaRef>
                      </c:ext>
                    </c:extLst>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extLst>
                      <c:ext uri="{02D57815-91ED-43cb-92C2-25804820EDAC}">
                        <c15:formulaRef>
                          <c15:sqref>'CRAS Gráfico 4'!$B$4:$B$7</c15:sqref>
                        </c15:formulaRef>
                      </c:ext>
                    </c:extLst>
                    <c:numCache>
                      <c:formatCode>General</c:formatCode>
                      <c:ptCount val="4"/>
                    </c:numCache>
                  </c:numRef>
                </c:val>
                <c:extLst>
                  <c:ext xmlns:c16="http://schemas.microsoft.com/office/drawing/2014/chart" uri="{C3380CC4-5D6E-409C-BE32-E72D297353CC}">
                    <c16:uniqueId val="{00000007-5808-4CDB-9C09-32CBB9D73F40}"/>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'CRAS Gráfico 4'!$C$3</c15:sqref>
                        </c15:formulaRef>
                      </c:ext>
                    </c:extLst>
                    <c:strCache>
                      <c:ptCount val="1"/>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'CRAS Gráfico 4'!$A$4:$A$7</c15:sqref>
                        </c15:formulaRef>
                      </c:ext>
                    </c:extLst>
                    <c:strCache>
                      <c:ptCount val="4"/>
                      <c:pt idx="0">
                        <c:v>Acesso principal adaptado com rampas e rota acessível desde a calçada até a recepção do CRAS</c:v>
                      </c:pt>
                      <c:pt idx="1">
                        <c:v>Rota acessível aos espaços do CRAS</c:v>
                      </c:pt>
                      <c:pt idx="2">
                        <c:v>Rota acessível ao banheiro</c:v>
                      </c:pt>
                      <c:pt idx="3">
                        <c:v>Banheiro adaptado</c:v>
                      </c:pt>
                    </c:strCache>
                  </c:strRef>
                </c:cat>
                <c:val>
                  <c:numRef>
                    <c:extLst xmlns:c15="http://schemas.microsoft.com/office/drawing/2012/chart">
                      <c:ext xmlns:c15="http://schemas.microsoft.com/office/drawing/2012/chart" uri="{02D57815-91ED-43cb-92C2-25804820EDAC}">
                        <c15:formulaRef>
                          <c15:sqref>'CRAS Gráfico 4'!$C$4:$C$7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8-5808-4CDB-9C09-32CBB9D73F40}"/>
                  </c:ext>
                </c:extLst>
              </c15:ser>
            </c15:filteredBarSeries>
          </c:ext>
        </c:extLst>
      </c:barChart>
      <c:catAx>
        <c:axId val="268862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63008"/>
        <c:crosses val="autoZero"/>
        <c:auto val="1"/>
        <c:lblAlgn val="ctr"/>
        <c:lblOffset val="100"/>
        <c:noMultiLvlLbl val="0"/>
      </c:catAx>
      <c:valAx>
        <c:axId val="268863008"/>
        <c:scaling>
          <c:orientation val="minMax"/>
        </c:scaling>
        <c:delete val="1"/>
        <c:axPos val="l"/>
        <c:numFmt formatCode="0.0%" sourceLinked="1"/>
        <c:majorTickMark val="out"/>
        <c:minorTickMark val="none"/>
        <c:tickLblPos val="nextTo"/>
        <c:crossAx val="268862448"/>
        <c:crosses val="autoZero"/>
        <c:crossBetween val="between"/>
      </c:valAx>
      <c:spPr>
        <a:noFill/>
        <a:ln>
          <a:noFill/>
        </a:ln>
        <a:effectLst/>
      </c:spPr>
    </c:plotArea>
    <c:legend>
      <c:legendPos val="b"/>
      <c:layout>
        <c:manualLayout>
          <c:xMode val="edge"/>
          <c:yMode val="edge"/>
          <c:x val="2.6063589714546597E-2"/>
          <c:y val="0.92992195119337795"/>
          <c:w val="0.8774601620938387"/>
          <c:h val="4.5226423336407327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5"/>
          <c:order val="5"/>
          <c:tx>
            <c:strRef>
              <c:f>'CRAS Gráfico 5'!$G$3</c:f>
              <c:strCache>
                <c:ptCount val="1"/>
                <c:pt idx="0">
                  <c:v>Próprio</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5'!$A$4:$A$7</c:f>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f>'CRAS Gráfico 5'!$G$4:$G$7</c:f>
              <c:numCache>
                <c:formatCode>0.0%</c:formatCode>
                <c:ptCount val="4"/>
                <c:pt idx="0">
                  <c:v>0.48017827820783487</c:v>
                </c:pt>
                <c:pt idx="1">
                  <c:v>0.5036359371334741</c:v>
                </c:pt>
                <c:pt idx="2">
                  <c:v>0.53178512784424115</c:v>
                </c:pt>
                <c:pt idx="3">
                  <c:v>0.51888341543513961</c:v>
                </c:pt>
              </c:numCache>
            </c:numRef>
          </c:val>
          <c:extLst>
            <c:ext xmlns:c16="http://schemas.microsoft.com/office/drawing/2014/chart" uri="{C3380CC4-5D6E-409C-BE32-E72D297353CC}">
              <c16:uniqueId val="{00000000-4A65-4B1F-9FB1-8ED8D7D3D3DE}"/>
            </c:ext>
          </c:extLst>
        </c:ser>
        <c:ser>
          <c:idx val="6"/>
          <c:order val="6"/>
          <c:tx>
            <c:strRef>
              <c:f>'CRAS Gráfico 5'!$H$3</c:f>
              <c:strCache>
                <c:ptCount val="1"/>
                <c:pt idx="0">
                  <c:v>Alugado</c:v>
                </c:pt>
              </c:strCache>
            </c:strRef>
          </c:tx>
          <c:spPr>
            <a:solidFill>
              <a:schemeClr val="accent1">
                <a:shade val="6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5'!$A$4:$A$7</c:f>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f>'CRAS Gráfico 5'!$H$4:$H$7</c:f>
              <c:numCache>
                <c:formatCode>0.0%</c:formatCode>
                <c:ptCount val="4"/>
                <c:pt idx="0">
                  <c:v>0.21724455354403191</c:v>
                </c:pt>
                <c:pt idx="1">
                  <c:v>0.22767720159558147</c:v>
                </c:pt>
                <c:pt idx="2">
                  <c:v>0.2129487572875115</c:v>
                </c:pt>
                <c:pt idx="3">
                  <c:v>0.16937710954280455</c:v>
                </c:pt>
              </c:numCache>
            </c:numRef>
          </c:val>
          <c:extLst>
            <c:ext xmlns:c16="http://schemas.microsoft.com/office/drawing/2014/chart" uri="{C3380CC4-5D6E-409C-BE32-E72D297353CC}">
              <c16:uniqueId val="{00000001-4A65-4B1F-9FB1-8ED8D7D3D3DE}"/>
            </c:ext>
          </c:extLst>
        </c:ser>
        <c:ser>
          <c:idx val="7"/>
          <c:order val="7"/>
          <c:tx>
            <c:strRef>
              <c:f>'CRAS Gráfico 5'!$I$3</c:f>
              <c:strCache>
                <c:ptCount val="1"/>
                <c:pt idx="0">
                  <c:v>Cedido</c:v>
                </c:pt>
              </c:strCache>
            </c:strRef>
          </c:tx>
          <c:spPr>
            <a:solidFill>
              <a:schemeClr val="accent1">
                <a:shade val="4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5'!$A$4:$A$7</c:f>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f>'CRAS Gráfico 5'!$I$4:$I$7</c:f>
              <c:numCache>
                <c:formatCode>0.0%</c:formatCode>
                <c:ptCount val="4"/>
                <c:pt idx="0">
                  <c:v>0.31754874651810583</c:v>
                </c:pt>
                <c:pt idx="1">
                  <c:v>0.31337047353760444</c:v>
                </c:pt>
                <c:pt idx="2">
                  <c:v>0.31337047353760444</c:v>
                </c:pt>
                <c:pt idx="3">
                  <c:v>0.30779944289693595</c:v>
                </c:pt>
              </c:numCache>
            </c:numRef>
          </c:val>
          <c:extLst>
            <c:ext xmlns:c16="http://schemas.microsoft.com/office/drawing/2014/chart" uri="{C3380CC4-5D6E-409C-BE32-E72D297353CC}">
              <c16:uniqueId val="{00000002-4A65-4B1F-9FB1-8ED8D7D3D3DE}"/>
            </c:ext>
          </c:extLst>
        </c:ser>
        <c:dLbls>
          <c:dLblPos val="ctr"/>
          <c:showLegendKey val="0"/>
          <c:showVal val="1"/>
          <c:showCatName val="0"/>
          <c:showSerName val="0"/>
          <c:showPercent val="0"/>
          <c:showBubbleSize val="0"/>
        </c:dLbls>
        <c:gapWidth val="150"/>
        <c:axId val="268869168"/>
        <c:axId val="268869728"/>
        <c:extLst>
          <c:ext xmlns:c15="http://schemas.microsoft.com/office/drawing/2012/chart" uri="{02D57815-91ED-43cb-92C2-25804820EDAC}">
            <c15:filteredBarSeries>
              <c15:ser>
                <c:idx val="0"/>
                <c:order val="0"/>
                <c:tx>
                  <c:strRef>
                    <c:extLst>
                      <c:ext uri="{02D57815-91ED-43cb-92C2-25804820EDAC}">
                        <c15:formulaRef>
                          <c15:sqref>'CRAS Gráfico 5'!$B$3</c15:sqref>
                        </c15:formulaRef>
                      </c:ext>
                    </c:extLst>
                    <c:strCache>
                      <c:ptCount val="1"/>
                    </c:strCache>
                  </c:strRef>
                </c:tx>
                <c:spPr>
                  <a:solidFill>
                    <a:schemeClr val="accent1">
                      <a:tint val="4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'CRAS Gráfico 5'!$A$4:$A$7</c15:sqref>
                        </c15:formulaRef>
                      </c:ext>
                    </c:extLst>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extLst>
                      <c:ext uri="{02D57815-91ED-43cb-92C2-25804820EDAC}">
                        <c15:formulaRef>
                          <c15:sqref>'CRAS Gráfico 5'!$B$4:$B$7</c15:sqref>
                        </c15:formulaRef>
                      </c:ext>
                    </c:extLst>
                    <c:numCache>
                      <c:formatCode>General</c:formatCode>
                      <c:ptCount val="4"/>
                    </c:numCache>
                  </c:numRef>
                </c:val>
                <c:extLst>
                  <c:ext xmlns:c16="http://schemas.microsoft.com/office/drawing/2014/chart" uri="{C3380CC4-5D6E-409C-BE32-E72D297353CC}">
                    <c16:uniqueId val="{00000003-4A65-4B1F-9FB1-8ED8D7D3D3DE}"/>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'CRAS Gráfico 5'!$C$3</c15:sqref>
                        </c15:formulaRef>
                      </c:ext>
                    </c:extLst>
                    <c:strCache>
                      <c:ptCount val="1"/>
                    </c:strCache>
                  </c:strRef>
                </c:tx>
                <c:spPr>
                  <a:solidFill>
                    <a:schemeClr val="accent1">
                      <a:tint val="6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'CRAS Gráfico 5'!$A$4:$A$7</c15:sqref>
                        </c15:formulaRef>
                      </c:ext>
                    </c:extLst>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extLst xmlns:c15="http://schemas.microsoft.com/office/drawing/2012/chart">
                      <c:ext xmlns:c15="http://schemas.microsoft.com/office/drawing/2012/chart" uri="{02D57815-91ED-43cb-92C2-25804820EDAC}">
                        <c15:formulaRef>
                          <c15:sqref>'CRAS Gráfico 5'!$C$4:$C$7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4-4A65-4B1F-9FB1-8ED8D7D3D3D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'CRAS Gráfico 5'!$D$3</c15:sqref>
                        </c15:formulaRef>
                      </c:ext>
                    </c:extLst>
                    <c:strCache>
                      <c:ptCount val="1"/>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'CRAS Gráfico 5'!$A$4:$A$7</c15:sqref>
                        </c15:formulaRef>
                      </c:ext>
                    </c:extLst>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extLst xmlns:c15="http://schemas.microsoft.com/office/drawing/2012/chart">
                      <c:ext xmlns:c15="http://schemas.microsoft.com/office/drawing/2012/chart" uri="{02D57815-91ED-43cb-92C2-25804820EDAC}">
                        <c15:formulaRef>
                          <c15:sqref>'CRAS Gráfico 5'!$D$4:$D$7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5-4A65-4B1F-9FB1-8ED8D7D3D3DE}"/>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'CRAS Gráfico 5'!$E$3</c15:sqref>
                        </c15:formulaRef>
                      </c:ext>
                    </c:extLst>
                    <c:strCache>
                      <c:ptCount val="1"/>
                    </c:strCache>
                  </c:strRef>
                </c:tx>
                <c:spPr>
                  <a:solidFill>
                    <a:schemeClr val="accent1">
                      <a:tint val="9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'CRAS Gráfico 5'!$A$4:$A$7</c15:sqref>
                        </c15:formulaRef>
                      </c:ext>
                    </c:extLst>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extLst xmlns:c15="http://schemas.microsoft.com/office/drawing/2012/chart">
                      <c:ext xmlns:c15="http://schemas.microsoft.com/office/drawing/2012/chart" uri="{02D57815-91ED-43cb-92C2-25804820EDAC}">
                        <c15:formulaRef>
                          <c15:sqref>'CRAS Gráfico 5'!$E$4:$E$7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6-4A65-4B1F-9FB1-8ED8D7D3D3DE}"/>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'CRAS Gráfico 5'!$F$3</c15:sqref>
                        </c15:formulaRef>
                      </c:ext>
                    </c:extLst>
                    <c:strCache>
                      <c:ptCount val="1"/>
                    </c:strCache>
                  </c:strRef>
                </c:tx>
                <c:spPr>
                  <a:solidFill>
                    <a:schemeClr val="accent1">
                      <a:shade val="9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'CRAS Gráfico 5'!$A$4:$A$7</c15:sqref>
                        </c15:formulaRef>
                      </c:ext>
                    </c:extLst>
                    <c:strCache>
                      <c:ptCount val="4"/>
                      <c:pt idx="0">
                        <c:v>Acesso principal adaptado com rampas e rotas acessível desde a calçada até a recepção do CRAS</c:v>
                      </c:pt>
                      <c:pt idx="1">
                        <c:v>Rota acessível aos espaços do CRAS</c:v>
                      </c:pt>
                      <c:pt idx="2">
                        <c:v>Rota acessível ao banheiro</c:v>
                      </c:pt>
                      <c:pt idx="3">
                        <c:v>Banheiro adaptado para pessoas com deficiência</c:v>
                      </c:pt>
                    </c:strCache>
                  </c:strRef>
                </c:cat>
                <c:val>
                  <c:numRef>
                    <c:extLst xmlns:c15="http://schemas.microsoft.com/office/drawing/2012/chart">
                      <c:ext xmlns:c15="http://schemas.microsoft.com/office/drawing/2012/chart" uri="{02D57815-91ED-43cb-92C2-25804820EDAC}">
                        <c15:formulaRef>
                          <c15:sqref>'CRAS Gráfico 5'!$F$4:$F$7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7-4A65-4B1F-9FB1-8ED8D7D3D3DE}"/>
                  </c:ext>
                </c:extLst>
              </c15:ser>
            </c15:filteredBarSeries>
          </c:ext>
        </c:extLst>
      </c:barChart>
      <c:catAx>
        <c:axId val="2688691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69728"/>
        <c:crosses val="autoZero"/>
        <c:auto val="1"/>
        <c:lblAlgn val="ctr"/>
        <c:lblOffset val="100"/>
        <c:noMultiLvlLbl val="0"/>
      </c:catAx>
      <c:valAx>
        <c:axId val="268869728"/>
        <c:scaling>
          <c:orientation val="minMax"/>
        </c:scaling>
        <c:delete val="1"/>
        <c:axPos val="b"/>
        <c:numFmt formatCode="0.0%" sourceLinked="1"/>
        <c:majorTickMark val="none"/>
        <c:minorTickMark val="none"/>
        <c:tickLblPos val="nextTo"/>
        <c:crossAx val="26886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8.3158828453122571E-2"/>
          <c:y val="0.13083690503045342"/>
          <c:w val="0.81860689920815399"/>
          <c:h val="0.65310173697270468"/>
        </c:manualLayout>
      </c:layout>
      <c:barChart>
        <c:barDir val="col"/>
        <c:grouping val="clustered"/>
        <c:varyColors val="0"/>
        <c:ser>
          <c:idx val="1"/>
          <c:order val="1"/>
          <c:tx>
            <c:strRef>
              <c:f>'CRAS Gráfico 6'!$A$5</c:f>
              <c:strCache>
                <c:ptCount val="1"/>
                <c:pt idx="0">
                  <c:v>%</c:v>
                </c:pt>
              </c:strCache>
            </c:strRef>
          </c:tx>
          <c:spPr>
            <a:solidFill>
              <a:schemeClr val="accent1">
                <a:tint val="7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6'!$B$3:$K$3</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'CRAS Gráfico 6'!$B$5:$K$5</c:f>
              <c:numCache>
                <c:formatCode>0.0%</c:formatCode>
                <c:ptCount val="10"/>
                <c:pt idx="0">
                  <c:v>0.52900000000000003</c:v>
                </c:pt>
                <c:pt idx="1">
                  <c:v>0.61270000000000002</c:v>
                </c:pt>
                <c:pt idx="2">
                  <c:v>0.82140000000000002</c:v>
                </c:pt>
                <c:pt idx="3">
                  <c:v>0.81440000000000001</c:v>
                </c:pt>
                <c:pt idx="4">
                  <c:v>0.87260000000000004</c:v>
                </c:pt>
                <c:pt idx="5">
                  <c:v>0.8982</c:v>
                </c:pt>
                <c:pt idx="6">
                  <c:v>0.91339999999999999</c:v>
                </c:pt>
                <c:pt idx="7">
                  <c:v>0.93100000000000005</c:v>
                </c:pt>
                <c:pt idx="8">
                  <c:v>0.94604537093807495</c:v>
                </c:pt>
                <c:pt idx="9">
                  <c:v>0.95084951456310685</c:v>
                </c:pt>
              </c:numCache>
            </c:numRef>
          </c:val>
          <c:extLst>
            <c:ext xmlns:c16="http://schemas.microsoft.com/office/drawing/2014/chart" uri="{C3380CC4-5D6E-409C-BE32-E72D297353CC}">
              <c16:uniqueId val="{0000000A-7A5F-44F9-B1DD-1307D786A5F1}"/>
            </c:ext>
          </c:extLst>
        </c:ser>
        <c:dLbls>
          <c:showLegendKey val="0"/>
          <c:showVal val="1"/>
          <c:showCatName val="0"/>
          <c:showSerName val="0"/>
          <c:showPercent val="0"/>
          <c:showBubbleSize val="0"/>
        </c:dLbls>
        <c:gapWidth val="219"/>
        <c:axId val="268873088"/>
        <c:axId val="268872528"/>
      </c:barChart>
      <c:lineChart>
        <c:grouping val="stacked"/>
        <c:varyColors val="0"/>
        <c:ser>
          <c:idx val="0"/>
          <c:order val="0"/>
          <c:tx>
            <c:strRef>
              <c:f>'CRAS Gráfico 6'!$A$4</c:f>
              <c:strCache>
                <c:ptCount val="1"/>
                <c:pt idx="0">
                  <c:v>Total</c:v>
                </c:pt>
              </c:strCache>
            </c:strRef>
          </c:tx>
          <c:spPr>
            <a:ln w="28575"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6'!$B$3:$K$3</c:f>
              <c:numCache>
                <c:formatCode>General</c:formatCode>
                <c:ptCount val="10"/>
                <c:pt idx="0">
                  <c:v>2007</c:v>
                </c:pt>
                <c:pt idx="1">
                  <c:v>2008</c:v>
                </c:pt>
                <c:pt idx="2">
                  <c:v>2009</c:v>
                </c:pt>
                <c:pt idx="3">
                  <c:v>2010</c:v>
                </c:pt>
                <c:pt idx="4">
                  <c:v>2011</c:v>
                </c:pt>
                <c:pt idx="5">
                  <c:v>2012</c:v>
                </c:pt>
                <c:pt idx="6">
                  <c:v>2013</c:v>
                </c:pt>
                <c:pt idx="7">
                  <c:v>2014</c:v>
                </c:pt>
                <c:pt idx="8">
                  <c:v>2015</c:v>
                </c:pt>
                <c:pt idx="9">
                  <c:v>2016</c:v>
                </c:pt>
              </c:numCache>
            </c:numRef>
          </c:cat>
          <c:val>
            <c:numRef>
              <c:f>'CRAS Gráfico 6'!$B$4:$K$4</c:f>
              <c:numCache>
                <c:formatCode>#,##0</c:formatCode>
                <c:ptCount val="10"/>
                <c:pt idx="0">
                  <c:v>2220</c:v>
                </c:pt>
                <c:pt idx="1">
                  <c:v>3151</c:v>
                </c:pt>
                <c:pt idx="2">
                  <c:v>4763</c:v>
                </c:pt>
                <c:pt idx="3">
                  <c:v>5539</c:v>
                </c:pt>
                <c:pt idx="4">
                  <c:v>6523</c:v>
                </c:pt>
                <c:pt idx="5">
                  <c:v>6939</c:v>
                </c:pt>
                <c:pt idx="6">
                  <c:v>7201</c:v>
                </c:pt>
                <c:pt idx="7">
                  <c:v>7534</c:v>
                </c:pt>
                <c:pt idx="8">
                  <c:v>7715</c:v>
                </c:pt>
                <c:pt idx="9">
                  <c:v>7835</c:v>
                </c:pt>
              </c:numCache>
            </c:numRef>
          </c:val>
          <c:smooth val="0"/>
          <c:extLst>
            <c:ext xmlns:c16="http://schemas.microsoft.com/office/drawing/2014/chart" uri="{C3380CC4-5D6E-409C-BE32-E72D297353CC}">
              <c16:uniqueId val="{00000015-7A5F-44F9-B1DD-1307D786A5F1}"/>
            </c:ext>
          </c:extLst>
        </c:ser>
        <c:dLbls>
          <c:showLegendKey val="0"/>
          <c:showVal val="1"/>
          <c:showCatName val="0"/>
          <c:showSerName val="0"/>
          <c:showPercent val="0"/>
          <c:showBubbleSize val="0"/>
        </c:dLbls>
        <c:marker val="1"/>
        <c:smooth val="0"/>
        <c:axId val="268874208"/>
        <c:axId val="268873648"/>
      </c:lineChart>
      <c:valAx>
        <c:axId val="268872528"/>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68873088"/>
        <c:crosses val="max"/>
        <c:crossBetween val="between"/>
      </c:valAx>
      <c:catAx>
        <c:axId val="2688730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68872528"/>
        <c:crosses val="autoZero"/>
        <c:auto val="1"/>
        <c:lblAlgn val="ctr"/>
        <c:lblOffset val="100"/>
        <c:noMultiLvlLbl val="0"/>
      </c:catAx>
      <c:valAx>
        <c:axId val="268873648"/>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68874208"/>
        <c:crosses val="autoZero"/>
        <c:crossBetween val="between"/>
      </c:valAx>
      <c:catAx>
        <c:axId val="268874208"/>
        <c:scaling>
          <c:orientation val="minMax"/>
        </c:scaling>
        <c:delete val="1"/>
        <c:axPos val="b"/>
        <c:numFmt formatCode="General" sourceLinked="1"/>
        <c:majorTickMark val="out"/>
        <c:minorTickMark val="none"/>
        <c:tickLblPos val="nextTo"/>
        <c:crossAx val="2688736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'CRAS Gráfico 7'!$B$3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7'!$A$5:$A$10</c:f>
              <c:strCache>
                <c:ptCount val="6"/>
                <c:pt idx="0">
                  <c:v>Povos Indígenas</c:v>
                </c:pt>
                <c:pt idx="1">
                  <c:v>Comunidade Quilombola</c:v>
                </c:pt>
                <c:pt idx="2">
                  <c:v>Comunidade Ribeirinha</c:v>
                </c:pt>
                <c:pt idx="3">
                  <c:v>Povos Ciganos</c:v>
                </c:pt>
                <c:pt idx="4">
                  <c:v>Comunidades Extrativistas</c:v>
                </c:pt>
                <c:pt idx="5">
                  <c:v>Outros povos e comunidades tradicionais</c:v>
                </c:pt>
              </c:strCache>
            </c:strRef>
          </c:cat>
          <c:val>
            <c:numRef>
              <c:f>'CRAS Gráfico 7'!$B$5:$B$10</c:f>
              <c:numCache>
                <c:formatCode>General</c:formatCode>
                <c:ptCount val="6"/>
                <c:pt idx="0">
                  <c:v>574</c:v>
                </c:pt>
                <c:pt idx="1">
                  <c:v>880</c:v>
                </c:pt>
                <c:pt idx="2">
                  <c:v>563</c:v>
                </c:pt>
                <c:pt idx="3">
                  <c:v>405</c:v>
                </c:pt>
                <c:pt idx="4">
                  <c:v>244</c:v>
                </c:pt>
                <c:pt idx="5">
                  <c:v>330</c:v>
                </c:pt>
              </c:numCache>
            </c:numRef>
          </c:val>
          <c:extLst>
            <c:ext xmlns:c16="http://schemas.microsoft.com/office/drawing/2014/chart" uri="{C3380CC4-5D6E-409C-BE32-E72D297353CC}">
              <c16:uniqueId val="{00000000-0880-4AD9-B20E-701E398A5ADD}"/>
            </c:ext>
          </c:extLst>
        </c:ser>
        <c:ser>
          <c:idx val="1"/>
          <c:order val="1"/>
          <c:tx>
            <c:strRef>
              <c:f>'CRAS Gráfico 7'!$C$3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7'!$A$5:$A$10</c:f>
              <c:strCache>
                <c:ptCount val="6"/>
                <c:pt idx="0">
                  <c:v>Povos Indígenas</c:v>
                </c:pt>
                <c:pt idx="1">
                  <c:v>Comunidade Quilombola</c:v>
                </c:pt>
                <c:pt idx="2">
                  <c:v>Comunidade Ribeirinha</c:v>
                </c:pt>
                <c:pt idx="3">
                  <c:v>Povos Ciganos</c:v>
                </c:pt>
                <c:pt idx="4">
                  <c:v>Comunidades Extrativistas</c:v>
                </c:pt>
                <c:pt idx="5">
                  <c:v>Outros povos e comunidades tradicionais</c:v>
                </c:pt>
              </c:strCache>
            </c:strRef>
          </c:cat>
          <c:val>
            <c:numRef>
              <c:f>'CRAS Gráfico 7'!$C$5:$C$10</c:f>
              <c:numCache>
                <c:formatCode>General</c:formatCode>
                <c:ptCount val="6"/>
                <c:pt idx="0">
                  <c:v>611</c:v>
                </c:pt>
                <c:pt idx="1">
                  <c:v>896</c:v>
                </c:pt>
                <c:pt idx="2">
                  <c:v>615</c:v>
                </c:pt>
                <c:pt idx="3">
                  <c:v>450</c:v>
                </c:pt>
                <c:pt idx="4">
                  <c:v>263</c:v>
                </c:pt>
                <c:pt idx="5">
                  <c:v>379</c:v>
                </c:pt>
              </c:numCache>
            </c:numRef>
          </c:val>
          <c:extLst>
            <c:ext xmlns:c16="http://schemas.microsoft.com/office/drawing/2014/chart" uri="{C3380CC4-5D6E-409C-BE32-E72D297353CC}">
              <c16:uniqueId val="{00000001-0880-4AD9-B20E-701E398A5ADD}"/>
            </c:ext>
          </c:extLst>
        </c:ser>
        <c:dLbls>
          <c:dLblPos val="outEnd"/>
          <c:showLegendKey val="0"/>
          <c:showVal val="1"/>
          <c:showCatName val="0"/>
          <c:showSerName val="0"/>
          <c:showPercent val="0"/>
          <c:showBubbleSize val="0"/>
        </c:dLbls>
        <c:gapWidth val="219"/>
        <c:overlap val="-27"/>
        <c:axId val="268877008"/>
        <c:axId val="268877568"/>
      </c:barChart>
      <c:catAx>
        <c:axId val="26887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77568"/>
        <c:crosses val="autoZero"/>
        <c:auto val="1"/>
        <c:lblAlgn val="ctr"/>
        <c:lblOffset val="100"/>
        <c:noMultiLvlLbl val="0"/>
      </c:catAx>
      <c:valAx>
        <c:axId val="268877568"/>
        <c:scaling>
          <c:orientation val="minMax"/>
        </c:scaling>
        <c:delete val="1"/>
        <c:axPos val="l"/>
        <c:numFmt formatCode="General" sourceLinked="1"/>
        <c:majorTickMark val="none"/>
        <c:minorTickMark val="none"/>
        <c:tickLblPos val="nextTo"/>
        <c:crossAx val="26887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'CCONV Gráfico 8'!$A$4</c:f>
              <c:strCache>
                <c:ptCount val="1"/>
                <c:pt idx="0">
                  <c:v>Norte</c:v>
                </c:pt>
              </c:strCache>
            </c:strRef>
          </c:tx>
          <c:spPr>
            <a:solidFill>
              <a:schemeClr val="accent1">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8'!$B$3:$D$3</c:f>
              <c:numCache>
                <c:formatCode>General</c:formatCode>
                <c:ptCount val="3"/>
                <c:pt idx="0">
                  <c:v>2014</c:v>
                </c:pt>
                <c:pt idx="1">
                  <c:v>2015</c:v>
                </c:pt>
                <c:pt idx="2">
                  <c:v>2016</c:v>
                </c:pt>
              </c:numCache>
            </c:numRef>
          </c:cat>
          <c:val>
            <c:numRef>
              <c:f>'CCONV Gráfico 8'!$B$4:$D$4</c:f>
              <c:numCache>
                <c:formatCode>#,##0</c:formatCode>
                <c:ptCount val="3"/>
                <c:pt idx="0">
                  <c:v>209</c:v>
                </c:pt>
                <c:pt idx="1">
                  <c:v>224</c:v>
                </c:pt>
                <c:pt idx="2">
                  <c:v>238</c:v>
                </c:pt>
              </c:numCache>
            </c:numRef>
          </c:val>
          <c:extLst>
            <c:ext xmlns:c16="http://schemas.microsoft.com/office/drawing/2014/chart" uri="{C3380CC4-5D6E-409C-BE32-E72D297353CC}">
              <c16:uniqueId val="{00000000-218A-4DA4-BE87-0EA268ABEE90}"/>
            </c:ext>
          </c:extLst>
        </c:ser>
        <c:ser>
          <c:idx val="1"/>
          <c:order val="1"/>
          <c:tx>
            <c:strRef>
              <c:f>'CCONV Gráfico 8'!$A$5</c:f>
              <c:strCache>
                <c:ptCount val="1"/>
                <c:pt idx="0">
                  <c:v>Nordeste</c:v>
                </c:pt>
              </c:strCache>
            </c:strRef>
          </c:tx>
          <c:spPr>
            <a:solidFill>
              <a:schemeClr val="accent1">
                <a:shade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8'!$B$3:$D$3</c:f>
              <c:numCache>
                <c:formatCode>General</c:formatCode>
                <c:ptCount val="3"/>
                <c:pt idx="0">
                  <c:v>2014</c:v>
                </c:pt>
                <c:pt idx="1">
                  <c:v>2015</c:v>
                </c:pt>
                <c:pt idx="2">
                  <c:v>2016</c:v>
                </c:pt>
              </c:numCache>
            </c:numRef>
          </c:cat>
          <c:val>
            <c:numRef>
              <c:f>'CCONV Gráfico 8'!$B$5:$D$5</c:f>
              <c:numCache>
                <c:formatCode>#,##0</c:formatCode>
                <c:ptCount val="3"/>
                <c:pt idx="0">
                  <c:v>1942</c:v>
                </c:pt>
                <c:pt idx="1">
                  <c:v>2003</c:v>
                </c:pt>
                <c:pt idx="2">
                  <c:v>2205</c:v>
                </c:pt>
              </c:numCache>
            </c:numRef>
          </c:val>
          <c:extLst>
            <c:ext xmlns:c16="http://schemas.microsoft.com/office/drawing/2014/chart" uri="{C3380CC4-5D6E-409C-BE32-E72D297353CC}">
              <c16:uniqueId val="{00000001-218A-4DA4-BE87-0EA268ABEE90}"/>
            </c:ext>
          </c:extLst>
        </c:ser>
        <c:ser>
          <c:idx val="2"/>
          <c:order val="2"/>
          <c:tx>
            <c:strRef>
              <c:f>'CCONV Gráfico 8'!$A$6</c:f>
              <c:strCache>
                <c:ptCount val="1"/>
                <c:pt idx="0">
                  <c:v>Sudeste</c:v>
                </c:pt>
              </c:strCache>
            </c:strRef>
          </c:tx>
          <c:spPr>
            <a:solidFill>
              <a:schemeClr val="accent1">
                <a:shade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8'!$B$3:$D$3</c:f>
              <c:numCache>
                <c:formatCode>General</c:formatCode>
                <c:ptCount val="3"/>
                <c:pt idx="0">
                  <c:v>2014</c:v>
                </c:pt>
                <c:pt idx="1">
                  <c:v>2015</c:v>
                </c:pt>
                <c:pt idx="2">
                  <c:v>2016</c:v>
                </c:pt>
              </c:numCache>
            </c:numRef>
          </c:cat>
          <c:val>
            <c:numRef>
              <c:f>'CCONV Gráfico 8'!$B$6:$D$6</c:f>
              <c:numCache>
                <c:formatCode>#,##0</c:formatCode>
                <c:ptCount val="3"/>
                <c:pt idx="0">
                  <c:v>3736</c:v>
                </c:pt>
                <c:pt idx="1">
                  <c:v>3902</c:v>
                </c:pt>
                <c:pt idx="2">
                  <c:v>4035</c:v>
                </c:pt>
              </c:numCache>
            </c:numRef>
          </c:val>
          <c:extLst>
            <c:ext xmlns:c16="http://schemas.microsoft.com/office/drawing/2014/chart" uri="{C3380CC4-5D6E-409C-BE32-E72D297353CC}">
              <c16:uniqueId val="{00000002-218A-4DA4-BE87-0EA268ABEE90}"/>
            </c:ext>
          </c:extLst>
        </c:ser>
        <c:ser>
          <c:idx val="3"/>
          <c:order val="3"/>
          <c:tx>
            <c:strRef>
              <c:f>'CCONV Gráfico 8'!$A$7</c:f>
              <c:strCache>
                <c:ptCount val="1"/>
                <c:pt idx="0">
                  <c:v>Sul</c:v>
                </c:pt>
              </c:strCache>
            </c:strRef>
          </c:tx>
          <c:spPr>
            <a:solidFill>
              <a:schemeClr val="accent1">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8'!$B$3:$D$3</c:f>
              <c:numCache>
                <c:formatCode>General</c:formatCode>
                <c:ptCount val="3"/>
                <c:pt idx="0">
                  <c:v>2014</c:v>
                </c:pt>
                <c:pt idx="1">
                  <c:v>2015</c:v>
                </c:pt>
                <c:pt idx="2">
                  <c:v>2016</c:v>
                </c:pt>
              </c:numCache>
            </c:numRef>
          </c:cat>
          <c:val>
            <c:numRef>
              <c:f>'CCONV Gráfico 8'!$B$7:$D$7</c:f>
              <c:numCache>
                <c:formatCode>#,##0</c:formatCode>
                <c:ptCount val="3"/>
                <c:pt idx="0">
                  <c:v>1456</c:v>
                </c:pt>
                <c:pt idx="1">
                  <c:v>1407</c:v>
                </c:pt>
                <c:pt idx="2">
                  <c:v>1408</c:v>
                </c:pt>
              </c:numCache>
            </c:numRef>
          </c:val>
          <c:extLst>
            <c:ext xmlns:c16="http://schemas.microsoft.com/office/drawing/2014/chart" uri="{C3380CC4-5D6E-409C-BE32-E72D297353CC}">
              <c16:uniqueId val="{00000003-218A-4DA4-BE87-0EA268ABEE90}"/>
            </c:ext>
          </c:extLst>
        </c:ser>
        <c:ser>
          <c:idx val="4"/>
          <c:order val="4"/>
          <c:tx>
            <c:strRef>
              <c:f>'CCONV Gráfico 8'!$A$8</c:f>
              <c:strCache>
                <c:ptCount val="1"/>
                <c:pt idx="0">
                  <c:v>Centro-Oeste</c:v>
                </c:pt>
              </c:strCache>
            </c:strRef>
          </c:tx>
          <c:spPr>
            <a:solidFill>
              <a:schemeClr val="accent1">
                <a:tint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8'!$B$3:$D$3</c:f>
              <c:numCache>
                <c:formatCode>General</c:formatCode>
                <c:ptCount val="3"/>
                <c:pt idx="0">
                  <c:v>2014</c:v>
                </c:pt>
                <c:pt idx="1">
                  <c:v>2015</c:v>
                </c:pt>
                <c:pt idx="2">
                  <c:v>2016</c:v>
                </c:pt>
              </c:numCache>
            </c:numRef>
          </c:cat>
          <c:val>
            <c:numRef>
              <c:f>'CCONV Gráfico 8'!$B$8:$D$8</c:f>
              <c:numCache>
                <c:formatCode>#,##0</c:formatCode>
                <c:ptCount val="3"/>
                <c:pt idx="0">
                  <c:v>539</c:v>
                </c:pt>
                <c:pt idx="1">
                  <c:v>550</c:v>
                </c:pt>
                <c:pt idx="2">
                  <c:v>568</c:v>
                </c:pt>
              </c:numCache>
            </c:numRef>
          </c:val>
          <c:extLst>
            <c:ext xmlns:c16="http://schemas.microsoft.com/office/drawing/2014/chart" uri="{C3380CC4-5D6E-409C-BE32-E72D297353CC}">
              <c16:uniqueId val="{00000004-218A-4DA4-BE87-0EA268ABEE90}"/>
            </c:ext>
          </c:extLst>
        </c:ser>
        <c:dLbls>
          <c:showLegendKey val="0"/>
          <c:showVal val="1"/>
          <c:showCatName val="0"/>
          <c:showSerName val="0"/>
          <c:showPercent val="0"/>
          <c:showBubbleSize val="0"/>
        </c:dLbls>
        <c:gapWidth val="219"/>
        <c:axId val="268882608"/>
        <c:axId val="268883168"/>
      </c:barChart>
      <c:lineChart>
        <c:grouping val="stacked"/>
        <c:varyColors val="0"/>
        <c:ser>
          <c:idx val="5"/>
          <c:order val="5"/>
          <c:tx>
            <c:strRef>
              <c:f>'CCONV Gráfico 8'!$A$9</c:f>
              <c:strCache>
                <c:ptCount val="1"/>
                <c:pt idx="0">
                  <c:v>Brasil</c:v>
                </c:pt>
              </c:strCache>
            </c:strRef>
          </c:tx>
          <c:spPr>
            <a:ln w="28575" cap="rnd">
              <a:solidFill>
                <a:schemeClr val="accent1">
                  <a:tint val="50000"/>
                </a:schemeClr>
              </a:solidFill>
              <a:round/>
            </a:ln>
            <a:effectLst/>
          </c:spPr>
          <c:marker>
            <c:symbol val="circle"/>
            <c:size val="5"/>
            <c:spPr>
              <a:solidFill>
                <a:schemeClr val="accent1">
                  <a:tint val="50000"/>
                </a:schemeClr>
              </a:solidFill>
              <a:ln w="9525">
                <a:solidFill>
                  <a:schemeClr val="accent1">
                    <a:tint val="50000"/>
                  </a:schemeClr>
                </a:solidFill>
              </a:ln>
              <a:effectLst/>
            </c:spPr>
          </c:marker>
          <c:dLbls>
            <c:dLbl>
              <c:idx val="0"/>
              <c:layout>
                <c:manualLayout>
                  <c:x val="-1.9184652278177474E-2"/>
                  <c:y val="-3.75586811738873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18A-4DA4-BE87-0EA268ABEE90}"/>
                </c:ext>
              </c:extLst>
            </c:dLbl>
            <c:dLbl>
              <c:idx val="1"/>
              <c:layout>
                <c:manualLayout>
                  <c:x val="-2.8776978417266189E-2"/>
                  <c:y val="-4.33369398160238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18A-4DA4-BE87-0EA268ABEE90}"/>
                </c:ext>
              </c:extLst>
            </c:dLbl>
            <c:dLbl>
              <c:idx val="2"/>
              <c:layout>
                <c:manualLayout>
                  <c:x val="-3.0375699440447643E-2"/>
                  <c:y val="-4.62260691370921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18A-4DA4-BE87-0EA268ABEE90}"/>
                </c:ext>
              </c:extLst>
            </c:dLbl>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'CCONV Gráfico 8'!$B$3:$D$3</c:f>
              <c:numCache>
                <c:formatCode>General</c:formatCode>
                <c:ptCount val="3"/>
                <c:pt idx="0">
                  <c:v>2014</c:v>
                </c:pt>
                <c:pt idx="1">
                  <c:v>2015</c:v>
                </c:pt>
                <c:pt idx="2">
                  <c:v>2016</c:v>
                </c:pt>
              </c:numCache>
            </c:numRef>
          </c:cat>
          <c:val>
            <c:numRef>
              <c:f>'CCONV Gráfico 8'!$B$9:$D$9</c:f>
              <c:numCache>
                <c:formatCode>#,##0</c:formatCode>
                <c:ptCount val="3"/>
                <c:pt idx="0">
                  <c:v>7882</c:v>
                </c:pt>
                <c:pt idx="1">
                  <c:v>8086</c:v>
                </c:pt>
                <c:pt idx="2">
                  <c:v>8454</c:v>
                </c:pt>
              </c:numCache>
            </c:numRef>
          </c:val>
          <c:smooth val="0"/>
          <c:extLst>
            <c:ext xmlns:c16="http://schemas.microsoft.com/office/drawing/2014/chart" uri="{C3380CC4-5D6E-409C-BE32-E72D297353CC}">
              <c16:uniqueId val="{00000008-218A-4DA4-BE87-0EA268ABEE90}"/>
            </c:ext>
          </c:extLst>
        </c:ser>
        <c:dLbls>
          <c:showLegendKey val="0"/>
          <c:showVal val="1"/>
          <c:showCatName val="0"/>
          <c:showSerName val="0"/>
          <c:showPercent val="0"/>
          <c:showBubbleSize val="0"/>
        </c:dLbls>
        <c:marker val="1"/>
        <c:smooth val="0"/>
        <c:axId val="268884288"/>
        <c:axId val="268883728"/>
      </c:lineChart>
      <c:catAx>
        <c:axId val="268882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83168"/>
        <c:crosses val="autoZero"/>
        <c:auto val="1"/>
        <c:lblAlgn val="ctr"/>
        <c:lblOffset val="100"/>
        <c:noMultiLvlLbl val="0"/>
      </c:catAx>
      <c:valAx>
        <c:axId val="268883168"/>
        <c:scaling>
          <c:orientation val="minMax"/>
        </c:scaling>
        <c:delete val="1"/>
        <c:axPos val="l"/>
        <c:numFmt formatCode="#,##0" sourceLinked="1"/>
        <c:majorTickMark val="none"/>
        <c:minorTickMark val="none"/>
        <c:tickLblPos val="nextTo"/>
        <c:crossAx val="268882608"/>
        <c:crosses val="autoZero"/>
        <c:crossBetween val="between"/>
      </c:valAx>
      <c:valAx>
        <c:axId val="268883728"/>
        <c:scaling>
          <c:orientation val="minMax"/>
        </c:scaling>
        <c:delete val="1"/>
        <c:axPos val="r"/>
        <c:numFmt formatCode="#,##0" sourceLinked="1"/>
        <c:majorTickMark val="out"/>
        <c:minorTickMark val="none"/>
        <c:tickLblPos val="nextTo"/>
        <c:crossAx val="268884288"/>
        <c:crosses val="max"/>
        <c:crossBetween val="between"/>
      </c:valAx>
      <c:catAx>
        <c:axId val="268884288"/>
        <c:scaling>
          <c:orientation val="minMax"/>
        </c:scaling>
        <c:delete val="1"/>
        <c:axPos val="b"/>
        <c:numFmt formatCode="General" sourceLinked="1"/>
        <c:majorTickMark val="out"/>
        <c:minorTickMark val="none"/>
        <c:tickLblPos val="nextTo"/>
        <c:crossAx val="2688837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'CCONV Gráfico 9'!$A$5</c:f>
              <c:strCache>
                <c:ptCount val="1"/>
                <c:pt idx="0">
                  <c:v>Não Governamental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9'!$B$4:$D$4</c:f>
              <c:numCache>
                <c:formatCode>General</c:formatCode>
                <c:ptCount val="3"/>
                <c:pt idx="0">
                  <c:v>2014</c:v>
                </c:pt>
                <c:pt idx="1">
                  <c:v>2015</c:v>
                </c:pt>
                <c:pt idx="2">
                  <c:v>2016</c:v>
                </c:pt>
              </c:numCache>
            </c:numRef>
          </c:cat>
          <c:val>
            <c:numRef>
              <c:f>'CCONV Gráfico 9'!$B$5:$D$5</c:f>
              <c:numCache>
                <c:formatCode>0.0%</c:formatCode>
                <c:ptCount val="3"/>
                <c:pt idx="0">
                  <c:v>0.57358538442019791</c:v>
                </c:pt>
                <c:pt idx="1">
                  <c:v>0.56517437546376448</c:v>
                </c:pt>
                <c:pt idx="2">
                  <c:v>0.55270318230214122</c:v>
                </c:pt>
              </c:numCache>
            </c:numRef>
          </c:val>
          <c:extLst>
            <c:ext xmlns:c16="http://schemas.microsoft.com/office/drawing/2014/chart" uri="{C3380CC4-5D6E-409C-BE32-E72D297353CC}">
              <c16:uniqueId val="{00000000-AAB1-4CE3-9C3B-8F428708E875}"/>
            </c:ext>
          </c:extLst>
        </c:ser>
        <c:ser>
          <c:idx val="1"/>
          <c:order val="1"/>
          <c:tx>
            <c:strRef>
              <c:f>'CCONV Gráfico 9'!$A$6</c:f>
              <c:strCache>
                <c:ptCount val="1"/>
                <c:pt idx="0">
                  <c:v>Governamental</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9'!$B$4:$D$4</c:f>
              <c:numCache>
                <c:formatCode>General</c:formatCode>
                <c:ptCount val="3"/>
                <c:pt idx="0">
                  <c:v>2014</c:v>
                </c:pt>
                <c:pt idx="1">
                  <c:v>2015</c:v>
                </c:pt>
                <c:pt idx="2">
                  <c:v>2016</c:v>
                </c:pt>
              </c:numCache>
            </c:numRef>
          </c:cat>
          <c:val>
            <c:numRef>
              <c:f>'CCONV Gráfico 9'!$B$6:$D$6</c:f>
              <c:numCache>
                <c:formatCode>0.0%</c:formatCode>
                <c:ptCount val="3"/>
                <c:pt idx="0">
                  <c:v>0.42641461557980209</c:v>
                </c:pt>
                <c:pt idx="1">
                  <c:v>0.43482562453623547</c:v>
                </c:pt>
                <c:pt idx="2">
                  <c:v>0.44729681769785873</c:v>
                </c:pt>
              </c:numCache>
            </c:numRef>
          </c:val>
          <c:extLst>
            <c:ext xmlns:c16="http://schemas.microsoft.com/office/drawing/2014/chart" uri="{C3380CC4-5D6E-409C-BE32-E72D297353CC}">
              <c16:uniqueId val="{00000001-AAB1-4CE3-9C3B-8F428708E875}"/>
            </c:ext>
          </c:extLst>
        </c:ser>
        <c:dLbls>
          <c:dLblPos val="ctr"/>
          <c:showLegendKey val="0"/>
          <c:showVal val="1"/>
          <c:showCatName val="0"/>
          <c:showSerName val="0"/>
          <c:showPercent val="0"/>
          <c:showBubbleSize val="0"/>
        </c:dLbls>
        <c:gapWidth val="150"/>
        <c:overlap val="100"/>
        <c:axId val="268887088"/>
        <c:axId val="268887648"/>
      </c:barChart>
      <c:catAx>
        <c:axId val="26888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268887648"/>
        <c:crosses val="autoZero"/>
        <c:auto val="1"/>
        <c:lblAlgn val="ctr"/>
        <c:lblOffset val="100"/>
        <c:noMultiLvlLbl val="0"/>
      </c:catAx>
      <c:valAx>
        <c:axId val="268887648"/>
        <c:scaling>
          <c:orientation val="minMax"/>
          <c:max val="1"/>
        </c:scaling>
        <c:delete val="1"/>
        <c:axPos val="l"/>
        <c:numFmt formatCode="0.0%" sourceLinked="1"/>
        <c:majorTickMark val="none"/>
        <c:minorTickMark val="none"/>
        <c:tickLblPos val="nextTo"/>
        <c:crossAx val="26888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2396772145077209"/>
          <c:y val="2.0257826887661142E-2"/>
          <c:w val="0.84178151732220696"/>
          <c:h val="0.78032180302328535"/>
        </c:manualLayout>
      </c:layout>
      <c:barChart>
        <c:barDir val="bar"/>
        <c:grouping val="percentStacked"/>
        <c:varyColors val="0"/>
        <c:ser>
          <c:idx val="0"/>
          <c:order val="0"/>
          <c:tx>
            <c:strRef>
              <c:f>'Gráfico GM 3'!$A$5</c:f>
              <c:strCache>
                <c:ptCount val="1"/>
                <c:pt idx="0">
                  <c:v>Não possui/ Não sabe informar</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3'!$B$5:$M$5</c:f>
              <c:numCache>
                <c:formatCode>0.0%</c:formatCode>
                <c:ptCount val="12"/>
                <c:pt idx="0">
                  <c:v>0.60510948905109485</c:v>
                </c:pt>
                <c:pt idx="1">
                  <c:v>0.72747252747252744</c:v>
                </c:pt>
                <c:pt idx="2">
                  <c:v>0.51105442176870752</c:v>
                </c:pt>
                <c:pt idx="3">
                  <c:v>0.58787507654623394</c:v>
                </c:pt>
                <c:pt idx="4">
                  <c:v>0.66271855611957131</c:v>
                </c:pt>
                <c:pt idx="5">
                  <c:v>0.56207674943566588</c:v>
                </c:pt>
                <c:pt idx="6">
                  <c:v>0.1023535851122058</c:v>
                </c:pt>
                <c:pt idx="7">
                  <c:v>0.11428571428571428</c:v>
                </c:pt>
                <c:pt idx="8">
                  <c:v>4.8469387755102039E-2</c:v>
                </c:pt>
                <c:pt idx="9">
                  <c:v>0.12178702570379436</c:v>
                </c:pt>
                <c:pt idx="10">
                  <c:v>0.11449520586576424</c:v>
                </c:pt>
                <c:pt idx="11">
                  <c:v>0.11286681715575621</c:v>
                </c:pt>
              </c:numCache>
            </c:numRef>
          </c:val>
          <c:extLst>
            <c:ext xmlns:c16="http://schemas.microsoft.com/office/drawing/2014/chart" uri="{C3380CC4-5D6E-409C-BE32-E72D297353CC}">
              <c16:uniqueId val="{00000000-F4F6-443F-9733-664DA772B37B}"/>
            </c:ext>
          </c:extLst>
        </c:ser>
        <c:ser>
          <c:idx val="1"/>
          <c:order val="1"/>
          <c:tx>
            <c:strRef>
              <c:f>'Gráfico GM 3'!$A$6</c:f>
              <c:strCache>
                <c:ptCount val="1"/>
                <c:pt idx="0">
                  <c:v>2016</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3'!$B$6:$M$6</c:f>
              <c:numCache>
                <c:formatCode>0.0%</c:formatCode>
                <c:ptCount val="12"/>
                <c:pt idx="0">
                  <c:v>6.0583941605839416E-2</c:v>
                </c:pt>
                <c:pt idx="1">
                  <c:v>4.8351648351648353E-2</c:v>
                </c:pt>
                <c:pt idx="2">
                  <c:v>5.2721088435374153E-2</c:v>
                </c:pt>
                <c:pt idx="3">
                  <c:v>4.8377219840783831E-2</c:v>
                </c:pt>
                <c:pt idx="4">
                  <c:v>8.3474337281443878E-2</c:v>
                </c:pt>
                <c:pt idx="5">
                  <c:v>4.740406320541761E-2</c:v>
                </c:pt>
                <c:pt idx="6">
                  <c:v>0.24831235176062763</c:v>
                </c:pt>
                <c:pt idx="7">
                  <c:v>0.16483516483516483</c:v>
                </c:pt>
                <c:pt idx="8">
                  <c:v>0.11479591836734694</c:v>
                </c:pt>
                <c:pt idx="9">
                  <c:v>0.40269277845777235</c:v>
                </c:pt>
                <c:pt idx="10">
                  <c:v>0.23406655386350816</c:v>
                </c:pt>
                <c:pt idx="11">
                  <c:v>0.17607223476297967</c:v>
                </c:pt>
              </c:numCache>
            </c:numRef>
          </c:val>
          <c:extLst>
            <c:ext xmlns:c16="http://schemas.microsoft.com/office/drawing/2014/chart" uri="{C3380CC4-5D6E-409C-BE32-E72D297353CC}">
              <c16:uniqueId val="{00000001-F4F6-443F-9733-664DA772B37B}"/>
            </c:ext>
          </c:extLst>
        </c:ser>
        <c:ser>
          <c:idx val="2"/>
          <c:order val="2"/>
          <c:tx>
            <c:strRef>
              <c:f>'Gráfico GM 3'!$A$7</c:f>
              <c:strCache>
                <c:ptCount val="1"/>
                <c:pt idx="0">
                  <c:v>2015</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3'!$B$7:$M$7</c:f>
              <c:numCache>
                <c:formatCode>0.0%</c:formatCode>
                <c:ptCount val="12"/>
                <c:pt idx="0">
                  <c:v>6.7700729927007305E-2</c:v>
                </c:pt>
                <c:pt idx="1">
                  <c:v>3.7362637362637362E-2</c:v>
                </c:pt>
                <c:pt idx="2">
                  <c:v>8.5884353741496597E-2</c:v>
                </c:pt>
                <c:pt idx="3">
                  <c:v>6.6135946111451321E-2</c:v>
                </c:pt>
                <c:pt idx="4">
                  <c:v>6.6553863508178226E-2</c:v>
                </c:pt>
                <c:pt idx="5">
                  <c:v>6.0948081264108354E-2</c:v>
                </c:pt>
                <c:pt idx="6">
                  <c:v>0.1831782521437694</c:v>
                </c:pt>
                <c:pt idx="7">
                  <c:v>0.18681318681318682</c:v>
                </c:pt>
                <c:pt idx="8">
                  <c:v>0.16156462585034015</c:v>
                </c:pt>
                <c:pt idx="9">
                  <c:v>0.14320685434516525</c:v>
                </c:pt>
                <c:pt idx="10">
                  <c:v>0.21827411167512689</c:v>
                </c:pt>
                <c:pt idx="11">
                  <c:v>0.24379232505643342</c:v>
                </c:pt>
              </c:numCache>
            </c:numRef>
          </c:val>
          <c:extLst>
            <c:ext xmlns:c16="http://schemas.microsoft.com/office/drawing/2014/chart" uri="{C3380CC4-5D6E-409C-BE32-E72D297353CC}">
              <c16:uniqueId val="{00000002-F4F6-443F-9733-664DA772B37B}"/>
            </c:ext>
          </c:extLst>
        </c:ser>
        <c:ser>
          <c:idx val="3"/>
          <c:order val="3"/>
          <c:tx>
            <c:strRef>
              <c:f>'Gráfico GM 3'!$A$8</c:f>
              <c:strCache>
                <c:ptCount val="1"/>
                <c:pt idx="0">
                  <c:v>De 2 a 5 anos atrás</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3'!$B$8:$M$8</c:f>
              <c:numCache>
                <c:formatCode>0.0%</c:formatCode>
                <c:ptCount val="12"/>
                <c:pt idx="0">
                  <c:v>0.14233576642335766</c:v>
                </c:pt>
                <c:pt idx="1">
                  <c:v>7.9120879120879117E-2</c:v>
                </c:pt>
                <c:pt idx="2">
                  <c:v>0.16581632653061223</c:v>
                </c:pt>
                <c:pt idx="3">
                  <c:v>0.18677281077770974</c:v>
                </c:pt>
                <c:pt idx="4">
                  <c:v>9.5318668922729832E-2</c:v>
                </c:pt>
                <c:pt idx="5">
                  <c:v>0.16930022573363432</c:v>
                </c:pt>
                <c:pt idx="6">
                  <c:v>0.43349753694581283</c:v>
                </c:pt>
                <c:pt idx="7">
                  <c:v>0.50549450549450547</c:v>
                </c:pt>
                <c:pt idx="8">
                  <c:v>0.65476190476190477</c:v>
                </c:pt>
                <c:pt idx="9">
                  <c:v>0.27784577723378212</c:v>
                </c:pt>
                <c:pt idx="10">
                  <c:v>0.40609137055837563</c:v>
                </c:pt>
                <c:pt idx="11">
                  <c:v>0.45598194130925507</c:v>
                </c:pt>
              </c:numCache>
            </c:numRef>
          </c:val>
          <c:extLst>
            <c:ext xmlns:c16="http://schemas.microsoft.com/office/drawing/2014/chart" uri="{C3380CC4-5D6E-409C-BE32-E72D297353CC}">
              <c16:uniqueId val="{00000003-F4F6-443F-9733-664DA772B37B}"/>
            </c:ext>
          </c:extLst>
        </c:ser>
        <c:ser>
          <c:idx val="4"/>
          <c:order val="4"/>
          <c:tx>
            <c:strRef>
              <c:f>'Gráfico GM 3'!$A$9</c:f>
              <c:strCache>
                <c:ptCount val="1"/>
                <c:pt idx="0">
                  <c:v>De 5 a 10 anos atrás</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3'!$B$9:$M$9</c:f>
              <c:numCache>
                <c:formatCode>0.0%</c:formatCode>
                <c:ptCount val="12"/>
                <c:pt idx="0">
                  <c:v>6.1313868613138686E-2</c:v>
                </c:pt>
                <c:pt idx="1">
                  <c:v>3.2967032967032968E-2</c:v>
                </c:pt>
                <c:pt idx="2">
                  <c:v>0.125</c:v>
                </c:pt>
                <c:pt idx="3">
                  <c:v>5.5725658297611759E-2</c:v>
                </c:pt>
                <c:pt idx="4">
                  <c:v>3.6661026508742242E-2</c:v>
                </c:pt>
                <c:pt idx="5">
                  <c:v>4.0632054176072234E-2</c:v>
                </c:pt>
                <c:pt idx="6">
                  <c:v>2.481299033023171E-2</c:v>
                </c:pt>
                <c:pt idx="7">
                  <c:v>1.7582417582417582E-2</c:v>
                </c:pt>
                <c:pt idx="8">
                  <c:v>1.4455782312925171E-2</c:v>
                </c:pt>
                <c:pt idx="9">
                  <c:v>4.4063647490820076E-2</c:v>
                </c:pt>
                <c:pt idx="10">
                  <c:v>2.0868584320360969E-2</c:v>
                </c:pt>
                <c:pt idx="11">
                  <c:v>4.5146726862302479E-3</c:v>
                </c:pt>
              </c:numCache>
            </c:numRef>
          </c:val>
          <c:extLst>
            <c:ext xmlns:c16="http://schemas.microsoft.com/office/drawing/2014/chart" uri="{C3380CC4-5D6E-409C-BE32-E72D297353CC}">
              <c16:uniqueId val="{00000004-F4F6-443F-9733-664DA772B37B}"/>
            </c:ext>
          </c:extLst>
        </c:ser>
        <c:ser>
          <c:idx val="5"/>
          <c:order val="5"/>
          <c:tx>
            <c:strRef>
              <c:f>'Gráfico GM 3'!$A$10</c:f>
              <c:strCache>
                <c:ptCount val="1"/>
                <c:pt idx="0">
                  <c:v>Mais de 10 anos atrás</c:v>
                </c:pt>
              </c:strCache>
            </c:strRef>
          </c:tx>
          <c:spPr>
            <a:solidFill>
              <a:schemeClr val="accent1">
                <a:tint val="50000"/>
              </a:schemeClr>
            </a:solidFill>
            <a:ln>
              <a:noFill/>
            </a:ln>
            <a:effectLst/>
          </c:spPr>
          <c:invertIfNegative val="0"/>
          <c:dLbls>
            <c:dLbl>
              <c:idx val="6"/>
              <c:layout>
                <c:manualLayout>
                  <c:x val="2.8134553865052963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4F6-443F-9733-664DA772B37B}"/>
                </c:ext>
              </c:extLst>
            </c:dLbl>
            <c:dLbl>
              <c:idx val="7"/>
              <c:layout>
                <c:manualLayout>
                  <c:x val="3.1221938286793312E-2"/>
                  <c:y val="5.276895636664202E-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4F6-443F-9733-664DA772B37B}"/>
                </c:ext>
              </c:extLst>
            </c:dLbl>
            <c:dLbl>
              <c:idx val="8"/>
              <c:layout>
                <c:manualLayout>
                  <c:x val="2.8134553865052786E-2"/>
                  <c:y val="6.3543162077114358E-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4F6-443F-9733-664DA772B37B}"/>
                </c:ext>
              </c:extLst>
            </c:dLbl>
            <c:dLbl>
              <c:idx val="9"/>
              <c:layout>
                <c:manualLayout>
                  <c:x val="2.821469062922867E-2"/>
                  <c:y val="7.4317367787586706E-4"/>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4F6-443F-9733-664DA772B37B}"/>
                </c:ext>
              </c:extLst>
            </c:dLbl>
            <c:dLbl>
              <c:idx val="10"/>
              <c:layout>
                <c:manualLayout>
                  <c:x val="2.8134553865052963E-2"/>
                  <c:y val="-1.3139310624845928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4F6-443F-9733-664DA772B37B}"/>
                </c:ext>
              </c:extLst>
            </c:dLbl>
            <c:dLbl>
              <c:idx val="11"/>
              <c:layout>
                <c:manualLayout>
                  <c:x val="2.935779533744657E-2"/>
                  <c:y val="6.1602934992241315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4F6-443F-9733-664DA772B37B}"/>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'Gráfico GM 3'!$B$3:$M$4</c:f>
              <c:multiLvlStrCache>
                <c:ptCount val="12"/>
                <c:lvl>
                  <c:pt idx="0">
                    <c:v>Brasil</c:v>
                  </c:pt>
                  <c:pt idx="1">
                    <c:v>Centro-Oeste</c:v>
                  </c:pt>
                  <c:pt idx="2">
                    <c:v>Sul</c:v>
                  </c:pt>
                  <c:pt idx="3">
                    <c:v>Sudeste</c:v>
                  </c:pt>
                  <c:pt idx="4">
                    <c:v>Nordeste</c:v>
                  </c:pt>
                  <c:pt idx="5">
                    <c:v>Norte</c:v>
                  </c:pt>
                  <c:pt idx="6">
                    <c:v>Brasil</c:v>
                  </c:pt>
                  <c:pt idx="7">
                    <c:v>Centro-Oeste</c:v>
                  </c:pt>
                  <c:pt idx="8">
                    <c:v>Sul</c:v>
                  </c:pt>
                  <c:pt idx="9">
                    <c:v>Sudeste</c:v>
                  </c:pt>
                  <c:pt idx="10">
                    <c:v>Nordeste</c:v>
                  </c:pt>
                  <c:pt idx="11">
                    <c:v>Norte</c:v>
                  </c:pt>
                </c:lvl>
                <c:lvl>
                  <c:pt idx="0">
                    <c:v>Lei Municipal de Regulamentação do SUAS</c:v>
                  </c:pt>
                  <c:pt idx="6">
                    <c:v>PMAS</c:v>
                  </c:pt>
                </c:lvl>
              </c:multiLvlStrCache>
            </c:multiLvlStrRef>
          </c:cat>
          <c:val>
            <c:numRef>
              <c:f>'Gráfico GM 3'!$B$10:$M$10</c:f>
              <c:numCache>
                <c:formatCode>0.0%</c:formatCode>
                <c:ptCount val="12"/>
                <c:pt idx="0">
                  <c:v>6.295620437956205E-2</c:v>
                </c:pt>
                <c:pt idx="1">
                  <c:v>7.4725274725274723E-2</c:v>
                </c:pt>
                <c:pt idx="2">
                  <c:v>5.9523809523809521E-2</c:v>
                </c:pt>
                <c:pt idx="3">
                  <c:v>5.5113288426209432E-2</c:v>
                </c:pt>
                <c:pt idx="4">
                  <c:v>5.5273547659334461E-2</c:v>
                </c:pt>
                <c:pt idx="5">
                  <c:v>0.11963882618510158</c:v>
                </c:pt>
                <c:pt idx="6">
                  <c:v>7.8452837073526727E-3</c:v>
                </c:pt>
                <c:pt idx="7">
                  <c:v>1.098901098901099E-2</c:v>
                </c:pt>
                <c:pt idx="8">
                  <c:v>5.9523809523809521E-3</c:v>
                </c:pt>
                <c:pt idx="9">
                  <c:v>1.0403916768665851E-2</c:v>
                </c:pt>
                <c:pt idx="10">
                  <c:v>6.2041737168640719E-3</c:v>
                </c:pt>
                <c:pt idx="11">
                  <c:v>6.7720090293453723E-3</c:v>
                </c:pt>
              </c:numCache>
            </c:numRef>
          </c:val>
          <c:extLst>
            <c:ext xmlns:c16="http://schemas.microsoft.com/office/drawing/2014/chart" uri="{C3380CC4-5D6E-409C-BE32-E72D297353CC}">
              <c16:uniqueId val="{0000000B-F4F6-443F-9733-664DA772B37B}"/>
            </c:ext>
          </c:extLst>
        </c:ser>
        <c:dLbls>
          <c:dLblPos val="ctr"/>
          <c:showLegendKey val="0"/>
          <c:showVal val="1"/>
          <c:showCatName val="0"/>
          <c:showSerName val="0"/>
          <c:showPercent val="0"/>
          <c:showBubbleSize val="0"/>
        </c:dLbls>
        <c:gapWidth val="150"/>
        <c:overlap val="100"/>
        <c:axId val="857924256"/>
        <c:axId val="857925376"/>
      </c:barChart>
      <c:catAx>
        <c:axId val="857924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25376"/>
        <c:crosses val="autoZero"/>
        <c:auto val="1"/>
        <c:lblAlgn val="ctr"/>
        <c:lblOffset val="100"/>
        <c:noMultiLvlLbl val="0"/>
      </c:catAx>
      <c:valAx>
        <c:axId val="857925376"/>
        <c:scaling>
          <c:orientation val="minMax"/>
          <c:max val="1.01"/>
          <c:min val="0"/>
        </c:scaling>
        <c:delete val="1"/>
        <c:axPos val="b"/>
        <c:numFmt formatCode="0%" sourceLinked="1"/>
        <c:majorTickMark val="out"/>
        <c:minorTickMark val="none"/>
        <c:tickLblPos val="nextTo"/>
        <c:crossAx val="857924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'CCONV Gráfico 10'!$B$3</c:f>
              <c:strCache>
                <c:ptCount val="1"/>
                <c:pt idx="0">
                  <c:v>2014</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10'!$A$4:$A$7</c:f>
              <c:strCache>
                <c:ptCount val="4"/>
                <c:pt idx="0">
                  <c:v>Acesso principal adaptado com rampas e rota acessível desde a calçada até a recepção da Unidade</c:v>
                </c:pt>
                <c:pt idx="1">
                  <c:v>Rota acessível aos espaços da unidade</c:v>
                </c:pt>
                <c:pt idx="2">
                  <c:v>Rota acessível ao banheiro</c:v>
                </c:pt>
                <c:pt idx="3">
                  <c:v>Banheiro adaptado para pessoas com deficiência</c:v>
                </c:pt>
              </c:strCache>
            </c:strRef>
          </c:cat>
          <c:val>
            <c:numRef>
              <c:f>'CCONV Gráfico 10'!$B$4:$B$7</c:f>
              <c:numCache>
                <c:formatCode>0.0%</c:formatCode>
                <c:ptCount val="4"/>
                <c:pt idx="0">
                  <c:v>0.25932504440497334</c:v>
                </c:pt>
                <c:pt idx="1">
                  <c:v>0.26478051256026391</c:v>
                </c:pt>
                <c:pt idx="2">
                  <c:v>0.28190814514082718</c:v>
                </c:pt>
                <c:pt idx="3">
                  <c:v>0.2433392539964476</c:v>
                </c:pt>
              </c:numCache>
            </c:numRef>
          </c:val>
          <c:extLst>
            <c:ext xmlns:c16="http://schemas.microsoft.com/office/drawing/2014/chart" uri="{C3380CC4-5D6E-409C-BE32-E72D297353CC}">
              <c16:uniqueId val="{00000000-1C9F-4C83-A189-459270D1A4D6}"/>
            </c:ext>
          </c:extLst>
        </c:ser>
        <c:ser>
          <c:idx val="1"/>
          <c:order val="1"/>
          <c:tx>
            <c:strRef>
              <c:f>'CCONV Gráfico 10'!$C$3</c:f>
              <c:strCache>
                <c:ptCount val="1"/>
                <c:pt idx="0">
                  <c:v>2015</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10'!$A$4:$A$7</c:f>
              <c:strCache>
                <c:ptCount val="4"/>
                <c:pt idx="0">
                  <c:v>Acesso principal adaptado com rampas e rota acessível desde a calçada até a recepção da Unidade</c:v>
                </c:pt>
                <c:pt idx="1">
                  <c:v>Rota acessível aos espaços da unidade</c:v>
                </c:pt>
                <c:pt idx="2">
                  <c:v>Rota acessível ao banheiro</c:v>
                </c:pt>
                <c:pt idx="3">
                  <c:v>Banheiro adaptado para pessoas com deficiência</c:v>
                </c:pt>
              </c:strCache>
            </c:strRef>
          </c:cat>
          <c:val>
            <c:numRef>
              <c:f>'CCONV Gráfico 10'!$C$4:$C$7</c:f>
              <c:numCache>
                <c:formatCode>0.0%</c:formatCode>
                <c:ptCount val="4"/>
                <c:pt idx="0">
                  <c:v>0.26552065298046007</c:v>
                </c:pt>
                <c:pt idx="1">
                  <c:v>0.26514964135542912</c:v>
                </c:pt>
                <c:pt idx="2">
                  <c:v>0.28246351719020529</c:v>
                </c:pt>
                <c:pt idx="3">
                  <c:v>0.25500865693791741</c:v>
                </c:pt>
              </c:numCache>
            </c:numRef>
          </c:val>
          <c:extLst>
            <c:ext xmlns:c16="http://schemas.microsoft.com/office/drawing/2014/chart" uri="{C3380CC4-5D6E-409C-BE32-E72D297353CC}">
              <c16:uniqueId val="{00000001-1C9F-4C83-A189-459270D1A4D6}"/>
            </c:ext>
          </c:extLst>
        </c:ser>
        <c:ser>
          <c:idx val="2"/>
          <c:order val="2"/>
          <c:tx>
            <c:strRef>
              <c:f>'CCONV Gráfico 10'!$D$3</c:f>
              <c:strCache>
                <c:ptCount val="1"/>
                <c:pt idx="0">
                  <c:v>2016</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10'!$A$4:$A$7</c:f>
              <c:strCache>
                <c:ptCount val="4"/>
                <c:pt idx="0">
                  <c:v>Acesso principal adaptado com rampas e rota acessível desde a calçada até a recepção da Unidade</c:v>
                </c:pt>
                <c:pt idx="1">
                  <c:v>Rota acessível aos espaços da unidade</c:v>
                </c:pt>
                <c:pt idx="2">
                  <c:v>Rota acessível ao banheiro</c:v>
                </c:pt>
                <c:pt idx="3">
                  <c:v>Banheiro adaptado para pessoas com deficiência</c:v>
                </c:pt>
              </c:strCache>
            </c:strRef>
          </c:cat>
          <c:val>
            <c:numRef>
              <c:f>'CCONV Gráfico 10'!$D$4:$D$7</c:f>
              <c:numCache>
                <c:formatCode>0.0%</c:formatCode>
                <c:ptCount val="4"/>
                <c:pt idx="0">
                  <c:v>0.28601845280340699</c:v>
                </c:pt>
                <c:pt idx="1">
                  <c:v>0.28850248403122802</c:v>
                </c:pt>
                <c:pt idx="2">
                  <c:v>0.31180506269221703</c:v>
                </c:pt>
                <c:pt idx="3">
                  <c:v>0.282588123964987</c:v>
                </c:pt>
              </c:numCache>
            </c:numRef>
          </c:val>
          <c:extLst>
            <c:ext xmlns:c16="http://schemas.microsoft.com/office/drawing/2014/chart" uri="{C3380CC4-5D6E-409C-BE32-E72D297353CC}">
              <c16:uniqueId val="{00000002-1C9F-4C83-A189-459270D1A4D6}"/>
            </c:ext>
          </c:extLst>
        </c:ser>
        <c:dLbls>
          <c:dLblPos val="inEnd"/>
          <c:showLegendKey val="0"/>
          <c:showVal val="1"/>
          <c:showCatName val="0"/>
          <c:showSerName val="0"/>
          <c:showPercent val="0"/>
          <c:showBubbleSize val="0"/>
        </c:dLbls>
        <c:gapWidth val="182"/>
        <c:axId val="645650368"/>
        <c:axId val="645650928"/>
      </c:barChart>
      <c:catAx>
        <c:axId val="645650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50928"/>
        <c:crosses val="autoZero"/>
        <c:auto val="1"/>
        <c:lblAlgn val="ctr"/>
        <c:lblOffset val="100"/>
        <c:noMultiLvlLbl val="0"/>
      </c:catAx>
      <c:valAx>
        <c:axId val="645650928"/>
        <c:scaling>
          <c:orientation val="minMax"/>
        </c:scaling>
        <c:delete val="1"/>
        <c:axPos val="b"/>
        <c:numFmt formatCode="0.0%" sourceLinked="1"/>
        <c:majorTickMark val="none"/>
        <c:minorTickMark val="none"/>
        <c:tickLblPos val="nextTo"/>
        <c:crossAx val="645650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'CREAS Gráfico 11'!$A$4</c:f>
              <c:strCache>
                <c:ptCount val="1"/>
                <c:pt idx="0">
                  <c:v>Norte</c:v>
                </c:pt>
              </c:strCache>
            </c:strRef>
          </c:tx>
          <c:spPr>
            <a:solidFill>
              <a:schemeClr val="accent1">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11'!$B$4:$I$4</c:f>
              <c:numCache>
                <c:formatCode>General</c:formatCode>
                <c:ptCount val="8"/>
                <c:pt idx="0">
                  <c:v>124</c:v>
                </c:pt>
                <c:pt idx="1">
                  <c:v>143</c:v>
                </c:pt>
                <c:pt idx="2">
                  <c:v>185</c:v>
                </c:pt>
                <c:pt idx="3">
                  <c:v>188</c:v>
                </c:pt>
                <c:pt idx="4">
                  <c:v>196</c:v>
                </c:pt>
                <c:pt idx="5">
                  <c:v>209</c:v>
                </c:pt>
                <c:pt idx="6">
                  <c:v>222</c:v>
                </c:pt>
                <c:pt idx="7">
                  <c:v>227</c:v>
                </c:pt>
              </c:numCache>
            </c:numRef>
          </c:val>
          <c:extLst>
            <c:ext xmlns:c16="http://schemas.microsoft.com/office/drawing/2014/chart" uri="{C3380CC4-5D6E-409C-BE32-E72D297353CC}">
              <c16:uniqueId val="{00000000-AD70-41E1-AC31-4939001A993B}"/>
            </c:ext>
          </c:extLst>
        </c:ser>
        <c:ser>
          <c:idx val="1"/>
          <c:order val="1"/>
          <c:tx>
            <c:strRef>
              <c:f>'CREAS Gráfico 11'!$A$5</c:f>
              <c:strCache>
                <c:ptCount val="1"/>
                <c:pt idx="0">
                  <c:v>Nordeste</c:v>
                </c:pt>
              </c:strCache>
            </c:strRef>
          </c:tx>
          <c:spPr>
            <a:solidFill>
              <a:schemeClr val="accent1">
                <a:shade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11'!$B$5:$I$5</c:f>
              <c:numCache>
                <c:formatCode>General</c:formatCode>
                <c:ptCount val="8"/>
                <c:pt idx="0">
                  <c:v>373</c:v>
                </c:pt>
                <c:pt idx="1">
                  <c:v>586</c:v>
                </c:pt>
                <c:pt idx="2">
                  <c:v>834</c:v>
                </c:pt>
                <c:pt idx="3">
                  <c:v>848</c:v>
                </c:pt>
                <c:pt idx="4">
                  <c:v>873</c:v>
                </c:pt>
                <c:pt idx="5">
                  <c:v>914</c:v>
                </c:pt>
                <c:pt idx="6">
                  <c:v>930</c:v>
                </c:pt>
                <c:pt idx="7">
                  <c:v>967</c:v>
                </c:pt>
              </c:numCache>
            </c:numRef>
          </c:val>
          <c:extLst>
            <c:ext xmlns:c16="http://schemas.microsoft.com/office/drawing/2014/chart" uri="{C3380CC4-5D6E-409C-BE32-E72D297353CC}">
              <c16:uniqueId val="{00000001-AD70-41E1-AC31-4939001A993B}"/>
            </c:ext>
          </c:extLst>
        </c:ser>
        <c:ser>
          <c:idx val="2"/>
          <c:order val="2"/>
          <c:tx>
            <c:strRef>
              <c:f>'CREAS Gráfico 11'!$A$6</c:f>
              <c:strCache>
                <c:ptCount val="1"/>
                <c:pt idx="0">
                  <c:v>Sudeste</c:v>
                </c:pt>
              </c:strCache>
            </c:strRef>
          </c:tx>
          <c:spPr>
            <a:solidFill>
              <a:schemeClr val="accent1">
                <a:shade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11'!$B$6:$I$6</c:f>
              <c:numCache>
                <c:formatCode>General</c:formatCode>
                <c:ptCount val="8"/>
                <c:pt idx="0">
                  <c:v>335</c:v>
                </c:pt>
                <c:pt idx="1">
                  <c:v>411</c:v>
                </c:pt>
                <c:pt idx="2">
                  <c:v>556</c:v>
                </c:pt>
                <c:pt idx="3">
                  <c:v>584</c:v>
                </c:pt>
                <c:pt idx="4">
                  <c:v>617</c:v>
                </c:pt>
                <c:pt idx="5">
                  <c:v>666</c:v>
                </c:pt>
                <c:pt idx="6">
                  <c:v>692</c:v>
                </c:pt>
                <c:pt idx="7">
                  <c:v>712</c:v>
                </c:pt>
              </c:numCache>
            </c:numRef>
          </c:val>
          <c:extLst>
            <c:ext xmlns:c16="http://schemas.microsoft.com/office/drawing/2014/chart" uri="{C3380CC4-5D6E-409C-BE32-E72D297353CC}">
              <c16:uniqueId val="{00000002-AD70-41E1-AC31-4939001A993B}"/>
            </c:ext>
          </c:extLst>
        </c:ser>
        <c:ser>
          <c:idx val="3"/>
          <c:order val="3"/>
          <c:tx>
            <c:strRef>
              <c:f>'CREAS Gráfico 11'!$A$7</c:f>
              <c:strCache>
                <c:ptCount val="1"/>
                <c:pt idx="0">
                  <c:v>Sul</c:v>
                </c:pt>
              </c:strCache>
            </c:strRef>
          </c:tx>
          <c:spPr>
            <a:solidFill>
              <a:schemeClr val="accent1">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11'!$B$7:$I$7</c:f>
              <c:numCache>
                <c:formatCode>General</c:formatCode>
                <c:ptCount val="8"/>
                <c:pt idx="0">
                  <c:v>215</c:v>
                </c:pt>
                <c:pt idx="1">
                  <c:v>268</c:v>
                </c:pt>
                <c:pt idx="2">
                  <c:v>316</c:v>
                </c:pt>
                <c:pt idx="3">
                  <c:v>328</c:v>
                </c:pt>
                <c:pt idx="4">
                  <c:v>342</c:v>
                </c:pt>
                <c:pt idx="5">
                  <c:v>359</c:v>
                </c:pt>
                <c:pt idx="6">
                  <c:v>363</c:v>
                </c:pt>
                <c:pt idx="7">
                  <c:v>392</c:v>
                </c:pt>
              </c:numCache>
            </c:numRef>
          </c:val>
          <c:extLst>
            <c:ext xmlns:c16="http://schemas.microsoft.com/office/drawing/2014/chart" uri="{C3380CC4-5D6E-409C-BE32-E72D297353CC}">
              <c16:uniqueId val="{00000003-AD70-41E1-AC31-4939001A993B}"/>
            </c:ext>
          </c:extLst>
        </c:ser>
        <c:ser>
          <c:idx val="4"/>
          <c:order val="4"/>
          <c:tx>
            <c:strRef>
              <c:f>'CREAS Gráfico 11'!$A$8</c:f>
              <c:strCache>
                <c:ptCount val="1"/>
                <c:pt idx="0">
                  <c:v>Centro-Oeste</c:v>
                </c:pt>
              </c:strCache>
            </c:strRef>
          </c:tx>
          <c:spPr>
            <a:solidFill>
              <a:schemeClr val="accent1">
                <a:tint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11'!$B$8:$I$8</c:f>
              <c:numCache>
                <c:formatCode>General</c:formatCode>
                <c:ptCount val="8"/>
                <c:pt idx="0">
                  <c:v>153</c:v>
                </c:pt>
                <c:pt idx="1">
                  <c:v>182</c:v>
                </c:pt>
                <c:pt idx="2">
                  <c:v>218</c:v>
                </c:pt>
                <c:pt idx="3">
                  <c:v>219</c:v>
                </c:pt>
                <c:pt idx="4">
                  <c:v>221</c:v>
                </c:pt>
                <c:pt idx="5">
                  <c:v>224</c:v>
                </c:pt>
                <c:pt idx="6">
                  <c:v>228</c:v>
                </c:pt>
                <c:pt idx="7">
                  <c:v>223</c:v>
                </c:pt>
              </c:numCache>
            </c:numRef>
          </c:val>
          <c:extLst>
            <c:ext xmlns:c16="http://schemas.microsoft.com/office/drawing/2014/chart" uri="{C3380CC4-5D6E-409C-BE32-E72D297353CC}">
              <c16:uniqueId val="{00000004-AD70-41E1-AC31-4939001A993B}"/>
            </c:ext>
          </c:extLst>
        </c:ser>
        <c:dLbls>
          <c:showLegendKey val="0"/>
          <c:showVal val="1"/>
          <c:showCatName val="0"/>
          <c:showSerName val="0"/>
          <c:showPercent val="0"/>
          <c:showBubbleSize val="0"/>
        </c:dLbls>
        <c:gapWidth val="219"/>
        <c:axId val="645655968"/>
        <c:axId val="645656528"/>
      </c:barChart>
      <c:lineChart>
        <c:grouping val="standard"/>
        <c:varyColors val="0"/>
        <c:ser>
          <c:idx val="5"/>
          <c:order val="5"/>
          <c:tx>
            <c:strRef>
              <c:f>'CREAS Gráfico 11'!$A$9</c:f>
              <c:strCache>
                <c:ptCount val="1"/>
                <c:pt idx="0">
                  <c:v>Brasil</c:v>
                </c:pt>
              </c:strCache>
            </c:strRef>
          </c:tx>
          <c:spPr>
            <a:ln w="28575" cap="rnd">
              <a:solidFill>
                <a:schemeClr val="accent1">
                  <a:tint val="50000"/>
                </a:schemeClr>
              </a:solidFill>
              <a:round/>
            </a:ln>
            <a:effectLst/>
          </c:spPr>
          <c:marker>
            <c:symbol val="circle"/>
            <c:size val="5"/>
            <c:spPr>
              <a:solidFill>
                <a:schemeClr val="accent1">
                  <a:tint val="50000"/>
                </a:schemeClr>
              </a:solidFill>
              <a:ln w="9525" cap="rnd">
                <a:solidFill>
                  <a:schemeClr val="accent1">
                    <a:tint val="5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11'!$B$3:$I$3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11'!$B$9:$I$9</c:f>
              <c:numCache>
                <c:formatCode>#,##0</c:formatCode>
                <c:ptCount val="8"/>
                <c:pt idx="0">
                  <c:v>1200</c:v>
                </c:pt>
                <c:pt idx="1">
                  <c:v>1590</c:v>
                </c:pt>
                <c:pt idx="2">
                  <c:v>2109</c:v>
                </c:pt>
                <c:pt idx="3">
                  <c:v>2167</c:v>
                </c:pt>
                <c:pt idx="4">
                  <c:v>2249</c:v>
                </c:pt>
                <c:pt idx="5">
                  <c:v>2372</c:v>
                </c:pt>
                <c:pt idx="6">
                  <c:v>2435</c:v>
                </c:pt>
                <c:pt idx="7">
                  <c:v>2521</c:v>
                </c:pt>
              </c:numCache>
            </c:numRef>
          </c:val>
          <c:smooth val="0"/>
          <c:extLst>
            <c:ext xmlns:c16="http://schemas.microsoft.com/office/drawing/2014/chart" uri="{C3380CC4-5D6E-409C-BE32-E72D297353CC}">
              <c16:uniqueId val="{00000005-AD70-41E1-AC31-4939001A993B}"/>
            </c:ext>
          </c:extLst>
        </c:ser>
        <c:dLbls>
          <c:showLegendKey val="0"/>
          <c:showVal val="1"/>
          <c:showCatName val="0"/>
          <c:showSerName val="0"/>
          <c:showPercent val="0"/>
          <c:showBubbleSize val="0"/>
        </c:dLbls>
        <c:marker val="1"/>
        <c:smooth val="0"/>
        <c:axId val="645657648"/>
        <c:axId val="645657088"/>
      </c:lineChart>
      <c:catAx>
        <c:axId val="64565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56528"/>
        <c:crosses val="autoZero"/>
        <c:auto val="1"/>
        <c:lblAlgn val="ctr"/>
        <c:lblOffset val="100"/>
        <c:noMultiLvlLbl val="0"/>
      </c:catAx>
      <c:valAx>
        <c:axId val="645656528"/>
        <c:scaling>
          <c:orientation val="minMax"/>
        </c:scaling>
        <c:delete val="1"/>
        <c:axPos val="l"/>
        <c:numFmt formatCode="General" sourceLinked="1"/>
        <c:majorTickMark val="none"/>
        <c:minorTickMark val="none"/>
        <c:tickLblPos val="nextTo"/>
        <c:crossAx val="645655968"/>
        <c:crosses val="autoZero"/>
        <c:crossBetween val="between"/>
      </c:valAx>
      <c:valAx>
        <c:axId val="645657088"/>
        <c:scaling>
          <c:orientation val="minMax"/>
        </c:scaling>
        <c:delete val="1"/>
        <c:axPos val="r"/>
        <c:numFmt formatCode="#,##0" sourceLinked="1"/>
        <c:majorTickMark val="out"/>
        <c:minorTickMark val="none"/>
        <c:tickLblPos val="nextTo"/>
        <c:crossAx val="645657648"/>
        <c:crosses val="max"/>
        <c:crossBetween val="between"/>
      </c:valAx>
      <c:catAx>
        <c:axId val="645657648"/>
        <c:scaling>
          <c:orientation val="minMax"/>
        </c:scaling>
        <c:delete val="1"/>
        <c:axPos val="b"/>
        <c:numFmt formatCode="General" sourceLinked="1"/>
        <c:majorTickMark val="out"/>
        <c:minorTickMark val="none"/>
        <c:tickLblPos val="nextTo"/>
        <c:crossAx val="6456570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1840019962122183E-2"/>
          <c:y val="3.657522859517872E-2"/>
          <c:w val="0.95195195608333116"/>
          <c:h val="0.81022980606227213"/>
        </c:manualLayout>
      </c:layout>
      <c:lineChart>
        <c:grouping val="standard"/>
        <c:varyColors val="0"/>
        <c:ser>
          <c:idx val="0"/>
          <c:order val="0"/>
          <c:tx>
            <c:strRef>
              <c:f>'CREAS Gráfico 12'!$A$4</c:f>
              <c:strCache>
                <c:ptCount val="1"/>
                <c:pt idx="0">
                  <c:v>Próprio</c:v>
                </c:pt>
              </c:strCache>
            </c:strRef>
          </c:tx>
          <c:spPr>
            <a:ln w="28575" cap="rnd">
              <a:solidFill>
                <a:schemeClr val="accent1">
                  <a:shade val="65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12'!$B$3:$I$3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12'!$B$4:$I$4</c:f>
              <c:numCache>
                <c:formatCode>0.0%</c:formatCode>
                <c:ptCount val="8"/>
                <c:pt idx="0">
                  <c:v>0.35</c:v>
                </c:pt>
                <c:pt idx="1">
                  <c:v>0.31194968553459118</c:v>
                </c:pt>
                <c:pt idx="2">
                  <c:v>0.27785680417259362</c:v>
                </c:pt>
                <c:pt idx="3">
                  <c:v>0.26995846792801109</c:v>
                </c:pt>
                <c:pt idx="4">
                  <c:v>0.2530013339261894</c:v>
                </c:pt>
                <c:pt idx="5">
                  <c:v>0.25042158516020235</c:v>
                </c:pt>
                <c:pt idx="6">
                  <c:v>0.24969199178644763</c:v>
                </c:pt>
                <c:pt idx="7">
                  <c:v>0.27528758429194766</c:v>
                </c:pt>
              </c:numCache>
            </c:numRef>
          </c:val>
          <c:smooth val="0"/>
          <c:extLst>
            <c:ext xmlns:c16="http://schemas.microsoft.com/office/drawing/2014/chart" uri="{C3380CC4-5D6E-409C-BE32-E72D297353CC}">
              <c16:uniqueId val="{00000000-F6D4-4F41-BA09-0944E87E9B3E}"/>
            </c:ext>
          </c:extLst>
        </c:ser>
        <c:ser>
          <c:idx val="1"/>
          <c:order val="1"/>
          <c:tx>
            <c:strRef>
              <c:f>'CREAS Gráfico 12'!$A$5</c:f>
              <c:strCache>
                <c:ptCount val="1"/>
                <c:pt idx="0">
                  <c:v>Alugado</c:v>
                </c:pt>
              </c:strCache>
            </c:strRef>
          </c:tx>
          <c:spPr>
            <a:ln w="28575" cap="rnd">
              <a:solidFill>
                <a:schemeClr val="accent1"/>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12'!$B$3:$I$3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12'!$B$5:$I$5</c:f>
              <c:numCache>
                <c:formatCode>0.0%</c:formatCode>
                <c:ptCount val="8"/>
                <c:pt idx="0">
                  <c:v>0.60083333333333333</c:v>
                </c:pt>
                <c:pt idx="1">
                  <c:v>0.64025157232704399</c:v>
                </c:pt>
                <c:pt idx="2">
                  <c:v>0.66619250829777144</c:v>
                </c:pt>
                <c:pt idx="3">
                  <c:v>0.67281956622058148</c:v>
                </c:pt>
                <c:pt idx="4">
                  <c:v>0.69052912405513567</c:v>
                </c:pt>
                <c:pt idx="5">
                  <c:v>0.69139966273187181</c:v>
                </c:pt>
                <c:pt idx="6">
                  <c:v>0.68501026694045175</c:v>
                </c:pt>
                <c:pt idx="7">
                  <c:v>0.6501388337961127</c:v>
                </c:pt>
              </c:numCache>
            </c:numRef>
          </c:val>
          <c:smooth val="0"/>
          <c:extLst>
            <c:ext xmlns:c16="http://schemas.microsoft.com/office/drawing/2014/chart" uri="{C3380CC4-5D6E-409C-BE32-E72D297353CC}">
              <c16:uniqueId val="{00000001-F6D4-4F41-BA09-0944E87E9B3E}"/>
            </c:ext>
          </c:extLst>
        </c:ser>
        <c:ser>
          <c:idx val="2"/>
          <c:order val="2"/>
          <c:tx>
            <c:strRef>
              <c:f>'CREAS Gráfico 12'!$A$6</c:f>
              <c:strCache>
                <c:ptCount val="1"/>
                <c:pt idx="0">
                  <c:v>Cedido</c:v>
                </c:pt>
              </c:strCache>
            </c:strRef>
          </c:tx>
          <c:spPr>
            <a:ln w="28575" cap="rnd">
              <a:solidFill>
                <a:schemeClr val="accent1">
                  <a:tint val="65000"/>
                </a:schemeClr>
              </a:solidFill>
              <a:round/>
            </a:ln>
            <a:effectLst/>
          </c:spPr>
          <c:marker>
            <c:symbol val="circle"/>
            <c:size val="5"/>
            <c:spPr>
              <a:solidFill>
                <a:schemeClr val="accent1">
                  <a:tint val="65000"/>
                </a:schemeClr>
              </a:solidFill>
              <a:ln w="9525">
                <a:solidFill>
                  <a:schemeClr val="accent1">
                    <a:tint val="6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12'!$B$3:$I$3</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12'!$B$6:$I$6</c:f>
              <c:numCache>
                <c:formatCode>0.0%</c:formatCode>
                <c:ptCount val="8"/>
                <c:pt idx="0">
                  <c:v>3.3333333333333333E-2</c:v>
                </c:pt>
                <c:pt idx="1">
                  <c:v>2.3270440251572325E-2</c:v>
                </c:pt>
                <c:pt idx="2">
                  <c:v>4.2674253200568987E-2</c:v>
                </c:pt>
                <c:pt idx="3">
                  <c:v>4.2455006922011998E-2</c:v>
                </c:pt>
                <c:pt idx="4">
                  <c:v>4.090706980880391E-2</c:v>
                </c:pt>
                <c:pt idx="5">
                  <c:v>4.1315345699831363E-2</c:v>
                </c:pt>
                <c:pt idx="6">
                  <c:v>6.5297741273100618E-2</c:v>
                </c:pt>
                <c:pt idx="7">
                  <c:v>7.4573581911939704E-2</c:v>
                </c:pt>
              </c:numCache>
            </c:numRef>
          </c:val>
          <c:smooth val="0"/>
          <c:extLst>
            <c:ext xmlns:c16="http://schemas.microsoft.com/office/drawing/2014/chart" uri="{C3380CC4-5D6E-409C-BE32-E72D297353CC}">
              <c16:uniqueId val="{00000002-F6D4-4F41-BA09-0944E87E9B3E}"/>
            </c:ext>
          </c:extLst>
        </c:ser>
        <c:dLbls>
          <c:dLblPos val="t"/>
          <c:showLegendKey val="0"/>
          <c:showVal val="1"/>
          <c:showCatName val="0"/>
          <c:showSerName val="0"/>
          <c:showPercent val="0"/>
          <c:showBubbleSize val="0"/>
        </c:dLbls>
        <c:marker val="1"/>
        <c:smooth val="0"/>
        <c:axId val="645661008"/>
        <c:axId val="645661568"/>
      </c:lineChart>
      <c:catAx>
        <c:axId val="645661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61568"/>
        <c:crosses val="autoZero"/>
        <c:auto val="1"/>
        <c:lblAlgn val="ctr"/>
        <c:lblOffset val="100"/>
        <c:noMultiLvlLbl val="0"/>
      </c:catAx>
      <c:valAx>
        <c:axId val="645661568"/>
        <c:scaling>
          <c:orientation val="minMax"/>
        </c:scaling>
        <c:delete val="1"/>
        <c:axPos val="l"/>
        <c:numFmt formatCode="0.0%" sourceLinked="1"/>
        <c:majorTickMark val="none"/>
        <c:minorTickMark val="none"/>
        <c:tickLblPos val="nextTo"/>
        <c:crossAx val="645661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4"/>
          <c:order val="4"/>
          <c:tx>
            <c:strRef>
              <c:f>'CREAS Gráfico 13'!$F$3</c:f>
              <c:strCache>
                <c:ptCount val="1"/>
                <c:pt idx="0">
                  <c:v>2010</c:v>
                </c:pt>
              </c:strCache>
            </c:strRef>
          </c:tx>
          <c:spPr>
            <a:solidFill>
              <a:schemeClr val="accent1">
                <a:tint val="89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13'!$F$4:$F$7</c:f>
              <c:numCache>
                <c:formatCode>0.0%</c:formatCode>
                <c:ptCount val="4"/>
                <c:pt idx="0">
                  <c:v>0.16789999999999999</c:v>
                </c:pt>
                <c:pt idx="1">
                  <c:v>0.1666</c:v>
                </c:pt>
                <c:pt idx="2">
                  <c:v>0.14399999999999999</c:v>
                </c:pt>
                <c:pt idx="3">
                  <c:v>0.1094</c:v>
                </c:pt>
              </c:numCache>
            </c:numRef>
          </c:val>
          <c:extLst>
            <c:ext xmlns:c16="http://schemas.microsoft.com/office/drawing/2014/chart" uri="{C3380CC4-5D6E-409C-BE32-E72D297353CC}">
              <c16:uniqueId val="{00000000-034B-452A-8171-B6A9DF487C56}"/>
            </c:ext>
          </c:extLst>
        </c:ser>
        <c:ser>
          <c:idx val="5"/>
          <c:order val="5"/>
          <c:tx>
            <c:strRef>
              <c:f>'CREAS Gráfico 13'!$G$3</c:f>
              <c:strCache>
                <c:ptCount val="1"/>
                <c:pt idx="0">
                  <c:v>2011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13'!$G$4:$G$7</c:f>
              <c:numCache>
                <c:formatCode>0.0%</c:formatCode>
                <c:ptCount val="4"/>
                <c:pt idx="0">
                  <c:v>0.2</c:v>
                </c:pt>
                <c:pt idx="1">
                  <c:v>0.20799999999999999</c:v>
                </c:pt>
                <c:pt idx="2">
                  <c:v>0.193</c:v>
                </c:pt>
                <c:pt idx="3">
                  <c:v>0.13700000000000001</c:v>
                </c:pt>
              </c:numCache>
            </c:numRef>
          </c:val>
          <c:extLst>
            <c:ext xmlns:c16="http://schemas.microsoft.com/office/drawing/2014/chart" uri="{C3380CC4-5D6E-409C-BE32-E72D297353CC}">
              <c16:uniqueId val="{00000001-034B-452A-8171-B6A9DF487C56}"/>
            </c:ext>
          </c:extLst>
        </c:ser>
        <c:ser>
          <c:idx val="6"/>
          <c:order val="6"/>
          <c:tx>
            <c:strRef>
              <c:f>'CREAS Gráfico 13'!$H$3</c:f>
              <c:strCache>
                <c:ptCount val="1"/>
                <c:pt idx="0">
                  <c:v>2012</c:v>
                </c:pt>
              </c:strCache>
            </c:strRef>
          </c:tx>
          <c:spPr>
            <a:solidFill>
              <a:schemeClr val="accent1">
                <a:shade val="8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13'!$H$4:$H$7</c:f>
              <c:numCache>
                <c:formatCode>0.0%</c:formatCode>
                <c:ptCount val="4"/>
                <c:pt idx="0">
                  <c:v>0.215</c:v>
                </c:pt>
                <c:pt idx="1">
                  <c:v>0.216</c:v>
                </c:pt>
                <c:pt idx="2">
                  <c:v>0.193</c:v>
                </c:pt>
                <c:pt idx="3">
                  <c:v>0.14599999999999999</c:v>
                </c:pt>
              </c:numCache>
            </c:numRef>
          </c:val>
          <c:extLst>
            <c:ext xmlns:c16="http://schemas.microsoft.com/office/drawing/2014/chart" uri="{C3380CC4-5D6E-409C-BE32-E72D297353CC}">
              <c16:uniqueId val="{00000002-034B-452A-8171-B6A9DF487C56}"/>
            </c:ext>
          </c:extLst>
        </c:ser>
        <c:ser>
          <c:idx val="7"/>
          <c:order val="7"/>
          <c:tx>
            <c:strRef>
              <c:f>'CREAS Gráfico 13'!$I$3</c:f>
              <c:strCache>
                <c:ptCount val="1"/>
                <c:pt idx="0">
                  <c:v>2013</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13'!$I$4:$I$7</c:f>
              <c:numCache>
                <c:formatCode>0.0%</c:formatCode>
                <c:ptCount val="4"/>
                <c:pt idx="0">
                  <c:v>0.217</c:v>
                </c:pt>
                <c:pt idx="1">
                  <c:v>0.22500000000000001</c:v>
                </c:pt>
                <c:pt idx="2">
                  <c:v>0.2</c:v>
                </c:pt>
                <c:pt idx="3">
                  <c:v>0.15</c:v>
                </c:pt>
              </c:numCache>
            </c:numRef>
          </c:val>
          <c:extLst>
            <c:ext xmlns:c16="http://schemas.microsoft.com/office/drawing/2014/chart" uri="{C3380CC4-5D6E-409C-BE32-E72D297353CC}">
              <c16:uniqueId val="{00000003-034B-452A-8171-B6A9DF487C56}"/>
            </c:ext>
          </c:extLst>
        </c:ser>
        <c:ser>
          <c:idx val="8"/>
          <c:order val="8"/>
          <c:tx>
            <c:strRef>
              <c:f>'CREAS Gráfico 13'!$J$3</c:f>
              <c:strCache>
                <c:ptCount val="1"/>
                <c:pt idx="0">
                  <c:v>2014</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13'!$J$4:$J$7</c:f>
              <c:numCache>
                <c:formatCode>0.0%</c:formatCode>
                <c:ptCount val="4"/>
                <c:pt idx="0">
                  <c:v>0.23799999999999999</c:v>
                </c:pt>
                <c:pt idx="1">
                  <c:v>0.23699999999999999</c:v>
                </c:pt>
                <c:pt idx="2">
                  <c:v>0.221</c:v>
                </c:pt>
                <c:pt idx="3">
                  <c:v>0.17699999999999999</c:v>
                </c:pt>
              </c:numCache>
            </c:numRef>
          </c:val>
          <c:extLst>
            <c:ext xmlns:c16="http://schemas.microsoft.com/office/drawing/2014/chart" uri="{C3380CC4-5D6E-409C-BE32-E72D297353CC}">
              <c16:uniqueId val="{00000004-034B-452A-8171-B6A9DF487C56}"/>
            </c:ext>
          </c:extLst>
        </c:ser>
        <c:ser>
          <c:idx val="9"/>
          <c:order val="9"/>
          <c:tx>
            <c:strRef>
              <c:f>'CREAS Gráfico 13'!$K$3</c:f>
              <c:strCache>
                <c:ptCount val="1"/>
                <c:pt idx="0">
                  <c:v>2015</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13'!$K$4:$K$7</c:f>
              <c:numCache>
                <c:formatCode>0.0%</c:formatCode>
                <c:ptCount val="4"/>
                <c:pt idx="0">
                  <c:v>0.25995892999999998</c:v>
                </c:pt>
                <c:pt idx="1">
                  <c:v>0.25133470000000002</c:v>
                </c:pt>
                <c:pt idx="2">
                  <c:v>0.24271047000000001</c:v>
                </c:pt>
                <c:pt idx="3">
                  <c:v>0.20862422999999999</c:v>
                </c:pt>
              </c:numCache>
            </c:numRef>
          </c:val>
          <c:extLst>
            <c:ext xmlns:c16="http://schemas.microsoft.com/office/drawing/2014/chart" uri="{C3380CC4-5D6E-409C-BE32-E72D297353CC}">
              <c16:uniqueId val="{00000005-034B-452A-8171-B6A9DF487C56}"/>
            </c:ext>
          </c:extLst>
        </c:ser>
        <c:ser>
          <c:idx val="10"/>
          <c:order val="10"/>
          <c:tx>
            <c:strRef>
              <c:f>'CREAS Gráfico 13'!$L$3</c:f>
              <c:strCache>
                <c:ptCount val="1"/>
                <c:pt idx="0">
                  <c:v>2016</c:v>
                </c:pt>
              </c:strCache>
            </c:strRef>
          </c:tx>
          <c:spPr>
            <a:solidFill>
              <a:schemeClr val="accent1">
                <a:shade val="4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13'!$A$4:$A$7</c:f>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f>'CREAS Gráfico 13'!$L$4:$L$7</c:f>
              <c:numCache>
                <c:formatCode>0.0%</c:formatCode>
                <c:ptCount val="4"/>
                <c:pt idx="0">
                  <c:v>0.26800000000000002</c:v>
                </c:pt>
                <c:pt idx="1">
                  <c:v>0.26400000000000001</c:v>
                </c:pt>
                <c:pt idx="2">
                  <c:v>0.26</c:v>
                </c:pt>
                <c:pt idx="3">
                  <c:v>0.22800000000000001</c:v>
                </c:pt>
              </c:numCache>
            </c:numRef>
          </c:val>
          <c:extLst>
            <c:ext xmlns:c16="http://schemas.microsoft.com/office/drawing/2014/chart" uri="{C3380CC4-5D6E-409C-BE32-E72D297353CC}">
              <c16:uniqueId val="{00000006-034B-452A-8171-B6A9DF487C56}"/>
            </c:ext>
          </c:extLst>
        </c:ser>
        <c:dLbls>
          <c:dLblPos val="outEnd"/>
          <c:showLegendKey val="0"/>
          <c:showVal val="1"/>
          <c:showCatName val="0"/>
          <c:showSerName val="0"/>
          <c:showPercent val="0"/>
          <c:showBubbleSize val="0"/>
        </c:dLbls>
        <c:gapWidth val="182"/>
        <c:axId val="645669408"/>
        <c:axId val="645669968"/>
        <c:extLst>
          <c:ext xmlns:c15="http://schemas.microsoft.com/office/drawing/2012/chart" uri="{02D57815-91ED-43cb-92C2-25804820EDAC}">
            <c15:filteredBarSeries>
              <c15:ser>
                <c:idx val="0"/>
                <c:order val="0"/>
                <c:tx>
                  <c:strRef>
                    <c:extLst>
                      <c:ext uri="{02D57815-91ED-43cb-92C2-25804820EDAC}">
                        <c15:formulaRef>
                          <c15:sqref>'CREAS Gráfico 13'!$B$3</c15:sqref>
                        </c15:formulaRef>
                      </c:ext>
                    </c:extLst>
                    <c:strCache>
                      <c:ptCount val="1"/>
                    </c:strCache>
                  </c:strRef>
                </c:tx>
                <c:spPr>
                  <a:solidFill>
                    <a:schemeClr val="accent1">
                      <a:tint val="4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'CREAS Gráfico 13'!$A$4:$A$7</c15:sqref>
                        </c15:formulaRef>
                      </c:ext>
                    </c:extLst>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extLst>
                      <c:ext uri="{02D57815-91ED-43cb-92C2-25804820EDAC}">
                        <c15:formulaRef>
                          <c15:sqref>'CREAS Gráfico 13'!$B$4:$B$7</c15:sqref>
                        </c15:formulaRef>
                      </c:ext>
                    </c:extLst>
                    <c:numCache>
                      <c:formatCode>General</c:formatCode>
                      <c:ptCount val="4"/>
                    </c:numCache>
                  </c:numRef>
                </c:val>
                <c:extLst>
                  <c:ext xmlns:c16="http://schemas.microsoft.com/office/drawing/2014/chart" uri="{C3380CC4-5D6E-409C-BE32-E72D297353CC}">
                    <c16:uniqueId val="{00000007-034B-452A-8171-B6A9DF487C5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'CREAS Gráfico 13'!$C$3</c15:sqref>
                        </c15:formulaRef>
                      </c:ext>
                    </c:extLst>
                    <c:strCache>
                      <c:ptCount val="1"/>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'CREAS Gráfico 13'!$A$4:$A$7</c15:sqref>
                        </c15:formulaRef>
                      </c:ext>
                    </c:extLst>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extLst xmlns:c15="http://schemas.microsoft.com/office/drawing/2012/chart">
                      <c:ext xmlns:c15="http://schemas.microsoft.com/office/drawing/2012/chart" uri="{02D57815-91ED-43cb-92C2-25804820EDAC}">
                        <c15:formulaRef>
                          <c15:sqref>'CREAS Gráfico 13'!$C$4:$C$7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8-034B-452A-8171-B6A9DF487C56}"/>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'CREAS Gráfico 13'!$D$3</c15:sqref>
                        </c15:formulaRef>
                      </c:ext>
                    </c:extLst>
                    <c:strCache>
                      <c:ptCount val="1"/>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'CREAS Gráfico 13'!$A$4:$A$7</c15:sqref>
                        </c15:formulaRef>
                      </c:ext>
                    </c:extLst>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extLst xmlns:c15="http://schemas.microsoft.com/office/drawing/2012/chart">
                      <c:ext xmlns:c15="http://schemas.microsoft.com/office/drawing/2012/chart" uri="{02D57815-91ED-43cb-92C2-25804820EDAC}">
                        <c15:formulaRef>
                          <c15:sqref>'CREAS Gráfico 13'!$D$4:$D$7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9-034B-452A-8171-B6A9DF487C56}"/>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'CREAS Gráfico 13'!$E$3</c15:sqref>
                        </c15:formulaRef>
                      </c:ext>
                    </c:extLst>
                    <c:strCache>
                      <c:ptCount val="1"/>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'CREAS Gráfico 13'!$A$4:$A$7</c15:sqref>
                        </c15:formulaRef>
                      </c:ext>
                    </c:extLst>
                    <c:strCache>
                      <c:ptCount val="4"/>
                      <c:pt idx="0">
                        <c:v>Acesso principal adaptado com rampas e rota acessível desde a calçada do CREAS</c:v>
                      </c:pt>
                      <c:pt idx="1">
                        <c:v>Rota acessível aos espaços do CREAS</c:v>
                      </c:pt>
                      <c:pt idx="2">
                        <c:v>Rota acessível ao banheiro</c:v>
                      </c:pt>
                      <c:pt idx="3">
                        <c:v>Banheiro adaptado para pessoas com mobilidade reduzida (idosos, pessoas com necessidades especiais, etc.)</c:v>
                      </c:pt>
                    </c:strCache>
                  </c:strRef>
                </c:cat>
                <c:val>
                  <c:numRef>
                    <c:extLst xmlns:c15="http://schemas.microsoft.com/office/drawing/2012/chart">
                      <c:ext xmlns:c15="http://schemas.microsoft.com/office/drawing/2012/chart" uri="{02D57815-91ED-43cb-92C2-25804820EDAC}">
                        <c15:formulaRef>
                          <c15:sqref>'CREAS Gráfico 13'!$E$4:$E$7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A-034B-452A-8171-B6A9DF487C56}"/>
                  </c:ext>
                </c:extLst>
              </c15:ser>
            </c15:filteredBarSeries>
          </c:ext>
        </c:extLst>
      </c:barChart>
      <c:catAx>
        <c:axId val="645669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69968"/>
        <c:crosses val="autoZero"/>
        <c:auto val="1"/>
        <c:lblAlgn val="ctr"/>
        <c:lblOffset val="100"/>
        <c:noMultiLvlLbl val="0"/>
      </c:catAx>
      <c:valAx>
        <c:axId val="645669968"/>
        <c:scaling>
          <c:orientation val="minMax"/>
        </c:scaling>
        <c:delete val="1"/>
        <c:axPos val="b"/>
        <c:numFmt formatCode="0.0%" sourceLinked="1"/>
        <c:majorTickMark val="none"/>
        <c:minorTickMark val="none"/>
        <c:tickLblPos val="nextTo"/>
        <c:crossAx val="645669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'CREAS Gráfico 14'!$B$3</c:f>
              <c:strCache>
                <c:ptCount val="1"/>
                <c:pt idx="0">
                  <c:v>Próprio</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14'!$A$4:$A$7</c:f>
              <c:strCache>
                <c:ptCount val="4"/>
                <c:pt idx="0">
                  <c:v>Acesso principal adaptado com rampas e rotas acessíveis desde a calçada até a recepção do CREAS </c:v>
                </c:pt>
                <c:pt idx="1">
                  <c:v>Rota acessível aos espaços do CREAS</c:v>
                </c:pt>
                <c:pt idx="2">
                  <c:v>Rota acessível ao banheiro</c:v>
                </c:pt>
                <c:pt idx="3">
                  <c:v>Banheiro adaptado para pessoas com dificuldades de locomoção e/ou necessidades especiais</c:v>
                </c:pt>
              </c:strCache>
            </c:strRef>
          </c:cat>
          <c:val>
            <c:numRef>
              <c:f>'CREAS Gráfico 14'!$B$4:$B$7</c:f>
              <c:numCache>
                <c:formatCode>0.0%</c:formatCode>
                <c:ptCount val="4"/>
                <c:pt idx="0">
                  <c:v>0.45533141210374639</c:v>
                </c:pt>
                <c:pt idx="1">
                  <c:v>0.45244956772334294</c:v>
                </c:pt>
                <c:pt idx="2">
                  <c:v>0.47406340057636887</c:v>
                </c:pt>
                <c:pt idx="3">
                  <c:v>0.4610951008645533</c:v>
                </c:pt>
              </c:numCache>
            </c:numRef>
          </c:val>
          <c:extLst>
            <c:ext xmlns:c16="http://schemas.microsoft.com/office/drawing/2014/chart" uri="{C3380CC4-5D6E-409C-BE32-E72D297353CC}">
              <c16:uniqueId val="{00000000-C895-41B1-843C-DA6E6A997CB9}"/>
            </c:ext>
          </c:extLst>
        </c:ser>
        <c:ser>
          <c:idx val="1"/>
          <c:order val="1"/>
          <c:tx>
            <c:strRef>
              <c:f>'CREAS Gráfico 14'!$C$3</c:f>
              <c:strCache>
                <c:ptCount val="1"/>
                <c:pt idx="0">
                  <c:v>Alugado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14'!$A$4:$A$7</c:f>
              <c:strCache>
                <c:ptCount val="4"/>
                <c:pt idx="0">
                  <c:v>Acesso principal adaptado com rampas e rotas acessíveis desde a calçada até a recepção do CREAS </c:v>
                </c:pt>
                <c:pt idx="1">
                  <c:v>Rota acessível aos espaços do CREAS</c:v>
                </c:pt>
                <c:pt idx="2">
                  <c:v>Rota acessível ao banheiro</c:v>
                </c:pt>
                <c:pt idx="3">
                  <c:v>Banheiro adaptado para pessoas com dificuldades de locomoção e/ou necessidades especiais</c:v>
                </c:pt>
              </c:strCache>
            </c:strRef>
          </c:cat>
          <c:val>
            <c:numRef>
              <c:f>'CREAS Gráfico 14'!$C$4:$C$7</c:f>
              <c:numCache>
                <c:formatCode>0.0%</c:formatCode>
                <c:ptCount val="4"/>
                <c:pt idx="0">
                  <c:v>0.19158023184868822</c:v>
                </c:pt>
                <c:pt idx="1">
                  <c:v>0.18730933496034166</c:v>
                </c:pt>
                <c:pt idx="2">
                  <c:v>0.16839536302623551</c:v>
                </c:pt>
                <c:pt idx="3">
                  <c:v>0.12873703477730322</c:v>
                </c:pt>
              </c:numCache>
            </c:numRef>
          </c:val>
          <c:extLst>
            <c:ext xmlns:c16="http://schemas.microsoft.com/office/drawing/2014/chart" uri="{C3380CC4-5D6E-409C-BE32-E72D297353CC}">
              <c16:uniqueId val="{00000001-C895-41B1-843C-DA6E6A997CB9}"/>
            </c:ext>
          </c:extLst>
        </c:ser>
        <c:ser>
          <c:idx val="2"/>
          <c:order val="2"/>
          <c:tx>
            <c:strRef>
              <c:f>'CREAS Gráfico 14'!$D$3</c:f>
              <c:strCache>
                <c:ptCount val="1"/>
                <c:pt idx="0">
                  <c:v>Cedido</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14'!$A$4:$A$7</c:f>
              <c:strCache>
                <c:ptCount val="4"/>
                <c:pt idx="0">
                  <c:v>Acesso principal adaptado com rampas e rotas acessíveis desde a calçada até a recepção do CREAS </c:v>
                </c:pt>
                <c:pt idx="1">
                  <c:v>Rota acessível aos espaços do CREAS</c:v>
                </c:pt>
                <c:pt idx="2">
                  <c:v>Rota acessível ao banheiro</c:v>
                </c:pt>
                <c:pt idx="3">
                  <c:v>Banheiro adaptado para pessoas com dificuldades de locomoção e/ou necessidades especiais</c:v>
                </c:pt>
              </c:strCache>
            </c:strRef>
          </c:cat>
          <c:val>
            <c:numRef>
              <c:f>'CREAS Gráfico 14'!$D$4:$D$7</c:f>
              <c:numCache>
                <c:formatCode>0.0%</c:formatCode>
                <c:ptCount val="4"/>
                <c:pt idx="0">
                  <c:v>0.24468085106382978</c:v>
                </c:pt>
                <c:pt idx="1">
                  <c:v>0.23936170212765959</c:v>
                </c:pt>
                <c:pt idx="2">
                  <c:v>0.27127659574468083</c:v>
                </c:pt>
                <c:pt idx="3">
                  <c:v>0.23404255319148937</c:v>
                </c:pt>
              </c:numCache>
            </c:numRef>
          </c:val>
          <c:extLst>
            <c:ext xmlns:c16="http://schemas.microsoft.com/office/drawing/2014/chart" uri="{C3380CC4-5D6E-409C-BE32-E72D297353CC}">
              <c16:uniqueId val="{00000002-C895-41B1-843C-DA6E6A997CB9}"/>
            </c:ext>
          </c:extLst>
        </c:ser>
        <c:dLbls>
          <c:dLblPos val="ctr"/>
          <c:showLegendKey val="0"/>
          <c:showVal val="1"/>
          <c:showCatName val="0"/>
          <c:showSerName val="0"/>
          <c:showPercent val="0"/>
          <c:showBubbleSize val="0"/>
        </c:dLbls>
        <c:gapWidth val="150"/>
        <c:axId val="645673328"/>
        <c:axId val="645673888"/>
      </c:barChart>
      <c:catAx>
        <c:axId val="645673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73888"/>
        <c:crosses val="autoZero"/>
        <c:auto val="1"/>
        <c:lblAlgn val="ctr"/>
        <c:lblOffset val="100"/>
        <c:noMultiLvlLbl val="0"/>
      </c:catAx>
      <c:valAx>
        <c:axId val="645673888"/>
        <c:scaling>
          <c:orientation val="minMax"/>
        </c:scaling>
        <c:delete val="1"/>
        <c:axPos val="b"/>
        <c:numFmt formatCode="0.0%" sourceLinked="1"/>
        <c:majorTickMark val="none"/>
        <c:minorTickMark val="none"/>
        <c:tickLblPos val="nextTo"/>
        <c:crossAx val="64567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'CREAS Gráfico 15'!$B$3</c:f>
              <c:strCache>
                <c:ptCount val="1"/>
                <c:pt idx="0">
                  <c:v>Percentual</c:v>
                </c:pt>
              </c:strCache>
            </c:strRef>
          </c:tx>
          <c:spPr>
            <a:solidFill>
              <a:schemeClr val="accent1">
                <a:shade val="7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15'!$A$4:$A$11</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15'!$B$4:$B$11</c:f>
              <c:numCache>
                <c:formatCode>0.0%</c:formatCode>
                <c:ptCount val="8"/>
                <c:pt idx="0">
                  <c:v>0.73829999999999996</c:v>
                </c:pt>
                <c:pt idx="1">
                  <c:v>0.81440000000000001</c:v>
                </c:pt>
                <c:pt idx="2">
                  <c:v>0.85150000000000003</c:v>
                </c:pt>
                <c:pt idx="3">
                  <c:v>0.88919999999999999</c:v>
                </c:pt>
                <c:pt idx="4">
                  <c:v>0.91639999999999999</c:v>
                </c:pt>
                <c:pt idx="5">
                  <c:v>0.93500000000000005</c:v>
                </c:pt>
                <c:pt idx="6">
                  <c:v>0.94784394000000005</c:v>
                </c:pt>
                <c:pt idx="7">
                  <c:v>0.998</c:v>
                </c:pt>
              </c:numCache>
            </c:numRef>
          </c:val>
          <c:extLst>
            <c:ext xmlns:c16="http://schemas.microsoft.com/office/drawing/2014/chart" uri="{C3380CC4-5D6E-409C-BE32-E72D297353CC}">
              <c16:uniqueId val="{00000000-D48B-416C-B050-5166ECE51F84}"/>
            </c:ext>
          </c:extLst>
        </c:ser>
        <c:dLbls>
          <c:showLegendKey val="0"/>
          <c:showVal val="1"/>
          <c:showCatName val="0"/>
          <c:showSerName val="0"/>
          <c:showPercent val="0"/>
          <c:showBubbleSize val="0"/>
        </c:dLbls>
        <c:gapWidth val="219"/>
        <c:overlap val="-27"/>
        <c:axId val="645676688"/>
        <c:axId val="645677248"/>
      </c:barChart>
      <c:lineChart>
        <c:grouping val="standard"/>
        <c:varyColors val="0"/>
        <c:ser>
          <c:idx val="1"/>
          <c:order val="1"/>
          <c:tx>
            <c:strRef>
              <c:f>'CREAS Gráfico 15'!$C$3</c:f>
              <c:strCache>
                <c:ptCount val="1"/>
                <c:pt idx="0">
                  <c:v>Número de Unidades</c:v>
                </c:pt>
              </c:strCache>
            </c:strRef>
          </c:tx>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15'!$A$4:$A$11</c:f>
              <c:numCache>
                <c:formatCode>General</c:formatCode>
                <c:ptCount val="8"/>
                <c:pt idx="0">
                  <c:v>2009</c:v>
                </c:pt>
                <c:pt idx="1">
                  <c:v>2010</c:v>
                </c:pt>
                <c:pt idx="2">
                  <c:v>2011</c:v>
                </c:pt>
                <c:pt idx="3">
                  <c:v>2012</c:v>
                </c:pt>
                <c:pt idx="4">
                  <c:v>2013</c:v>
                </c:pt>
                <c:pt idx="5">
                  <c:v>2014</c:v>
                </c:pt>
                <c:pt idx="6">
                  <c:v>2015</c:v>
                </c:pt>
                <c:pt idx="7">
                  <c:v>2016</c:v>
                </c:pt>
              </c:numCache>
            </c:numRef>
          </c:cat>
          <c:val>
            <c:numRef>
              <c:f>'CREAS Gráfico 15'!$C$4:$C$11</c:f>
              <c:numCache>
                <c:formatCode>#,##0</c:formatCode>
                <c:ptCount val="8"/>
                <c:pt idx="0">
                  <c:v>886</c:v>
                </c:pt>
                <c:pt idx="1">
                  <c:v>1299</c:v>
                </c:pt>
                <c:pt idx="2">
                  <c:v>1796</c:v>
                </c:pt>
                <c:pt idx="3">
                  <c:v>1927</c:v>
                </c:pt>
                <c:pt idx="4">
                  <c:v>2061</c:v>
                </c:pt>
                <c:pt idx="5">
                  <c:v>2217</c:v>
                </c:pt>
                <c:pt idx="6" formatCode="_(* #,##0_);_(* \(#,##0\);_(* &quot;-&quot;_);_(@_)">
                  <c:v>2308</c:v>
                </c:pt>
                <c:pt idx="7">
                  <c:v>2517</c:v>
                </c:pt>
              </c:numCache>
            </c:numRef>
          </c:val>
          <c:smooth val="0"/>
          <c:extLst>
            <c:ext xmlns:c16="http://schemas.microsoft.com/office/drawing/2014/chart" uri="{C3380CC4-5D6E-409C-BE32-E72D297353CC}">
              <c16:uniqueId val="{00000001-D48B-416C-B050-5166ECE51F84}"/>
            </c:ext>
          </c:extLst>
        </c:ser>
        <c:dLbls>
          <c:showLegendKey val="0"/>
          <c:showVal val="1"/>
          <c:showCatName val="0"/>
          <c:showSerName val="0"/>
          <c:showPercent val="0"/>
          <c:showBubbleSize val="0"/>
        </c:dLbls>
        <c:marker val="1"/>
        <c:smooth val="0"/>
        <c:axId val="645678368"/>
        <c:axId val="645677808"/>
      </c:lineChart>
      <c:catAx>
        <c:axId val="64567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77248"/>
        <c:crosses val="autoZero"/>
        <c:auto val="1"/>
        <c:lblAlgn val="ctr"/>
        <c:lblOffset val="100"/>
        <c:noMultiLvlLbl val="0"/>
      </c:catAx>
      <c:valAx>
        <c:axId val="645677248"/>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pt-BR"/>
          </a:p>
        </c:txPr>
        <c:crossAx val="645676688"/>
        <c:crosses val="autoZero"/>
        <c:crossBetween val="between"/>
      </c:valAx>
      <c:valAx>
        <c:axId val="645677808"/>
        <c:scaling>
          <c:orientation val="minMax"/>
          <c:max val="2600"/>
          <c:min val="0"/>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pt-BR"/>
          </a:p>
        </c:txPr>
        <c:crossAx val="645678368"/>
        <c:crosses val="max"/>
        <c:crossBetween val="between"/>
      </c:valAx>
      <c:catAx>
        <c:axId val="645678368"/>
        <c:scaling>
          <c:orientation val="minMax"/>
        </c:scaling>
        <c:delete val="1"/>
        <c:axPos val="b"/>
        <c:numFmt formatCode="General" sourceLinked="1"/>
        <c:majorTickMark val="out"/>
        <c:minorTickMark val="none"/>
        <c:tickLblPos val="nextTo"/>
        <c:crossAx val="645677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1"/>
          <c:order val="1"/>
          <c:tx>
            <c:strRef>
              <c:f>'CPOP Gráfico 16'!$A$5</c:f>
              <c:strCache>
                <c:ptCount val="1"/>
                <c:pt idx="0">
                  <c:v>Norte </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16'!$B$5:$G$5</c:f>
              <c:numCache>
                <c:formatCode>General</c:formatCode>
                <c:ptCount val="6"/>
                <c:pt idx="0">
                  <c:v>2</c:v>
                </c:pt>
                <c:pt idx="1">
                  <c:v>5</c:v>
                </c:pt>
                <c:pt idx="2">
                  <c:v>6</c:v>
                </c:pt>
                <c:pt idx="3">
                  <c:v>11</c:v>
                </c:pt>
                <c:pt idx="4">
                  <c:v>11</c:v>
                </c:pt>
                <c:pt idx="5">
                  <c:v>11</c:v>
                </c:pt>
              </c:numCache>
            </c:numRef>
          </c:val>
          <c:extLst>
            <c:ext xmlns:c16="http://schemas.microsoft.com/office/drawing/2014/chart" uri="{C3380CC4-5D6E-409C-BE32-E72D297353CC}">
              <c16:uniqueId val="{00000000-9FDB-478A-A84A-37F8F8486C61}"/>
            </c:ext>
          </c:extLst>
        </c:ser>
        <c:ser>
          <c:idx val="2"/>
          <c:order val="2"/>
          <c:tx>
            <c:strRef>
              <c:f>'CPOP Gráfico 16'!$A$6</c:f>
              <c:strCache>
                <c:ptCount val="1"/>
                <c:pt idx="0">
                  <c:v>Nordeste</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16'!$B$6:$G$6</c:f>
              <c:numCache>
                <c:formatCode>General</c:formatCode>
                <c:ptCount val="6"/>
                <c:pt idx="0">
                  <c:v>18</c:v>
                </c:pt>
                <c:pt idx="1">
                  <c:v>22</c:v>
                </c:pt>
                <c:pt idx="2">
                  <c:v>28</c:v>
                </c:pt>
                <c:pt idx="3">
                  <c:v>51</c:v>
                </c:pt>
                <c:pt idx="4">
                  <c:v>59</c:v>
                </c:pt>
                <c:pt idx="5">
                  <c:v>58</c:v>
                </c:pt>
              </c:numCache>
            </c:numRef>
          </c:val>
          <c:extLst>
            <c:ext xmlns:c16="http://schemas.microsoft.com/office/drawing/2014/chart" uri="{C3380CC4-5D6E-409C-BE32-E72D297353CC}">
              <c16:uniqueId val="{00000001-9FDB-478A-A84A-37F8F8486C61}"/>
            </c:ext>
          </c:extLst>
        </c:ser>
        <c:ser>
          <c:idx val="3"/>
          <c:order val="3"/>
          <c:tx>
            <c:strRef>
              <c:f>'CPOP Gráfico 16'!$A$7</c:f>
              <c:strCache>
                <c:ptCount val="1"/>
                <c:pt idx="0">
                  <c:v>Sudeste</c:v>
                </c:pt>
              </c:strCache>
            </c:strRef>
          </c:tx>
          <c:spPr>
            <a:solidFill>
              <a:schemeClr val="accent1">
                <a:tint val="90000"/>
              </a:schemeClr>
            </a:solidFill>
            <a:ln>
              <a:noFill/>
            </a:ln>
            <a:effectLst/>
          </c:spPr>
          <c:invertIfNegative val="0"/>
          <c:dLbls>
            <c:dLbl>
              <c:idx val="4"/>
              <c:layout>
                <c:manualLayout>
                  <c:x val="0"/>
                  <c:y val="1.46198830409356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FDB-478A-A84A-37F8F8486C61}"/>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16'!$B$7:$G$7</c:f>
              <c:numCache>
                <c:formatCode>General</c:formatCode>
                <c:ptCount val="6"/>
                <c:pt idx="0">
                  <c:v>43</c:v>
                </c:pt>
                <c:pt idx="1">
                  <c:v>50</c:v>
                </c:pt>
                <c:pt idx="2">
                  <c:v>64</c:v>
                </c:pt>
                <c:pt idx="3">
                  <c:v>98</c:v>
                </c:pt>
                <c:pt idx="4">
                  <c:v>107</c:v>
                </c:pt>
                <c:pt idx="5">
                  <c:v>102</c:v>
                </c:pt>
              </c:numCache>
            </c:numRef>
          </c:val>
          <c:extLst>
            <c:ext xmlns:c16="http://schemas.microsoft.com/office/drawing/2014/chart" uri="{C3380CC4-5D6E-409C-BE32-E72D297353CC}">
              <c16:uniqueId val="{00000003-9FDB-478A-A84A-37F8F8486C61}"/>
            </c:ext>
          </c:extLst>
        </c:ser>
        <c:ser>
          <c:idx val="4"/>
          <c:order val="4"/>
          <c:tx>
            <c:strRef>
              <c:f>'CPOP Gráfico 16'!$A$8</c:f>
              <c:strCache>
                <c:ptCount val="1"/>
                <c:pt idx="0">
                  <c:v>Sul</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16'!$B$8:$G$8</c:f>
              <c:numCache>
                <c:formatCode>General</c:formatCode>
                <c:ptCount val="6"/>
                <c:pt idx="0">
                  <c:v>21</c:v>
                </c:pt>
                <c:pt idx="1">
                  <c:v>22</c:v>
                </c:pt>
                <c:pt idx="2">
                  <c:v>26</c:v>
                </c:pt>
                <c:pt idx="3">
                  <c:v>42</c:v>
                </c:pt>
                <c:pt idx="4">
                  <c:v>46</c:v>
                </c:pt>
                <c:pt idx="5">
                  <c:v>46</c:v>
                </c:pt>
              </c:numCache>
            </c:numRef>
          </c:val>
          <c:extLst>
            <c:ext xmlns:c16="http://schemas.microsoft.com/office/drawing/2014/chart" uri="{C3380CC4-5D6E-409C-BE32-E72D297353CC}">
              <c16:uniqueId val="{00000004-9FDB-478A-A84A-37F8F8486C61}"/>
            </c:ext>
          </c:extLst>
        </c:ser>
        <c:ser>
          <c:idx val="5"/>
          <c:order val="5"/>
          <c:tx>
            <c:strRef>
              <c:f>'CPOP Gráfico 16'!$A$9</c:f>
              <c:strCache>
                <c:ptCount val="1"/>
                <c:pt idx="0">
                  <c:v>Centro-Oeste</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16'!$B$9:$G$9</c:f>
              <c:numCache>
                <c:formatCode>General</c:formatCode>
                <c:ptCount val="6"/>
                <c:pt idx="0">
                  <c:v>6</c:v>
                </c:pt>
                <c:pt idx="1">
                  <c:v>6</c:v>
                </c:pt>
                <c:pt idx="2">
                  <c:v>7</c:v>
                </c:pt>
                <c:pt idx="3">
                  <c:v>13</c:v>
                </c:pt>
                <c:pt idx="4">
                  <c:v>12</c:v>
                </c:pt>
                <c:pt idx="5">
                  <c:v>13</c:v>
                </c:pt>
              </c:numCache>
            </c:numRef>
          </c:val>
          <c:extLst>
            <c:ext xmlns:c16="http://schemas.microsoft.com/office/drawing/2014/chart" uri="{C3380CC4-5D6E-409C-BE32-E72D297353CC}">
              <c16:uniqueId val="{00000005-9FDB-478A-A84A-37F8F8486C61}"/>
            </c:ext>
          </c:extLst>
        </c:ser>
        <c:dLbls>
          <c:showLegendKey val="0"/>
          <c:showVal val="1"/>
          <c:showCatName val="0"/>
          <c:showSerName val="0"/>
          <c:showPercent val="0"/>
          <c:showBubbleSize val="0"/>
        </c:dLbls>
        <c:gapWidth val="219"/>
        <c:axId val="645683408"/>
        <c:axId val="645683968"/>
      </c:barChart>
      <c:lineChart>
        <c:grouping val="standard"/>
        <c:varyColors val="0"/>
        <c:ser>
          <c:idx val="0"/>
          <c:order val="0"/>
          <c:tx>
            <c:strRef>
              <c:f>'CPOP Gráfico 16'!$A$4</c:f>
              <c:strCache>
                <c:ptCount val="1"/>
                <c:pt idx="0">
                  <c:v>Brasil</c:v>
                </c:pt>
              </c:strCache>
            </c:strRef>
          </c:tx>
          <c:spPr>
            <a:ln w="28575" cap="rnd">
              <a:solidFill>
                <a:schemeClr val="accent1">
                  <a:shade val="50000"/>
                </a:schemeClr>
              </a:solidFill>
              <a:round/>
            </a:ln>
            <a:effectLst/>
          </c:spPr>
          <c:marker>
            <c:symbol val="circle"/>
            <c:size val="5"/>
            <c:spPr>
              <a:solidFill>
                <a:schemeClr val="accent1">
                  <a:shade val="50000"/>
                </a:schemeClr>
              </a:solidFill>
              <a:ln w="9525">
                <a:solidFill>
                  <a:schemeClr val="accent1">
                    <a:shade val="5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16'!$B$3:$G$3</c:f>
              <c:numCache>
                <c:formatCode>General</c:formatCode>
                <c:ptCount val="6"/>
                <c:pt idx="0">
                  <c:v>2011</c:v>
                </c:pt>
                <c:pt idx="1">
                  <c:v>2012</c:v>
                </c:pt>
                <c:pt idx="2">
                  <c:v>2013</c:v>
                </c:pt>
                <c:pt idx="3">
                  <c:v>2014</c:v>
                </c:pt>
                <c:pt idx="4">
                  <c:v>2015</c:v>
                </c:pt>
                <c:pt idx="5">
                  <c:v>2016</c:v>
                </c:pt>
              </c:numCache>
            </c:numRef>
          </c:cat>
          <c:val>
            <c:numRef>
              <c:f>'CPOP Gráfico 16'!$B$4:$G$4</c:f>
              <c:numCache>
                <c:formatCode>General</c:formatCode>
                <c:ptCount val="6"/>
                <c:pt idx="0">
                  <c:v>90</c:v>
                </c:pt>
                <c:pt idx="1">
                  <c:v>105</c:v>
                </c:pt>
                <c:pt idx="2">
                  <c:v>131</c:v>
                </c:pt>
                <c:pt idx="3">
                  <c:v>215</c:v>
                </c:pt>
                <c:pt idx="4">
                  <c:v>235</c:v>
                </c:pt>
                <c:pt idx="5">
                  <c:v>230</c:v>
                </c:pt>
              </c:numCache>
            </c:numRef>
          </c:val>
          <c:smooth val="0"/>
          <c:extLst>
            <c:ext xmlns:c16="http://schemas.microsoft.com/office/drawing/2014/chart" uri="{C3380CC4-5D6E-409C-BE32-E72D297353CC}">
              <c16:uniqueId val="{00000006-9FDB-478A-A84A-37F8F8486C61}"/>
            </c:ext>
          </c:extLst>
        </c:ser>
        <c:dLbls>
          <c:showLegendKey val="0"/>
          <c:showVal val="1"/>
          <c:showCatName val="0"/>
          <c:showSerName val="0"/>
          <c:showPercent val="0"/>
          <c:showBubbleSize val="0"/>
        </c:dLbls>
        <c:marker val="1"/>
        <c:smooth val="0"/>
        <c:axId val="645685088"/>
        <c:axId val="645684528"/>
      </c:lineChart>
      <c:catAx>
        <c:axId val="64568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83968"/>
        <c:crosses val="autoZero"/>
        <c:auto val="1"/>
        <c:lblAlgn val="ctr"/>
        <c:lblOffset val="100"/>
        <c:noMultiLvlLbl val="0"/>
      </c:catAx>
      <c:valAx>
        <c:axId val="645683968"/>
        <c:scaling>
          <c:orientation val="minMax"/>
          <c:max val="13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pt-BR"/>
          </a:p>
        </c:txPr>
        <c:crossAx val="645683408"/>
        <c:crosses val="autoZero"/>
        <c:crossBetween val="between"/>
      </c:valAx>
      <c:valAx>
        <c:axId val="645684528"/>
        <c:scaling>
          <c:orientation val="minMax"/>
          <c:max val="240"/>
          <c:min val="-6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pt-BR"/>
          </a:p>
        </c:txPr>
        <c:crossAx val="645685088"/>
        <c:crosses val="max"/>
        <c:crossBetween val="between"/>
      </c:valAx>
      <c:catAx>
        <c:axId val="645685088"/>
        <c:scaling>
          <c:orientation val="minMax"/>
        </c:scaling>
        <c:delete val="1"/>
        <c:axPos val="b"/>
        <c:numFmt formatCode="General" sourceLinked="1"/>
        <c:majorTickMark val="out"/>
        <c:minorTickMark val="none"/>
        <c:tickLblPos val="nextTo"/>
        <c:crossAx val="6456845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3.0501089324618737E-2"/>
          <c:y val="3.2128514056224897E-2"/>
          <c:w val="0.9433003962739952"/>
          <c:h val="0.80980476235651266"/>
        </c:manualLayout>
      </c:layout>
      <c:lineChart>
        <c:grouping val="standard"/>
        <c:varyColors val="0"/>
        <c:ser>
          <c:idx val="0"/>
          <c:order val="0"/>
          <c:tx>
            <c:strRef>
              <c:f>'CPOP Gráfico 17'!$A$4</c:f>
              <c:strCache>
                <c:ptCount val="1"/>
                <c:pt idx="0">
                  <c:v>Próprio</c:v>
                </c:pt>
              </c:strCache>
            </c:strRef>
          </c:tx>
          <c:spPr>
            <a:ln w="28575"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17'!$B$3:$G$3</c:f>
              <c:numCache>
                <c:formatCode>General</c:formatCode>
                <c:ptCount val="6"/>
                <c:pt idx="0">
                  <c:v>2011</c:v>
                </c:pt>
                <c:pt idx="1">
                  <c:v>2012</c:v>
                </c:pt>
                <c:pt idx="2">
                  <c:v>2013</c:v>
                </c:pt>
                <c:pt idx="3">
                  <c:v>2014</c:v>
                </c:pt>
                <c:pt idx="4">
                  <c:v>2015</c:v>
                </c:pt>
                <c:pt idx="5">
                  <c:v>2016</c:v>
                </c:pt>
              </c:numCache>
            </c:numRef>
          </c:cat>
          <c:val>
            <c:numRef>
              <c:f>'CPOP Gráfico 17'!$B$4:$G$4</c:f>
              <c:numCache>
                <c:formatCode>0.0%</c:formatCode>
                <c:ptCount val="6"/>
                <c:pt idx="0">
                  <c:v>0.33300000000000002</c:v>
                </c:pt>
                <c:pt idx="1">
                  <c:v>0.34279999999999999</c:v>
                </c:pt>
                <c:pt idx="2">
                  <c:v>0.29770000000000002</c:v>
                </c:pt>
                <c:pt idx="3">
                  <c:v>0.219</c:v>
                </c:pt>
                <c:pt idx="4">
                  <c:v>0.23400000000000001</c:v>
                </c:pt>
                <c:pt idx="5">
                  <c:v>0.252</c:v>
                </c:pt>
              </c:numCache>
            </c:numRef>
          </c:val>
          <c:smooth val="0"/>
          <c:extLst>
            <c:ext xmlns:c16="http://schemas.microsoft.com/office/drawing/2014/chart" uri="{C3380CC4-5D6E-409C-BE32-E72D297353CC}">
              <c16:uniqueId val="{00000000-6568-4428-B530-933BA344724E}"/>
            </c:ext>
          </c:extLst>
        </c:ser>
        <c:ser>
          <c:idx val="1"/>
          <c:order val="1"/>
          <c:tx>
            <c:strRef>
              <c:f>'CPOP Gráfico 17'!$A$5</c:f>
              <c:strCache>
                <c:ptCount val="1"/>
                <c:pt idx="0">
                  <c:v>Alugado</c:v>
                </c:pt>
              </c:strCache>
            </c:strRef>
          </c:tx>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17'!$B$3:$G$3</c:f>
              <c:numCache>
                <c:formatCode>General</c:formatCode>
                <c:ptCount val="6"/>
                <c:pt idx="0">
                  <c:v>2011</c:v>
                </c:pt>
                <c:pt idx="1">
                  <c:v>2012</c:v>
                </c:pt>
                <c:pt idx="2">
                  <c:v>2013</c:v>
                </c:pt>
                <c:pt idx="3">
                  <c:v>2014</c:v>
                </c:pt>
                <c:pt idx="4">
                  <c:v>2015</c:v>
                </c:pt>
                <c:pt idx="5">
                  <c:v>2016</c:v>
                </c:pt>
              </c:numCache>
            </c:numRef>
          </c:cat>
          <c:val>
            <c:numRef>
              <c:f>'CPOP Gráfico 17'!$B$5:$G$5</c:f>
              <c:numCache>
                <c:formatCode>0.0%</c:formatCode>
                <c:ptCount val="6"/>
                <c:pt idx="0">
                  <c:v>0.56299999999999994</c:v>
                </c:pt>
                <c:pt idx="1">
                  <c:v>0.56189999999999996</c:v>
                </c:pt>
                <c:pt idx="2">
                  <c:v>0.64119999999999999</c:v>
                </c:pt>
                <c:pt idx="3">
                  <c:v>0.69799999999999995</c:v>
                </c:pt>
                <c:pt idx="4">
                  <c:v>0.70599999999999996</c:v>
                </c:pt>
                <c:pt idx="5">
                  <c:v>0.68300000000000005</c:v>
                </c:pt>
              </c:numCache>
            </c:numRef>
          </c:val>
          <c:smooth val="0"/>
          <c:extLst>
            <c:ext xmlns:c16="http://schemas.microsoft.com/office/drawing/2014/chart" uri="{C3380CC4-5D6E-409C-BE32-E72D297353CC}">
              <c16:uniqueId val="{00000001-6568-4428-B530-933BA344724E}"/>
            </c:ext>
          </c:extLst>
        </c:ser>
        <c:dLbls>
          <c:dLblPos val="t"/>
          <c:showLegendKey val="0"/>
          <c:showVal val="1"/>
          <c:showCatName val="0"/>
          <c:showSerName val="0"/>
          <c:showPercent val="0"/>
          <c:showBubbleSize val="0"/>
        </c:dLbls>
        <c:marker val="1"/>
        <c:smooth val="0"/>
        <c:axId val="645687888"/>
        <c:axId val="645688448"/>
      </c:lineChart>
      <c:catAx>
        <c:axId val="645687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88448"/>
        <c:crosses val="autoZero"/>
        <c:auto val="1"/>
        <c:lblAlgn val="ctr"/>
        <c:lblOffset val="100"/>
        <c:noMultiLvlLbl val="0"/>
      </c:catAx>
      <c:valAx>
        <c:axId val="645688448"/>
        <c:scaling>
          <c:orientation val="minMax"/>
        </c:scaling>
        <c:delete val="1"/>
        <c:axPos val="l"/>
        <c:numFmt formatCode="0.0%" sourceLinked="1"/>
        <c:majorTickMark val="none"/>
        <c:minorTickMark val="none"/>
        <c:tickLblPos val="nextTo"/>
        <c:crossAx val="645687888"/>
        <c:crosses val="autoZero"/>
        <c:crossBetween val="between"/>
      </c:valAx>
      <c:spPr>
        <a:noFill/>
        <a:ln>
          <a:noFill/>
        </a:ln>
        <a:effectLst/>
      </c:spPr>
    </c:plotArea>
    <c:legend>
      <c:legendPos val="r"/>
      <c:layout>
        <c:manualLayout>
          <c:xMode val="edge"/>
          <c:yMode val="edge"/>
          <c:x val="0.37467294529360301"/>
          <c:y val="0.91164608038453021"/>
          <c:w val="0.35081725078482839"/>
          <c:h val="8.2731682636056042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50477255724031678"/>
          <c:y val="3.3152501506931886E-2"/>
          <c:w val="0.44583891971170586"/>
          <c:h val="0.85927747955556188"/>
        </c:manualLayout>
      </c:layout>
      <c:barChart>
        <c:barDir val="bar"/>
        <c:grouping val="clustered"/>
        <c:varyColors val="0"/>
        <c:ser>
          <c:idx val="4"/>
          <c:order val="4"/>
          <c:tx>
            <c:strRef>
              <c:f>'CPOP Gráfico 18'!$F$3</c:f>
              <c:strCache>
                <c:ptCount val="1"/>
                <c:pt idx="0">
                  <c:v>2011</c:v>
                </c:pt>
              </c:strCache>
            </c:strRef>
          </c:tx>
          <c:spPr>
            <a:solidFill>
              <a:schemeClr val="accent1">
                <a:shade val="9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18'!$F$4:$F$7</c:f>
              <c:numCache>
                <c:formatCode>0.0%</c:formatCode>
                <c:ptCount val="4"/>
                <c:pt idx="0">
                  <c:v>0.24399999999999999</c:v>
                </c:pt>
                <c:pt idx="1">
                  <c:v>0.27800000000000002</c:v>
                </c:pt>
                <c:pt idx="2">
                  <c:v>0.27800000000000002</c:v>
                </c:pt>
                <c:pt idx="3">
                  <c:v>0.222</c:v>
                </c:pt>
              </c:numCache>
            </c:numRef>
          </c:val>
          <c:extLst>
            <c:ext xmlns:c16="http://schemas.microsoft.com/office/drawing/2014/chart" uri="{C3380CC4-5D6E-409C-BE32-E72D297353CC}">
              <c16:uniqueId val="{00000000-0105-4BAD-B55D-9399D3C2F8D1}"/>
            </c:ext>
          </c:extLst>
        </c:ser>
        <c:ser>
          <c:idx val="5"/>
          <c:order val="5"/>
          <c:tx>
            <c:strRef>
              <c:f>'CPOP Gráfico 18'!$G$3</c:f>
              <c:strCache>
                <c:ptCount val="1"/>
                <c:pt idx="0">
                  <c:v>2012</c:v>
                </c:pt>
              </c:strCache>
            </c:strRef>
          </c:tx>
          <c:spPr>
            <a:solidFill>
              <a:schemeClr val="accent1">
                <a:tint val="9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18'!$G$4:$G$7</c:f>
              <c:numCache>
                <c:formatCode>0.0%</c:formatCode>
                <c:ptCount val="4"/>
                <c:pt idx="0">
                  <c:v>0.22900000000000001</c:v>
                </c:pt>
                <c:pt idx="1">
                  <c:v>0.25700000000000001</c:v>
                </c:pt>
                <c:pt idx="2">
                  <c:v>0.21</c:v>
                </c:pt>
                <c:pt idx="3">
                  <c:v>0.16200000000000001</c:v>
                </c:pt>
              </c:numCache>
            </c:numRef>
          </c:val>
          <c:extLst>
            <c:ext xmlns:c16="http://schemas.microsoft.com/office/drawing/2014/chart" uri="{C3380CC4-5D6E-409C-BE32-E72D297353CC}">
              <c16:uniqueId val="{00000001-0105-4BAD-B55D-9399D3C2F8D1}"/>
            </c:ext>
          </c:extLst>
        </c:ser>
        <c:ser>
          <c:idx val="6"/>
          <c:order val="6"/>
          <c:tx>
            <c:strRef>
              <c:f>'CPOP Gráfico 18'!$H$3</c:f>
              <c:strCache>
                <c:ptCount val="1"/>
                <c:pt idx="0">
                  <c:v>2013</c:v>
                </c:pt>
              </c:strCache>
            </c:strRef>
          </c:tx>
          <c:spPr>
            <a:solidFill>
              <a:schemeClr val="accent1">
                <a:tint val="8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18'!$H$4:$H$7</c:f>
              <c:numCache>
                <c:formatCode>0.0%</c:formatCode>
                <c:ptCount val="4"/>
                <c:pt idx="0">
                  <c:v>0.19800000000000001</c:v>
                </c:pt>
                <c:pt idx="1">
                  <c:v>0.20599999999999999</c:v>
                </c:pt>
                <c:pt idx="2">
                  <c:v>0.191</c:v>
                </c:pt>
                <c:pt idx="3">
                  <c:v>0.17599999999999999</c:v>
                </c:pt>
              </c:numCache>
            </c:numRef>
          </c:val>
          <c:extLst>
            <c:ext xmlns:c16="http://schemas.microsoft.com/office/drawing/2014/chart" uri="{C3380CC4-5D6E-409C-BE32-E72D297353CC}">
              <c16:uniqueId val="{00000002-0105-4BAD-B55D-9399D3C2F8D1}"/>
            </c:ext>
          </c:extLst>
        </c:ser>
        <c:ser>
          <c:idx val="7"/>
          <c:order val="7"/>
          <c:tx>
            <c:strRef>
              <c:f>'CPOP Gráfico 18'!$I$3</c:f>
              <c:strCache>
                <c:ptCount val="1"/>
                <c:pt idx="0">
                  <c:v>2014</c:v>
                </c:pt>
              </c:strCache>
            </c:strRef>
          </c:tx>
          <c:spPr>
            <a:solidFill>
              <a:schemeClr val="accent1">
                <a:tint val="69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18'!$I$4:$I$7</c:f>
              <c:numCache>
                <c:formatCode>0.0%</c:formatCode>
                <c:ptCount val="4"/>
                <c:pt idx="0">
                  <c:v>0.17699999999999999</c:v>
                </c:pt>
                <c:pt idx="1">
                  <c:v>0.223</c:v>
                </c:pt>
                <c:pt idx="2">
                  <c:v>0.219</c:v>
                </c:pt>
                <c:pt idx="3">
                  <c:v>0.186</c:v>
                </c:pt>
              </c:numCache>
            </c:numRef>
          </c:val>
          <c:extLst>
            <c:ext xmlns:c16="http://schemas.microsoft.com/office/drawing/2014/chart" uri="{C3380CC4-5D6E-409C-BE32-E72D297353CC}">
              <c16:uniqueId val="{00000003-0105-4BAD-B55D-9399D3C2F8D1}"/>
            </c:ext>
          </c:extLst>
        </c:ser>
        <c:ser>
          <c:idx val="8"/>
          <c:order val="8"/>
          <c:tx>
            <c:strRef>
              <c:f>'CPOP Gráfico 18'!$J$3</c:f>
              <c:strCache>
                <c:ptCount val="1"/>
                <c:pt idx="0">
                  <c:v>2015</c:v>
                </c:pt>
              </c:strCache>
            </c:strRef>
          </c:tx>
          <c:spPr>
            <a:solidFill>
              <a:schemeClr val="accent1">
                <a:tint val="5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18'!$J$4:$J$7</c:f>
              <c:numCache>
                <c:formatCode>0.0%</c:formatCode>
                <c:ptCount val="4"/>
                <c:pt idx="0">
                  <c:v>0.14468085</c:v>
                </c:pt>
                <c:pt idx="1">
                  <c:v>0.17446808999999999</c:v>
                </c:pt>
                <c:pt idx="2">
                  <c:v>0.16170213</c:v>
                </c:pt>
                <c:pt idx="3">
                  <c:v>0.15744680999999999</c:v>
                </c:pt>
              </c:numCache>
            </c:numRef>
          </c:val>
          <c:extLst>
            <c:ext xmlns:c16="http://schemas.microsoft.com/office/drawing/2014/chart" uri="{C3380CC4-5D6E-409C-BE32-E72D297353CC}">
              <c16:uniqueId val="{00000004-0105-4BAD-B55D-9399D3C2F8D1}"/>
            </c:ext>
          </c:extLst>
        </c:ser>
        <c:ser>
          <c:idx val="9"/>
          <c:order val="9"/>
          <c:tx>
            <c:strRef>
              <c:f>'CPOP Gráfico 18'!$K$3</c:f>
              <c:strCache>
                <c:ptCount val="1"/>
                <c:pt idx="0">
                  <c:v>2016</c:v>
                </c:pt>
              </c:strCache>
            </c:strRef>
          </c:tx>
          <c:spPr>
            <a:solidFill>
              <a:schemeClr val="accent1">
                <a:tint val="4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18'!$A$4:$A$7</c:f>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f>'CPOP Gráfico 18'!$K$4:$K$7</c:f>
              <c:numCache>
                <c:formatCode>0.0%</c:formatCode>
                <c:ptCount val="4"/>
                <c:pt idx="0">
                  <c:v>0.17</c:v>
                </c:pt>
                <c:pt idx="1">
                  <c:v>0.161</c:v>
                </c:pt>
                <c:pt idx="2">
                  <c:v>0.17799999999999999</c:v>
                </c:pt>
                <c:pt idx="3">
                  <c:v>0.2</c:v>
                </c:pt>
              </c:numCache>
            </c:numRef>
          </c:val>
          <c:extLst>
            <c:ext xmlns:c16="http://schemas.microsoft.com/office/drawing/2014/chart" uri="{C3380CC4-5D6E-409C-BE32-E72D297353CC}">
              <c16:uniqueId val="{00000005-0105-4BAD-B55D-9399D3C2F8D1}"/>
            </c:ext>
          </c:extLst>
        </c:ser>
        <c:dLbls>
          <c:dLblPos val="outEnd"/>
          <c:showLegendKey val="0"/>
          <c:showVal val="1"/>
          <c:showCatName val="0"/>
          <c:showSerName val="0"/>
          <c:showPercent val="0"/>
          <c:showBubbleSize val="0"/>
        </c:dLbls>
        <c:gapWidth val="219"/>
        <c:axId val="645695728"/>
        <c:axId val="645696288"/>
        <c:extLst>
          <c:ext xmlns:c15="http://schemas.microsoft.com/office/drawing/2012/chart" uri="{02D57815-91ED-43cb-92C2-25804820EDAC}">
            <c15:filteredBarSeries>
              <c15:ser>
                <c:idx val="0"/>
                <c:order val="0"/>
                <c:tx>
                  <c:strRef>
                    <c:extLst>
                      <c:ext uri="{02D57815-91ED-43cb-92C2-25804820EDAC}">
                        <c15:formulaRef>
                          <c15:sqref>'CPOP Gráfico 18'!$B$3</c15:sqref>
                        </c15:formulaRef>
                      </c:ext>
                    </c:extLst>
                    <c:strCache>
                      <c:ptCount val="1"/>
                    </c:strCache>
                  </c:strRef>
                </c:tx>
                <c:spPr>
                  <a:solidFill>
                    <a:schemeClr val="accent1">
                      <a:shade val="4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'CPOP Gráfico 18'!$A$4:$A$7</c15:sqref>
                        </c15:formulaRef>
                      </c:ext>
                    </c:extLst>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extLst>
                      <c:ext uri="{02D57815-91ED-43cb-92C2-25804820EDAC}">
                        <c15:formulaRef>
                          <c15:sqref>'CPOP Gráfico 18'!$B$4:$B$7</c15:sqref>
                        </c15:formulaRef>
                      </c:ext>
                    </c:extLst>
                    <c:numCache>
                      <c:formatCode>General</c:formatCode>
                      <c:ptCount val="4"/>
                    </c:numCache>
                  </c:numRef>
                </c:val>
                <c:extLst>
                  <c:ext xmlns:c16="http://schemas.microsoft.com/office/drawing/2014/chart" uri="{C3380CC4-5D6E-409C-BE32-E72D297353CC}">
                    <c16:uniqueId val="{00000006-0105-4BAD-B55D-9399D3C2F8D1}"/>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'CPOP Gráfico 18'!$C$3</c15:sqref>
                        </c15:formulaRef>
                      </c:ext>
                    </c:extLst>
                    <c:strCache>
                      <c:ptCount val="1"/>
                    </c:strCache>
                  </c:strRef>
                </c:tx>
                <c:spPr>
                  <a:solidFill>
                    <a:schemeClr val="accent1">
                      <a:shade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'CPOP Gráfico 18'!$A$4:$A$7</c15:sqref>
                        </c15:formulaRef>
                      </c:ext>
                    </c:extLst>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extLst xmlns:c15="http://schemas.microsoft.com/office/drawing/2012/chart">
                      <c:ext xmlns:c15="http://schemas.microsoft.com/office/drawing/2012/chart" uri="{02D57815-91ED-43cb-92C2-25804820EDAC}">
                        <c15:formulaRef>
                          <c15:sqref>'CPOP Gráfico 18'!$C$4:$C$7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7-0105-4BAD-B55D-9399D3C2F8D1}"/>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'CPOP Gráfico 18'!$D$3</c15:sqref>
                        </c15:formulaRef>
                      </c:ext>
                    </c:extLst>
                    <c:strCache>
                      <c:ptCount val="1"/>
                    </c:strCache>
                  </c:strRef>
                </c:tx>
                <c:spPr>
                  <a:solidFill>
                    <a:schemeClr val="accent1">
                      <a:shade val="6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'CPOP Gráfico 18'!$A$4:$A$7</c15:sqref>
                        </c15:formulaRef>
                      </c:ext>
                    </c:extLst>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extLst xmlns:c15="http://schemas.microsoft.com/office/drawing/2012/chart">
                      <c:ext xmlns:c15="http://schemas.microsoft.com/office/drawing/2012/chart" uri="{02D57815-91ED-43cb-92C2-25804820EDAC}">
                        <c15:formulaRef>
                          <c15:sqref>'CPOP Gráfico 18'!$D$4:$D$7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8-0105-4BAD-B55D-9399D3C2F8D1}"/>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'CPOP Gráfico 18'!$E$3</c15:sqref>
                        </c15:formulaRef>
                      </c:ext>
                    </c:extLst>
                    <c:strCache>
                      <c:ptCount val="1"/>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'CPOP Gráfico 18'!$A$4:$A$7</c15:sqref>
                        </c15:formulaRef>
                      </c:ext>
                    </c:extLst>
                    <c:strCache>
                      <c:ptCount val="4"/>
                      <c:pt idx="0">
                        <c:v>Acesso principal adaptado com rampas e rota acessível desde a calçada do Centro POP</c:v>
                      </c:pt>
                      <c:pt idx="1">
                        <c:v>Rota acessível aos espaços do Centro POP</c:v>
                      </c:pt>
                      <c:pt idx="2">
                        <c:v>Rota acessível ao banheiro</c:v>
                      </c:pt>
                      <c:pt idx="3">
                        <c:v>Banheiro adaptado para pessoas com dificuldades de locomoção</c:v>
                      </c:pt>
                    </c:strCache>
                  </c:strRef>
                </c:cat>
                <c:val>
                  <c:numRef>
                    <c:extLst xmlns:c15="http://schemas.microsoft.com/office/drawing/2012/chart">
                      <c:ext xmlns:c15="http://schemas.microsoft.com/office/drawing/2012/chart" uri="{02D57815-91ED-43cb-92C2-25804820EDAC}">
                        <c15:formulaRef>
                          <c15:sqref>'CPOP Gráfico 18'!$E$4:$E$7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9-0105-4BAD-B55D-9399D3C2F8D1}"/>
                  </c:ext>
                </c:extLst>
              </c15:ser>
            </c15:filteredBarSeries>
          </c:ext>
        </c:extLst>
      </c:barChart>
      <c:catAx>
        <c:axId val="6456957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696288"/>
        <c:crosses val="autoZero"/>
        <c:auto val="1"/>
        <c:lblAlgn val="ctr"/>
        <c:lblOffset val="100"/>
        <c:noMultiLvlLbl val="0"/>
      </c:catAx>
      <c:valAx>
        <c:axId val="645696288"/>
        <c:scaling>
          <c:orientation val="minMax"/>
        </c:scaling>
        <c:delete val="1"/>
        <c:axPos val="b"/>
        <c:numFmt formatCode="0.0%" sourceLinked="1"/>
        <c:majorTickMark val="none"/>
        <c:minorTickMark val="none"/>
        <c:tickLblPos val="nextTo"/>
        <c:crossAx val="64569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'CPOP Gráfico 19'!$B$4</c:f>
              <c:strCache>
                <c:ptCount val="1"/>
                <c:pt idx="0">
                  <c:v>Próprio</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19'!$A$5:$A$8</c:f>
              <c:strCache>
                <c:ptCount val="4"/>
                <c:pt idx="0">
                  <c:v>Acesso principal adaptado com rampas e rotas acessível desde a calçada até a recepção do Centro POP</c:v>
                </c:pt>
                <c:pt idx="1">
                  <c:v>Rota acessível aos espaços do Centro Pop</c:v>
                </c:pt>
                <c:pt idx="2">
                  <c:v>Rota acessível ao banheiro</c:v>
                </c:pt>
                <c:pt idx="3">
                  <c:v>Banheiro adaptado para pessoas com dificuldades de locomoção e/ou necessidades especiais</c:v>
                </c:pt>
              </c:strCache>
            </c:strRef>
          </c:cat>
          <c:val>
            <c:numRef>
              <c:f>'CPOP Gráfico 19'!$B$5:$B$8</c:f>
              <c:numCache>
                <c:formatCode>0.0%</c:formatCode>
                <c:ptCount val="4"/>
                <c:pt idx="0">
                  <c:v>0.29310344827586204</c:v>
                </c:pt>
                <c:pt idx="1">
                  <c:v>0.29310344827586204</c:v>
                </c:pt>
                <c:pt idx="2">
                  <c:v>0.25862068965517243</c:v>
                </c:pt>
                <c:pt idx="3">
                  <c:v>0.34482758620689657</c:v>
                </c:pt>
              </c:numCache>
            </c:numRef>
          </c:val>
          <c:extLst>
            <c:ext xmlns:c16="http://schemas.microsoft.com/office/drawing/2014/chart" uri="{C3380CC4-5D6E-409C-BE32-E72D297353CC}">
              <c16:uniqueId val="{00000000-BC3D-4F7E-A565-10EA86BBA0B8}"/>
            </c:ext>
          </c:extLst>
        </c:ser>
        <c:ser>
          <c:idx val="1"/>
          <c:order val="1"/>
          <c:tx>
            <c:strRef>
              <c:f>'CPOP Gráfico 19'!$C$4</c:f>
              <c:strCache>
                <c:ptCount val="1"/>
                <c:pt idx="0">
                  <c:v>Alugado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19'!$A$5:$A$8</c:f>
              <c:strCache>
                <c:ptCount val="4"/>
                <c:pt idx="0">
                  <c:v>Acesso principal adaptado com rampas e rotas acessível desde a calçada até a recepção do Centro POP</c:v>
                </c:pt>
                <c:pt idx="1">
                  <c:v>Rota acessível aos espaços do Centro Pop</c:v>
                </c:pt>
                <c:pt idx="2">
                  <c:v>Rota acessível ao banheiro</c:v>
                </c:pt>
                <c:pt idx="3">
                  <c:v>Banheiro adaptado para pessoas com dificuldades de locomoção e/ou necessidades especiais</c:v>
                </c:pt>
              </c:strCache>
            </c:strRef>
          </c:cat>
          <c:val>
            <c:numRef>
              <c:f>'CPOP Gráfico 19'!$C$5:$C$8</c:f>
              <c:numCache>
                <c:formatCode>0.0%</c:formatCode>
                <c:ptCount val="4"/>
                <c:pt idx="0">
                  <c:v>0.11464968152866242</c:v>
                </c:pt>
                <c:pt idx="1">
                  <c:v>0.10828025477707007</c:v>
                </c:pt>
                <c:pt idx="2">
                  <c:v>0.14012738853503184</c:v>
                </c:pt>
                <c:pt idx="3">
                  <c:v>0.14012738853503184</c:v>
                </c:pt>
              </c:numCache>
            </c:numRef>
          </c:val>
          <c:extLst>
            <c:ext xmlns:c16="http://schemas.microsoft.com/office/drawing/2014/chart" uri="{C3380CC4-5D6E-409C-BE32-E72D297353CC}">
              <c16:uniqueId val="{00000001-BC3D-4F7E-A565-10EA86BBA0B8}"/>
            </c:ext>
          </c:extLst>
        </c:ser>
        <c:ser>
          <c:idx val="2"/>
          <c:order val="2"/>
          <c:tx>
            <c:strRef>
              <c:f>'CPOP Gráfico 19'!$D$4</c:f>
              <c:strCache>
                <c:ptCount val="1"/>
                <c:pt idx="0">
                  <c:v>Cedido </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19'!$A$5:$A$8</c:f>
              <c:strCache>
                <c:ptCount val="4"/>
                <c:pt idx="0">
                  <c:v>Acesso principal adaptado com rampas e rotas acessível desde a calçada até a recepção do Centro POP</c:v>
                </c:pt>
                <c:pt idx="1">
                  <c:v>Rota acessível aos espaços do Centro Pop</c:v>
                </c:pt>
                <c:pt idx="2">
                  <c:v>Rota acessível ao banheiro</c:v>
                </c:pt>
                <c:pt idx="3">
                  <c:v>Banheiro adaptado para pessoas com dificuldades de locomoção e/ou necessidades especiais</c:v>
                </c:pt>
              </c:strCache>
            </c:strRef>
          </c:cat>
          <c:val>
            <c:numRef>
              <c:f>'CPOP Gráfico 19'!$D$5:$D$8</c:f>
              <c:numCache>
                <c:formatCode>0.0%</c:formatCode>
                <c:ptCount val="4"/>
                <c:pt idx="0">
                  <c:v>0.26666666666666666</c:v>
                </c:pt>
                <c:pt idx="1">
                  <c:v>0.2</c:v>
                </c:pt>
                <c:pt idx="2">
                  <c:v>0.26666666666666666</c:v>
                </c:pt>
                <c:pt idx="3">
                  <c:v>0.26666666666666666</c:v>
                </c:pt>
              </c:numCache>
            </c:numRef>
          </c:val>
          <c:extLst>
            <c:ext xmlns:c16="http://schemas.microsoft.com/office/drawing/2014/chart" uri="{C3380CC4-5D6E-409C-BE32-E72D297353CC}">
              <c16:uniqueId val="{00000002-BC3D-4F7E-A565-10EA86BBA0B8}"/>
            </c:ext>
          </c:extLst>
        </c:ser>
        <c:dLbls>
          <c:dLblPos val="ctr"/>
          <c:showLegendKey val="0"/>
          <c:showVal val="1"/>
          <c:showCatName val="0"/>
          <c:showSerName val="0"/>
          <c:showPercent val="0"/>
          <c:showBubbleSize val="0"/>
        </c:dLbls>
        <c:gapWidth val="150"/>
        <c:axId val="645699648"/>
        <c:axId val="645700208"/>
      </c:barChart>
      <c:catAx>
        <c:axId val="64569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700208"/>
        <c:crosses val="autoZero"/>
        <c:auto val="1"/>
        <c:lblAlgn val="ctr"/>
        <c:lblOffset val="100"/>
        <c:noMultiLvlLbl val="0"/>
      </c:catAx>
      <c:valAx>
        <c:axId val="645700208"/>
        <c:scaling>
          <c:orientation val="minMax"/>
        </c:scaling>
        <c:delete val="1"/>
        <c:axPos val="b"/>
        <c:numFmt formatCode="0.0%" sourceLinked="1"/>
        <c:majorTickMark val="none"/>
        <c:minorTickMark val="none"/>
        <c:tickLblPos val="nextTo"/>
        <c:crossAx val="64569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stacked"/>
        <c:varyColors val="0"/>
        <c:ser>
          <c:idx val="0"/>
          <c:order val="0"/>
          <c:tx>
            <c:strRef>
              <c:f>'Gráfico GM 4'!$A$4</c:f>
              <c:strCache>
                <c:ptCount val="1"/>
                <c:pt idx="0">
                  <c:v>Não recebe</c:v>
                </c:pt>
              </c:strCache>
            </c:strRef>
          </c:tx>
          <c:spPr>
            <a:solidFill>
              <a:schemeClr val="accent1">
                <a:shade val="58000"/>
              </a:schemeClr>
            </a:solidFill>
            <a:ln>
              <a:noFill/>
            </a:ln>
            <a:effectLst/>
          </c:spPr>
          <c:invertIfNegative val="0"/>
          <c:dLbls>
            <c:dLbl>
              <c:idx val="3"/>
              <c:layout>
                <c:manualLayout>
                  <c:x val="1.171058134671687E-2"/>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AFC-482B-9196-F9C3CAB49BA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4'!$B$3:$G$3</c:f>
              <c:strCache>
                <c:ptCount val="6"/>
                <c:pt idx="0">
                  <c:v>Brasil</c:v>
                </c:pt>
                <c:pt idx="1">
                  <c:v>Centro-Oeste</c:v>
                </c:pt>
                <c:pt idx="2">
                  <c:v>Sul</c:v>
                </c:pt>
                <c:pt idx="3">
                  <c:v>Sudeste</c:v>
                </c:pt>
                <c:pt idx="4">
                  <c:v>Nordeste</c:v>
                </c:pt>
                <c:pt idx="5">
                  <c:v>Norte</c:v>
                </c:pt>
              </c:strCache>
            </c:strRef>
          </c:cat>
          <c:val>
            <c:numRef>
              <c:f>'Gráfico GM 4'!$B$4:$G$4</c:f>
              <c:numCache>
                <c:formatCode>0.0%</c:formatCode>
                <c:ptCount val="6"/>
                <c:pt idx="0">
                  <c:v>0.27312534209085931</c:v>
                </c:pt>
                <c:pt idx="1">
                  <c:v>0.46593406593406594</c:v>
                </c:pt>
                <c:pt idx="2">
                  <c:v>0.19897959183673469</c:v>
                </c:pt>
                <c:pt idx="3">
                  <c:v>2.2031823745410038E-2</c:v>
                </c:pt>
                <c:pt idx="4">
                  <c:v>0.3976311336717428</c:v>
                </c:pt>
                <c:pt idx="5">
                  <c:v>0.69977426636568851</c:v>
                </c:pt>
              </c:numCache>
            </c:numRef>
          </c:val>
          <c:extLst>
            <c:ext xmlns:c16="http://schemas.microsoft.com/office/drawing/2014/chart" uri="{C3380CC4-5D6E-409C-BE32-E72D297353CC}">
              <c16:uniqueId val="{00000001-2AFC-482B-9196-F9C3CAB49BA9}"/>
            </c:ext>
          </c:extLst>
        </c:ser>
        <c:ser>
          <c:idx val="1"/>
          <c:order val="1"/>
          <c:tx>
            <c:strRef>
              <c:f>'Gráfico GM 4'!$A$5</c:f>
              <c:strCache>
                <c:ptCount val="1"/>
                <c:pt idx="0">
                  <c:v>Sim, fundo-a-fundo</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4'!$B$3:$G$3</c:f>
              <c:strCache>
                <c:ptCount val="6"/>
                <c:pt idx="0">
                  <c:v>Brasil</c:v>
                </c:pt>
                <c:pt idx="1">
                  <c:v>Centro-Oeste</c:v>
                </c:pt>
                <c:pt idx="2">
                  <c:v>Sul</c:v>
                </c:pt>
                <c:pt idx="3">
                  <c:v>Sudeste</c:v>
                </c:pt>
                <c:pt idx="4">
                  <c:v>Nordeste</c:v>
                </c:pt>
                <c:pt idx="5">
                  <c:v>Norte</c:v>
                </c:pt>
              </c:strCache>
            </c:strRef>
          </c:cat>
          <c:val>
            <c:numRef>
              <c:f>'Gráfico GM 4'!$B$5:$G$5</c:f>
              <c:numCache>
                <c:formatCode>0.0%</c:formatCode>
                <c:ptCount val="6"/>
                <c:pt idx="0">
                  <c:v>0.60408684546615576</c:v>
                </c:pt>
                <c:pt idx="1">
                  <c:v>0.45274725274725275</c:v>
                </c:pt>
                <c:pt idx="2">
                  <c:v>0.57738095238095233</c:v>
                </c:pt>
                <c:pt idx="3">
                  <c:v>0.8298653610771114</c:v>
                </c:pt>
                <c:pt idx="4">
                  <c:v>0.53976311336717431</c:v>
                </c:pt>
                <c:pt idx="5">
                  <c:v>0.25507900677200901</c:v>
                </c:pt>
              </c:numCache>
            </c:numRef>
          </c:val>
          <c:extLst>
            <c:ext xmlns:c16="http://schemas.microsoft.com/office/drawing/2014/chart" uri="{C3380CC4-5D6E-409C-BE32-E72D297353CC}">
              <c16:uniqueId val="{00000002-2AFC-482B-9196-F9C3CAB49BA9}"/>
            </c:ext>
          </c:extLst>
        </c:ser>
        <c:ser>
          <c:idx val="2"/>
          <c:order val="2"/>
          <c:tx>
            <c:strRef>
              <c:f>'Gráfico GM 4'!$A$6</c:f>
              <c:strCache>
                <c:ptCount val="1"/>
                <c:pt idx="0">
                  <c:v>Sim, via convênio</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4'!$B$3:$G$3</c:f>
              <c:strCache>
                <c:ptCount val="6"/>
                <c:pt idx="0">
                  <c:v>Brasil</c:v>
                </c:pt>
                <c:pt idx="1">
                  <c:v>Centro-Oeste</c:v>
                </c:pt>
                <c:pt idx="2">
                  <c:v>Sul</c:v>
                </c:pt>
                <c:pt idx="3">
                  <c:v>Sudeste</c:v>
                </c:pt>
                <c:pt idx="4">
                  <c:v>Nordeste</c:v>
                </c:pt>
                <c:pt idx="5">
                  <c:v>Norte</c:v>
                </c:pt>
              </c:strCache>
            </c:strRef>
          </c:cat>
          <c:val>
            <c:numRef>
              <c:f>'Gráfico GM 4'!$B$6:$G$6</c:f>
              <c:numCache>
                <c:formatCode>0.0%</c:formatCode>
                <c:ptCount val="6"/>
                <c:pt idx="0">
                  <c:v>4.5247217661010766E-2</c:v>
                </c:pt>
                <c:pt idx="1">
                  <c:v>2.6373626373626374E-2</c:v>
                </c:pt>
                <c:pt idx="2">
                  <c:v>0.10119047619047619</c:v>
                </c:pt>
                <c:pt idx="3">
                  <c:v>4.1003671970624232E-2</c:v>
                </c:pt>
                <c:pt idx="4">
                  <c:v>2.1996615905245348E-2</c:v>
                </c:pt>
                <c:pt idx="5">
                  <c:v>2.4830699774266364E-2</c:v>
                </c:pt>
              </c:numCache>
            </c:numRef>
          </c:val>
          <c:extLst>
            <c:ext xmlns:c16="http://schemas.microsoft.com/office/drawing/2014/chart" uri="{C3380CC4-5D6E-409C-BE32-E72D297353CC}">
              <c16:uniqueId val="{00000003-2AFC-482B-9196-F9C3CAB49BA9}"/>
            </c:ext>
          </c:extLst>
        </c:ser>
        <c:ser>
          <c:idx val="3"/>
          <c:order val="3"/>
          <c:tx>
            <c:strRef>
              <c:f>'Gráfico GM 4'!$A$7</c:f>
              <c:strCache>
                <c:ptCount val="1"/>
                <c:pt idx="0">
                  <c:v>Sim, por convênio e fundo-a-fundo</c:v>
                </c:pt>
              </c:strCache>
            </c:strRef>
          </c:tx>
          <c:spPr>
            <a:solidFill>
              <a:schemeClr val="accent1">
                <a:tint val="58000"/>
              </a:schemeClr>
            </a:solidFill>
            <a:ln>
              <a:noFill/>
            </a:ln>
            <a:effectLst/>
          </c:spPr>
          <c:invertIfNegative val="0"/>
          <c:dLbls>
            <c:dLbl>
              <c:idx val="5"/>
              <c:layout>
                <c:manualLayout>
                  <c:x val="1.6729401923879993E-3"/>
                  <c:y val="-6.464645877024846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AFC-482B-9196-F9C3CAB49BA9}"/>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4'!$B$3:$G$3</c:f>
              <c:strCache>
                <c:ptCount val="6"/>
                <c:pt idx="0">
                  <c:v>Brasil</c:v>
                </c:pt>
                <c:pt idx="1">
                  <c:v>Centro-Oeste</c:v>
                </c:pt>
                <c:pt idx="2">
                  <c:v>Sul</c:v>
                </c:pt>
                <c:pt idx="3">
                  <c:v>Sudeste</c:v>
                </c:pt>
                <c:pt idx="4">
                  <c:v>Nordeste</c:v>
                </c:pt>
                <c:pt idx="5">
                  <c:v>Norte</c:v>
                </c:pt>
              </c:strCache>
            </c:strRef>
          </c:cat>
          <c:val>
            <c:numRef>
              <c:f>'Gráfico GM 4'!$B$7:$G$7</c:f>
              <c:numCache>
                <c:formatCode>0.0%</c:formatCode>
                <c:ptCount val="6"/>
                <c:pt idx="0">
                  <c:v>7.7540594781974087E-2</c:v>
                </c:pt>
                <c:pt idx="1">
                  <c:v>5.4945054945054944E-2</c:v>
                </c:pt>
                <c:pt idx="2">
                  <c:v>0.12244897959183673</c:v>
                </c:pt>
                <c:pt idx="3">
                  <c:v>0.10709914320685435</c:v>
                </c:pt>
                <c:pt idx="4">
                  <c:v>4.060913705583756E-2</c:v>
                </c:pt>
                <c:pt idx="5">
                  <c:v>2.0316027088036117E-2</c:v>
                </c:pt>
              </c:numCache>
            </c:numRef>
          </c:val>
          <c:extLst>
            <c:ext xmlns:c16="http://schemas.microsoft.com/office/drawing/2014/chart" uri="{C3380CC4-5D6E-409C-BE32-E72D297353CC}">
              <c16:uniqueId val="{00000005-2AFC-482B-9196-F9C3CAB49BA9}"/>
            </c:ext>
          </c:extLst>
        </c:ser>
        <c:dLbls>
          <c:dLblPos val="ctr"/>
          <c:showLegendKey val="0"/>
          <c:showVal val="1"/>
          <c:showCatName val="0"/>
          <c:showSerName val="0"/>
          <c:showPercent val="0"/>
          <c:showBubbleSize val="0"/>
        </c:dLbls>
        <c:gapWidth val="150"/>
        <c:overlap val="100"/>
        <c:axId val="857921456"/>
        <c:axId val="857920896"/>
      </c:barChart>
      <c:catAx>
        <c:axId val="8579214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20896"/>
        <c:crosses val="autoZero"/>
        <c:auto val="1"/>
        <c:lblAlgn val="ctr"/>
        <c:lblOffset val="100"/>
        <c:noMultiLvlLbl val="0"/>
      </c:catAx>
      <c:valAx>
        <c:axId val="857920896"/>
        <c:scaling>
          <c:orientation val="minMax"/>
          <c:max val="1"/>
        </c:scaling>
        <c:delete val="1"/>
        <c:axPos val="b"/>
        <c:numFmt formatCode="0.0%" sourceLinked="1"/>
        <c:majorTickMark val="out"/>
        <c:minorTickMark val="none"/>
        <c:tickLblPos val="nextTo"/>
        <c:crossAx val="85792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'CPOP Gráfico 20'!$A$4</c:f>
              <c:strCache>
                <c:ptCount val="1"/>
                <c:pt idx="0">
                  <c:v>%</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20'!$B$3:$G$3</c:f>
              <c:numCache>
                <c:formatCode>General</c:formatCode>
                <c:ptCount val="6"/>
                <c:pt idx="0">
                  <c:v>2011</c:v>
                </c:pt>
                <c:pt idx="1">
                  <c:v>2012</c:v>
                </c:pt>
                <c:pt idx="2">
                  <c:v>2013</c:v>
                </c:pt>
                <c:pt idx="3">
                  <c:v>2014</c:v>
                </c:pt>
                <c:pt idx="4">
                  <c:v>2015</c:v>
                </c:pt>
                <c:pt idx="5">
                  <c:v>2016</c:v>
                </c:pt>
              </c:numCache>
            </c:numRef>
          </c:cat>
          <c:val>
            <c:numRef>
              <c:f>'CPOP Gráfico 20'!$B$4:$G$4</c:f>
              <c:numCache>
                <c:formatCode>0.0%</c:formatCode>
                <c:ptCount val="6"/>
                <c:pt idx="0">
                  <c:v>0.77769999999999995</c:v>
                </c:pt>
                <c:pt idx="1">
                  <c:v>0.8095</c:v>
                </c:pt>
                <c:pt idx="2">
                  <c:v>0.80910000000000004</c:v>
                </c:pt>
                <c:pt idx="3">
                  <c:v>0.77700000000000002</c:v>
                </c:pt>
                <c:pt idx="4">
                  <c:v>0.86382979000000004</c:v>
                </c:pt>
                <c:pt idx="5">
                  <c:v>0.89600000000000002</c:v>
                </c:pt>
              </c:numCache>
            </c:numRef>
          </c:val>
          <c:extLst>
            <c:ext xmlns:c16="http://schemas.microsoft.com/office/drawing/2014/chart" uri="{C3380CC4-5D6E-409C-BE32-E72D297353CC}">
              <c16:uniqueId val="{00000000-4BB5-440A-BC16-75CAE95B65E8}"/>
            </c:ext>
          </c:extLst>
        </c:ser>
        <c:dLbls>
          <c:showLegendKey val="0"/>
          <c:showVal val="0"/>
          <c:showCatName val="0"/>
          <c:showSerName val="0"/>
          <c:showPercent val="0"/>
          <c:showBubbleSize val="0"/>
        </c:dLbls>
        <c:gapWidth val="100"/>
        <c:overlap val="-27"/>
        <c:axId val="645703008"/>
        <c:axId val="645703568"/>
      </c:barChart>
      <c:lineChart>
        <c:grouping val="standard"/>
        <c:varyColors val="0"/>
        <c:ser>
          <c:idx val="1"/>
          <c:order val="1"/>
          <c:tx>
            <c:strRef>
              <c:f>'CPOP Gráfico 20'!$A$5</c:f>
              <c:strCache>
                <c:ptCount val="1"/>
                <c:pt idx="0">
                  <c:v>Número</c:v>
                </c:pt>
              </c:strCache>
            </c:strRef>
          </c:tx>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20'!$B$3:$G$3</c:f>
              <c:numCache>
                <c:formatCode>General</c:formatCode>
                <c:ptCount val="6"/>
                <c:pt idx="0">
                  <c:v>2011</c:v>
                </c:pt>
                <c:pt idx="1">
                  <c:v>2012</c:v>
                </c:pt>
                <c:pt idx="2">
                  <c:v>2013</c:v>
                </c:pt>
                <c:pt idx="3">
                  <c:v>2014</c:v>
                </c:pt>
                <c:pt idx="4">
                  <c:v>2015</c:v>
                </c:pt>
                <c:pt idx="5">
                  <c:v>2016</c:v>
                </c:pt>
              </c:numCache>
            </c:numRef>
          </c:cat>
          <c:val>
            <c:numRef>
              <c:f>'CPOP Gráfico 20'!$B$5:$G$5</c:f>
              <c:numCache>
                <c:formatCode>General</c:formatCode>
                <c:ptCount val="6"/>
                <c:pt idx="0">
                  <c:v>70</c:v>
                </c:pt>
                <c:pt idx="1">
                  <c:v>85</c:v>
                </c:pt>
                <c:pt idx="2">
                  <c:v>106</c:v>
                </c:pt>
                <c:pt idx="3">
                  <c:v>167</c:v>
                </c:pt>
                <c:pt idx="4">
                  <c:v>203</c:v>
                </c:pt>
                <c:pt idx="5">
                  <c:v>206</c:v>
                </c:pt>
              </c:numCache>
            </c:numRef>
          </c:val>
          <c:smooth val="0"/>
          <c:extLst>
            <c:ext xmlns:c16="http://schemas.microsoft.com/office/drawing/2014/chart" uri="{C3380CC4-5D6E-409C-BE32-E72D297353CC}">
              <c16:uniqueId val="{00000001-4BB5-440A-BC16-75CAE95B65E8}"/>
            </c:ext>
          </c:extLst>
        </c:ser>
        <c:dLbls>
          <c:showLegendKey val="0"/>
          <c:showVal val="0"/>
          <c:showCatName val="0"/>
          <c:showSerName val="0"/>
          <c:showPercent val="0"/>
          <c:showBubbleSize val="0"/>
        </c:dLbls>
        <c:marker val="1"/>
        <c:smooth val="0"/>
        <c:axId val="645704688"/>
        <c:axId val="645704128"/>
      </c:lineChart>
      <c:catAx>
        <c:axId val="64570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703568"/>
        <c:crosses val="autoZero"/>
        <c:auto val="1"/>
        <c:lblAlgn val="ctr"/>
        <c:lblOffset val="100"/>
        <c:noMultiLvlLbl val="0"/>
      </c:catAx>
      <c:valAx>
        <c:axId val="645703568"/>
        <c:scaling>
          <c:orientation val="minMax"/>
          <c:min val="0"/>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5703008"/>
        <c:crosses val="autoZero"/>
        <c:crossBetween val="between"/>
      </c:valAx>
      <c:valAx>
        <c:axId val="645704128"/>
        <c:scaling>
          <c:orientation val="minMax"/>
          <c:max val="210"/>
          <c:min val="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5704688"/>
        <c:crosses val="max"/>
        <c:crossBetween val="between"/>
      </c:valAx>
      <c:catAx>
        <c:axId val="645704688"/>
        <c:scaling>
          <c:orientation val="minMax"/>
        </c:scaling>
        <c:delete val="1"/>
        <c:axPos val="b"/>
        <c:numFmt formatCode="General" sourceLinked="1"/>
        <c:majorTickMark val="out"/>
        <c:minorTickMark val="none"/>
        <c:tickLblPos val="nextTo"/>
        <c:crossAx val="6457041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2193897124361803"/>
          <c:y val="4.3758088797458884E-2"/>
          <c:w val="0.7415718072770946"/>
          <c:h val="0.87384469891655192"/>
        </c:manualLayout>
      </c:layout>
      <c:barChart>
        <c:barDir val="bar"/>
        <c:grouping val="clustered"/>
        <c:varyColors val="0"/>
        <c:ser>
          <c:idx val="0"/>
          <c:order val="0"/>
          <c:tx>
            <c:strRef>
              <c:f>'CPOP Gráfico 21'!$B$3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21'!$A$4:$A$7</c:f>
              <c:strCache>
                <c:ptCount val="4"/>
                <c:pt idx="0">
                  <c:v>Geladeira</c:v>
                </c:pt>
                <c:pt idx="1">
                  <c:v>Fogão</c:v>
                </c:pt>
                <c:pt idx="2">
                  <c:v>Armários individualizados</c:v>
                </c:pt>
                <c:pt idx="3">
                  <c:v>Máquina de lavar roupas</c:v>
                </c:pt>
              </c:strCache>
            </c:strRef>
          </c:cat>
          <c:val>
            <c:numRef>
              <c:f>'CPOP Gráfico 21'!$B$4:$B$7</c:f>
              <c:numCache>
                <c:formatCode>0.0%</c:formatCode>
                <c:ptCount val="4"/>
                <c:pt idx="0">
                  <c:v>0.95699999999999996</c:v>
                </c:pt>
                <c:pt idx="1">
                  <c:v>0.88900000000000001</c:v>
                </c:pt>
                <c:pt idx="2">
                  <c:v>0.61299999999999999</c:v>
                </c:pt>
                <c:pt idx="3">
                  <c:v>0.42099999999999999</c:v>
                </c:pt>
              </c:numCache>
            </c:numRef>
          </c:val>
          <c:extLst>
            <c:ext xmlns:c16="http://schemas.microsoft.com/office/drawing/2014/chart" uri="{C3380CC4-5D6E-409C-BE32-E72D297353CC}">
              <c16:uniqueId val="{00000000-E5DA-4294-ADC5-47070F2F7326}"/>
            </c:ext>
          </c:extLst>
        </c:ser>
        <c:ser>
          <c:idx val="1"/>
          <c:order val="1"/>
          <c:tx>
            <c:strRef>
              <c:f>'CPOP Gráfico 21'!$C$3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lgn="ctr">
                  <a:defRPr lang="pt-B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21'!$A$4:$A$7</c:f>
              <c:strCache>
                <c:ptCount val="4"/>
                <c:pt idx="0">
                  <c:v>Geladeira</c:v>
                </c:pt>
                <c:pt idx="1">
                  <c:v>Fogão</c:v>
                </c:pt>
                <c:pt idx="2">
                  <c:v>Armários individualizados</c:v>
                </c:pt>
                <c:pt idx="3">
                  <c:v>Máquina de lavar roupas</c:v>
                </c:pt>
              </c:strCache>
            </c:strRef>
          </c:cat>
          <c:val>
            <c:numRef>
              <c:f>'CPOP Gráfico 21'!$C$4:$C$7</c:f>
              <c:numCache>
                <c:formatCode>0.0%</c:formatCode>
                <c:ptCount val="4"/>
                <c:pt idx="0">
                  <c:v>0.97399999999999998</c:v>
                </c:pt>
                <c:pt idx="1">
                  <c:v>0.91700000000000004</c:v>
                </c:pt>
                <c:pt idx="2">
                  <c:v>0.65700000000000003</c:v>
                </c:pt>
                <c:pt idx="3">
                  <c:v>0.439</c:v>
                </c:pt>
              </c:numCache>
            </c:numRef>
          </c:val>
          <c:extLst>
            <c:ext xmlns:c16="http://schemas.microsoft.com/office/drawing/2014/chart" uri="{C3380CC4-5D6E-409C-BE32-E72D297353CC}">
              <c16:uniqueId val="{00000001-E5DA-4294-ADC5-47070F2F7326}"/>
            </c:ext>
          </c:extLst>
        </c:ser>
        <c:dLbls>
          <c:dLblPos val="outEnd"/>
          <c:showLegendKey val="0"/>
          <c:showVal val="1"/>
          <c:showCatName val="0"/>
          <c:showSerName val="0"/>
          <c:showPercent val="0"/>
          <c:showBubbleSize val="0"/>
        </c:dLbls>
        <c:gapWidth val="68"/>
        <c:axId val="645707488"/>
        <c:axId val="645708048"/>
      </c:barChart>
      <c:catAx>
        <c:axId val="6457074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45708048"/>
        <c:crosses val="autoZero"/>
        <c:auto val="1"/>
        <c:lblAlgn val="ctr"/>
        <c:lblOffset val="100"/>
        <c:noMultiLvlLbl val="0"/>
      </c:catAx>
      <c:valAx>
        <c:axId val="645708048"/>
        <c:scaling>
          <c:orientation val="minMax"/>
        </c:scaling>
        <c:delete val="1"/>
        <c:axPos val="b"/>
        <c:numFmt formatCode="0.0%" sourceLinked="1"/>
        <c:majorTickMark val="none"/>
        <c:minorTickMark val="none"/>
        <c:tickLblPos val="nextTo"/>
        <c:crossAx val="645707488"/>
        <c:crosses val="autoZero"/>
        <c:crossBetween val="between"/>
      </c:valAx>
      <c:spPr>
        <a:noFill/>
        <a:ln>
          <a:noFill/>
        </a:ln>
        <a:effectLst/>
      </c:spPr>
    </c:plotArea>
    <c:legend>
      <c:legendPos val="r"/>
      <c:layout>
        <c:manualLayout>
          <c:xMode val="edge"/>
          <c:yMode val="edge"/>
          <c:x val="0.35289194484492248"/>
          <c:y val="0.92167047004241964"/>
          <c:w val="0.31116647977688239"/>
          <c:h val="7.5718838017310483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1"/>
          <c:order val="0"/>
          <c:tx>
            <c:strRef>
              <c:f>'CDIA Gráfico 22'!$C$3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22'!$A$4:$A$8</c:f>
              <c:strCache>
                <c:ptCount val="5"/>
                <c:pt idx="0">
                  <c:v>Norte</c:v>
                </c:pt>
                <c:pt idx="1">
                  <c:v>Nordeste</c:v>
                </c:pt>
                <c:pt idx="2">
                  <c:v>Sudeste</c:v>
                </c:pt>
                <c:pt idx="3">
                  <c:v>Sul</c:v>
                </c:pt>
                <c:pt idx="4">
                  <c:v>Centro-Oeste</c:v>
                </c:pt>
              </c:strCache>
            </c:strRef>
          </c:cat>
          <c:val>
            <c:numRef>
              <c:f>'CDIA Gráfico 22'!$C$4:$C$8</c:f>
              <c:numCache>
                <c:formatCode>General</c:formatCode>
                <c:ptCount val="5"/>
                <c:pt idx="0">
                  <c:v>13</c:v>
                </c:pt>
                <c:pt idx="1">
                  <c:v>97</c:v>
                </c:pt>
                <c:pt idx="2">
                  <c:v>812</c:v>
                </c:pt>
                <c:pt idx="3">
                  <c:v>316</c:v>
                </c:pt>
                <c:pt idx="4">
                  <c:v>107</c:v>
                </c:pt>
              </c:numCache>
            </c:numRef>
          </c:val>
          <c:extLst>
            <c:ext xmlns:c16="http://schemas.microsoft.com/office/drawing/2014/chart" uri="{C3380CC4-5D6E-409C-BE32-E72D297353CC}">
              <c16:uniqueId val="{00000000-D528-4DAE-B0B3-3E60B028FBBA}"/>
            </c:ext>
          </c:extLst>
        </c:ser>
        <c:ser>
          <c:idx val="0"/>
          <c:order val="1"/>
          <c:tx>
            <c:strRef>
              <c:f>'CDIA Gráfico 22'!$B$3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22'!$A$4:$A$8</c:f>
              <c:strCache>
                <c:ptCount val="5"/>
                <c:pt idx="0">
                  <c:v>Norte</c:v>
                </c:pt>
                <c:pt idx="1">
                  <c:v>Nordeste</c:v>
                </c:pt>
                <c:pt idx="2">
                  <c:v>Sudeste</c:v>
                </c:pt>
                <c:pt idx="3">
                  <c:v>Sul</c:v>
                </c:pt>
                <c:pt idx="4">
                  <c:v>Centro-Oeste</c:v>
                </c:pt>
              </c:strCache>
            </c:strRef>
          </c:cat>
          <c:val>
            <c:numRef>
              <c:f>'CDIA Gráfico 22'!$B$4:$B$8</c:f>
              <c:numCache>
                <c:formatCode>General</c:formatCode>
                <c:ptCount val="5"/>
                <c:pt idx="0">
                  <c:v>16</c:v>
                </c:pt>
                <c:pt idx="1">
                  <c:v>84</c:v>
                </c:pt>
                <c:pt idx="2">
                  <c:v>776</c:v>
                </c:pt>
                <c:pt idx="3">
                  <c:v>350</c:v>
                </c:pt>
                <c:pt idx="4">
                  <c:v>114</c:v>
                </c:pt>
              </c:numCache>
            </c:numRef>
          </c:val>
          <c:extLst>
            <c:ext xmlns:c16="http://schemas.microsoft.com/office/drawing/2014/chart" uri="{C3380CC4-5D6E-409C-BE32-E72D297353CC}">
              <c16:uniqueId val="{00000001-D528-4DAE-B0B3-3E60B028FBBA}"/>
            </c:ext>
          </c:extLst>
        </c:ser>
        <c:dLbls>
          <c:dLblPos val="inEnd"/>
          <c:showLegendKey val="0"/>
          <c:showVal val="1"/>
          <c:showCatName val="0"/>
          <c:showSerName val="0"/>
          <c:showPercent val="0"/>
          <c:showBubbleSize val="0"/>
        </c:dLbls>
        <c:gapWidth val="182"/>
        <c:axId val="645710848"/>
        <c:axId val="645711408"/>
      </c:barChart>
      <c:catAx>
        <c:axId val="6457108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711408"/>
        <c:crosses val="autoZero"/>
        <c:auto val="1"/>
        <c:lblAlgn val="ctr"/>
        <c:lblOffset val="100"/>
        <c:noMultiLvlLbl val="0"/>
      </c:catAx>
      <c:valAx>
        <c:axId val="645711408"/>
        <c:scaling>
          <c:orientation val="minMax"/>
        </c:scaling>
        <c:delete val="1"/>
        <c:axPos val="b"/>
        <c:numFmt formatCode="General" sourceLinked="1"/>
        <c:majorTickMark val="none"/>
        <c:minorTickMark val="none"/>
        <c:tickLblPos val="nextTo"/>
        <c:crossAx val="64571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'CDIA Gráfico 23'!$B$3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23'!$A$4:$A$6</c:f>
              <c:strCache>
                <c:ptCount val="3"/>
                <c:pt idx="0">
                  <c:v>Próprio</c:v>
                </c:pt>
                <c:pt idx="1">
                  <c:v>Alugado</c:v>
                </c:pt>
                <c:pt idx="2">
                  <c:v>Cedido</c:v>
                </c:pt>
              </c:strCache>
            </c:strRef>
          </c:cat>
          <c:val>
            <c:numRef>
              <c:f>'CDIA Gráfico 23'!$B$4:$B$6</c:f>
              <c:numCache>
                <c:formatCode>0.0%</c:formatCode>
                <c:ptCount val="3"/>
                <c:pt idx="0">
                  <c:v>0.625</c:v>
                </c:pt>
                <c:pt idx="1">
                  <c:v>0.13700000000000001</c:v>
                </c:pt>
                <c:pt idx="2">
                  <c:v>0.20899999999999999</c:v>
                </c:pt>
              </c:numCache>
            </c:numRef>
          </c:val>
          <c:extLst>
            <c:ext xmlns:c16="http://schemas.microsoft.com/office/drawing/2014/chart" uri="{C3380CC4-5D6E-409C-BE32-E72D297353CC}">
              <c16:uniqueId val="{00000000-E5A7-4435-BF2A-9BA8CF2A3422}"/>
            </c:ext>
          </c:extLst>
        </c:ser>
        <c:ser>
          <c:idx val="1"/>
          <c:order val="1"/>
          <c:tx>
            <c:strRef>
              <c:f>'CDIA Gráfico 23'!$C$3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23'!$A$4:$A$6</c:f>
              <c:strCache>
                <c:ptCount val="3"/>
                <c:pt idx="0">
                  <c:v>Próprio</c:v>
                </c:pt>
                <c:pt idx="1">
                  <c:v>Alugado</c:v>
                </c:pt>
                <c:pt idx="2">
                  <c:v>Cedido</c:v>
                </c:pt>
              </c:strCache>
            </c:strRef>
          </c:cat>
          <c:val>
            <c:numRef>
              <c:f>'CDIA Gráfico 23'!$C$4:$C$6</c:f>
              <c:numCache>
                <c:formatCode>0.0%</c:formatCode>
                <c:ptCount val="3"/>
                <c:pt idx="0">
                  <c:v>0.63300000000000001</c:v>
                </c:pt>
                <c:pt idx="1">
                  <c:v>0.14899999999999999</c:v>
                </c:pt>
                <c:pt idx="2">
                  <c:v>0.2</c:v>
                </c:pt>
              </c:numCache>
            </c:numRef>
          </c:val>
          <c:extLst>
            <c:ext xmlns:c16="http://schemas.microsoft.com/office/drawing/2014/chart" uri="{C3380CC4-5D6E-409C-BE32-E72D297353CC}">
              <c16:uniqueId val="{00000001-E5A7-4435-BF2A-9BA8CF2A3422}"/>
            </c:ext>
          </c:extLst>
        </c:ser>
        <c:dLbls>
          <c:dLblPos val="inBase"/>
          <c:showLegendKey val="0"/>
          <c:showVal val="1"/>
          <c:showCatName val="0"/>
          <c:showSerName val="0"/>
          <c:showPercent val="0"/>
          <c:showBubbleSize val="0"/>
        </c:dLbls>
        <c:gapWidth val="151"/>
        <c:overlap val="-27"/>
        <c:axId val="645714208"/>
        <c:axId val="645714768"/>
      </c:barChart>
      <c:catAx>
        <c:axId val="64571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45714768"/>
        <c:crosses val="autoZero"/>
        <c:auto val="1"/>
        <c:lblAlgn val="ctr"/>
        <c:lblOffset val="100"/>
        <c:noMultiLvlLbl val="0"/>
      </c:catAx>
      <c:valAx>
        <c:axId val="645714768"/>
        <c:scaling>
          <c:orientation val="minMax"/>
        </c:scaling>
        <c:delete val="1"/>
        <c:axPos val="l"/>
        <c:numFmt formatCode="0.0%" sourceLinked="1"/>
        <c:majorTickMark val="none"/>
        <c:minorTickMark val="none"/>
        <c:tickLblPos val="nextTo"/>
        <c:crossAx val="64571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4"/>
          <c:order val="4"/>
          <c:tx>
            <c:strRef>
              <c:f>'CDIA Gráfico 24'!$F$3</c:f>
              <c:strCache>
                <c:ptCount val="1"/>
                <c:pt idx="0">
                  <c:v>2015</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24'!$A$4:$A$7</c:f>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f>'CDIA Gráfico 24'!$F$4:$F$7</c:f>
              <c:numCache>
                <c:formatCode>General</c:formatCode>
                <c:ptCount val="4"/>
                <c:pt idx="0">
                  <c:v>725</c:v>
                </c:pt>
                <c:pt idx="1">
                  <c:v>777</c:v>
                </c:pt>
                <c:pt idx="2">
                  <c:v>825</c:v>
                </c:pt>
                <c:pt idx="3">
                  <c:v>851</c:v>
                </c:pt>
              </c:numCache>
            </c:numRef>
          </c:val>
          <c:extLst>
            <c:ext xmlns:c16="http://schemas.microsoft.com/office/drawing/2014/chart" uri="{C3380CC4-5D6E-409C-BE32-E72D297353CC}">
              <c16:uniqueId val="{00000000-EDF2-479E-804E-749C5A00D585}"/>
            </c:ext>
          </c:extLst>
        </c:ser>
        <c:ser>
          <c:idx val="5"/>
          <c:order val="5"/>
          <c:tx>
            <c:strRef>
              <c:f>'CDIA Gráfico 24'!$G$3</c:f>
              <c:strCache>
                <c:ptCount val="1"/>
                <c:pt idx="0">
                  <c:v>2016</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24'!$A$4:$A$7</c:f>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f>'CDIA Gráfico 24'!$G$4:$G$7</c:f>
              <c:numCache>
                <c:formatCode>General</c:formatCode>
                <c:ptCount val="4"/>
                <c:pt idx="0">
                  <c:v>739</c:v>
                </c:pt>
                <c:pt idx="1">
                  <c:v>764</c:v>
                </c:pt>
                <c:pt idx="2">
                  <c:v>824</c:v>
                </c:pt>
                <c:pt idx="3">
                  <c:v>871</c:v>
                </c:pt>
              </c:numCache>
            </c:numRef>
          </c:val>
          <c:extLst>
            <c:ext xmlns:c16="http://schemas.microsoft.com/office/drawing/2014/chart" uri="{C3380CC4-5D6E-409C-BE32-E72D297353CC}">
              <c16:uniqueId val="{00000001-EDF2-479E-804E-749C5A00D585}"/>
            </c:ext>
          </c:extLst>
        </c:ser>
        <c:dLbls>
          <c:dLblPos val="inEnd"/>
          <c:showLegendKey val="0"/>
          <c:showVal val="1"/>
          <c:showCatName val="0"/>
          <c:showSerName val="0"/>
          <c:showPercent val="0"/>
          <c:showBubbleSize val="0"/>
        </c:dLbls>
        <c:gapWidth val="182"/>
        <c:axId val="631119584"/>
        <c:axId val="631120144"/>
        <c:extLst>
          <c:ext xmlns:c15="http://schemas.microsoft.com/office/drawing/2012/chart" uri="{02D57815-91ED-43cb-92C2-25804820EDAC}">
            <c15:filteredBarSeries>
              <c15:ser>
                <c:idx val="0"/>
                <c:order val="0"/>
                <c:tx>
                  <c:strRef>
                    <c:extLst>
                      <c:ext uri="{02D57815-91ED-43cb-92C2-25804820EDAC}">
                        <c15:formulaRef>
                          <c15:sqref>'CDIA Gráfico 24'!$B$3</c15:sqref>
                        </c15:formulaRef>
                      </c:ext>
                    </c:extLst>
                    <c:strCache>
                      <c:ptCount val="1"/>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'CDIA Gráfico 24'!$A$4:$A$7</c15:sqref>
                        </c15:formulaRef>
                      </c:ext>
                    </c:extLst>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extLst>
                      <c:ext uri="{02D57815-91ED-43cb-92C2-25804820EDAC}">
                        <c15:formulaRef>
                          <c15:sqref>'CDIA Gráfico 24'!$B$4:$B$7</c15:sqref>
                        </c15:formulaRef>
                      </c:ext>
                    </c:extLst>
                    <c:numCache>
                      <c:formatCode>General</c:formatCode>
                      <c:ptCount val="4"/>
                    </c:numCache>
                  </c:numRef>
                </c:val>
                <c:extLst>
                  <c:ext xmlns:c16="http://schemas.microsoft.com/office/drawing/2014/chart" uri="{C3380CC4-5D6E-409C-BE32-E72D297353CC}">
                    <c16:uniqueId val="{00000002-EDF2-479E-804E-749C5A00D585}"/>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'CDIA Gráfico 24'!$C$3</c15:sqref>
                        </c15:formulaRef>
                      </c:ext>
                    </c:extLst>
                    <c:strCache>
                      <c:ptCount val="1"/>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'CDIA Gráfico 24'!$A$4:$A$7</c15:sqref>
                        </c15:formulaRef>
                      </c:ext>
                    </c:extLst>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extLst xmlns:c15="http://schemas.microsoft.com/office/drawing/2012/chart">
                      <c:ext xmlns:c15="http://schemas.microsoft.com/office/drawing/2012/chart" uri="{02D57815-91ED-43cb-92C2-25804820EDAC}">
                        <c15:formulaRef>
                          <c15:sqref>'CDIA Gráfico 24'!$C$4:$C$7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3-EDF2-479E-804E-749C5A00D585}"/>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'CDIA Gráfico 24'!$D$3</c15:sqref>
                        </c15:formulaRef>
                      </c:ext>
                    </c:extLst>
                    <c:strCache>
                      <c:ptCount val="1"/>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'CDIA Gráfico 24'!$A$4:$A$7</c15:sqref>
                        </c15:formulaRef>
                      </c:ext>
                    </c:extLst>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extLst xmlns:c15="http://schemas.microsoft.com/office/drawing/2012/chart">
                      <c:ext xmlns:c15="http://schemas.microsoft.com/office/drawing/2012/chart" uri="{02D57815-91ED-43cb-92C2-25804820EDAC}">
                        <c15:formulaRef>
                          <c15:sqref>'CDIA Gráfico 24'!$D$4:$D$7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4-EDF2-479E-804E-749C5A00D585}"/>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'CDIA Gráfico 24'!$E$3</c15:sqref>
                        </c15:formulaRef>
                      </c:ext>
                    </c:extLst>
                    <c:strCache>
                      <c:ptCount val="1"/>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'CDIA Gráfico 24'!$A$4:$A$7</c15:sqref>
                        </c15:formulaRef>
                      </c:ext>
                    </c:extLst>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mobilidade reduzida</c:v>
                      </c:pt>
                    </c:strCache>
                  </c:strRef>
                </c:cat>
                <c:val>
                  <c:numRef>
                    <c:extLst xmlns:c15="http://schemas.microsoft.com/office/drawing/2012/chart">
                      <c:ext xmlns:c15="http://schemas.microsoft.com/office/drawing/2012/chart" uri="{02D57815-91ED-43cb-92C2-25804820EDAC}">
                        <c15:formulaRef>
                          <c15:sqref>'CDIA Gráfico 24'!$E$4:$E$7</c15:sqref>
                        </c15:formulaRef>
                      </c:ext>
                    </c:extLst>
                    <c:numCache>
                      <c:formatCode>General</c:formatCode>
                      <c:ptCount val="4"/>
                    </c:numCache>
                  </c:numRef>
                </c:val>
                <c:extLst xmlns:c15="http://schemas.microsoft.com/office/drawing/2012/chart">
                  <c:ext xmlns:c16="http://schemas.microsoft.com/office/drawing/2014/chart" uri="{C3380CC4-5D6E-409C-BE32-E72D297353CC}">
                    <c16:uniqueId val="{00000005-EDF2-479E-804E-749C5A00D585}"/>
                  </c:ext>
                </c:extLst>
              </c15:ser>
            </c15:filteredBarSeries>
          </c:ext>
        </c:extLst>
      </c:barChart>
      <c:catAx>
        <c:axId val="631119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20144"/>
        <c:crosses val="autoZero"/>
        <c:auto val="1"/>
        <c:lblAlgn val="ctr"/>
        <c:lblOffset val="100"/>
        <c:noMultiLvlLbl val="0"/>
      </c:catAx>
      <c:valAx>
        <c:axId val="631120144"/>
        <c:scaling>
          <c:orientation val="minMax"/>
        </c:scaling>
        <c:delete val="1"/>
        <c:axPos val="b"/>
        <c:numFmt formatCode="General" sourceLinked="1"/>
        <c:majorTickMark val="none"/>
        <c:minorTickMark val="none"/>
        <c:tickLblPos val="nextTo"/>
        <c:crossAx val="631119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25'!$A$3:$A$9</c:f>
              <c:strCache>
                <c:ptCount val="7"/>
                <c:pt idx="0">
                  <c:v>Pisos especiais com relevos para sinalização voltados pessoa com deficiência visual</c:v>
                </c:pt>
                <c:pt idx="1">
                  <c:v>Suporte para leitores de telas de computador para pessoas com deficiência visual</c:v>
                </c:pt>
                <c:pt idx="2">
                  <c:v>Suporte de material em braile</c:v>
                </c:pt>
                <c:pt idx="3">
                  <c:v>Outras adaptações e tecnologias assistivas para deficiência física</c:v>
                </c:pt>
                <c:pt idx="4">
                  <c:v>Suporte de profissional com conhecimento em LIBRAS</c:v>
                </c:pt>
                <c:pt idx="5">
                  <c:v>Outras adaptações e tecnologias assistivas para deficiência intelectual e autismo.</c:v>
                </c:pt>
                <c:pt idx="6">
                  <c:v>Não há outras adaptações</c:v>
                </c:pt>
              </c:strCache>
            </c:strRef>
          </c:cat>
          <c:val>
            <c:numRef>
              <c:f>'CDIA Gráfico 25'!$B$3:$B$9</c:f>
              <c:numCache>
                <c:formatCode>General</c:formatCode>
                <c:ptCount val="7"/>
                <c:pt idx="0">
                  <c:v>126</c:v>
                </c:pt>
                <c:pt idx="1">
                  <c:v>166</c:v>
                </c:pt>
                <c:pt idx="2">
                  <c:v>251</c:v>
                </c:pt>
                <c:pt idx="3">
                  <c:v>354</c:v>
                </c:pt>
                <c:pt idx="4">
                  <c:v>380</c:v>
                </c:pt>
                <c:pt idx="5">
                  <c:v>393</c:v>
                </c:pt>
                <c:pt idx="6">
                  <c:v>519</c:v>
                </c:pt>
              </c:numCache>
            </c:numRef>
          </c:val>
          <c:extLst>
            <c:ext xmlns:c16="http://schemas.microsoft.com/office/drawing/2014/chart" uri="{C3380CC4-5D6E-409C-BE32-E72D297353CC}">
              <c16:uniqueId val="{00000000-C834-4398-8AB3-7E9817835D69}"/>
            </c:ext>
          </c:extLst>
        </c:ser>
        <c:dLbls>
          <c:dLblPos val="outEnd"/>
          <c:showLegendKey val="0"/>
          <c:showVal val="1"/>
          <c:showCatName val="0"/>
          <c:showSerName val="0"/>
          <c:showPercent val="0"/>
          <c:showBubbleSize val="0"/>
        </c:dLbls>
        <c:gapWidth val="182"/>
        <c:axId val="631122384"/>
        <c:axId val="631122944"/>
      </c:barChart>
      <c:catAx>
        <c:axId val="6311223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22944"/>
        <c:crosses val="autoZero"/>
        <c:auto val="1"/>
        <c:lblAlgn val="ctr"/>
        <c:lblOffset val="100"/>
        <c:noMultiLvlLbl val="0"/>
      </c:catAx>
      <c:valAx>
        <c:axId val="631122944"/>
        <c:scaling>
          <c:orientation val="minMax"/>
        </c:scaling>
        <c:delete val="1"/>
        <c:axPos val="b"/>
        <c:numFmt formatCode="General" sourceLinked="1"/>
        <c:majorTickMark val="none"/>
        <c:minorTickMark val="none"/>
        <c:tickLblPos val="nextTo"/>
        <c:crossAx val="631122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'CDIA Gráfico 26'!$B$4</c:f>
              <c:strCache>
                <c:ptCount val="1"/>
                <c:pt idx="0">
                  <c:v>Próprio</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26'!$A$5:$A$8</c:f>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deficiência e/ou mobilidade reduzida</c:v>
                </c:pt>
              </c:strCache>
            </c:strRef>
          </c:cat>
          <c:val>
            <c:numRef>
              <c:f>'CDIA Gráfico 26'!$B$5:$B$8</c:f>
              <c:numCache>
                <c:formatCode>0.0%</c:formatCode>
                <c:ptCount val="4"/>
                <c:pt idx="0">
                  <c:v>0.60987074030552291</c:v>
                </c:pt>
                <c:pt idx="1">
                  <c:v>0.63689776733254999</c:v>
                </c:pt>
                <c:pt idx="2">
                  <c:v>0.67450058754406583</c:v>
                </c:pt>
                <c:pt idx="3">
                  <c:v>0.70975323149236191</c:v>
                </c:pt>
              </c:numCache>
            </c:numRef>
          </c:val>
          <c:extLst>
            <c:ext xmlns:c16="http://schemas.microsoft.com/office/drawing/2014/chart" uri="{C3380CC4-5D6E-409C-BE32-E72D297353CC}">
              <c16:uniqueId val="{00000000-835C-4909-8009-0E4A82A300D2}"/>
            </c:ext>
          </c:extLst>
        </c:ser>
        <c:ser>
          <c:idx val="1"/>
          <c:order val="1"/>
          <c:tx>
            <c:strRef>
              <c:f>'CDIA Gráfico 26'!$C$4</c:f>
              <c:strCache>
                <c:ptCount val="1"/>
                <c:pt idx="0">
                  <c:v>Alugado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26'!$A$5:$A$8</c:f>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deficiência e/ou mobilidade reduzida</c:v>
                </c:pt>
              </c:strCache>
            </c:strRef>
          </c:cat>
          <c:val>
            <c:numRef>
              <c:f>'CDIA Gráfico 26'!$C$5:$C$8</c:f>
              <c:numCache>
                <c:formatCode>0.0%</c:formatCode>
                <c:ptCount val="4"/>
                <c:pt idx="0">
                  <c:v>0.29850746268656714</c:v>
                </c:pt>
                <c:pt idx="1">
                  <c:v>0.29850746268656714</c:v>
                </c:pt>
                <c:pt idx="2">
                  <c:v>0.34825870646766172</c:v>
                </c:pt>
                <c:pt idx="3">
                  <c:v>0.36815920398009949</c:v>
                </c:pt>
              </c:numCache>
            </c:numRef>
          </c:val>
          <c:extLst>
            <c:ext xmlns:c16="http://schemas.microsoft.com/office/drawing/2014/chart" uri="{C3380CC4-5D6E-409C-BE32-E72D297353CC}">
              <c16:uniqueId val="{00000001-835C-4909-8009-0E4A82A300D2}"/>
            </c:ext>
          </c:extLst>
        </c:ser>
        <c:ser>
          <c:idx val="2"/>
          <c:order val="2"/>
          <c:tx>
            <c:strRef>
              <c:f>'CDIA Gráfico 26'!$D$4</c:f>
              <c:strCache>
                <c:ptCount val="1"/>
                <c:pt idx="0">
                  <c:v>Cedido</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26'!$A$5:$A$8</c:f>
              <c:strCache>
                <c:ptCount val="4"/>
                <c:pt idx="0">
                  <c:v>Acesso principal adaptado com rampas e rota acessível desde a calçada até a recepção no interior da unidade</c:v>
                </c:pt>
                <c:pt idx="1">
                  <c:v>Rota acessível aos espaços da Unidade</c:v>
                </c:pt>
                <c:pt idx="2">
                  <c:v>Rota acessível ao banheiro</c:v>
                </c:pt>
                <c:pt idx="3">
                  <c:v>Banheiro adaptado para pessoas com deficiência e/ou mobilidade reduzida</c:v>
                </c:pt>
              </c:strCache>
            </c:strRef>
          </c:cat>
          <c:val>
            <c:numRef>
              <c:f>'CDIA Gráfico 26'!$D$5:$D$8</c:f>
              <c:numCache>
                <c:formatCode>0.0%</c:formatCode>
                <c:ptCount val="4"/>
                <c:pt idx="0">
                  <c:v>0.54646840148698883</c:v>
                </c:pt>
                <c:pt idx="1">
                  <c:v>0.56133828996282531</c:v>
                </c:pt>
                <c:pt idx="2">
                  <c:v>0.61710037174721188</c:v>
                </c:pt>
                <c:pt idx="3">
                  <c:v>0.65427509293680297</c:v>
                </c:pt>
              </c:numCache>
            </c:numRef>
          </c:val>
          <c:extLst>
            <c:ext xmlns:c16="http://schemas.microsoft.com/office/drawing/2014/chart" uri="{C3380CC4-5D6E-409C-BE32-E72D297353CC}">
              <c16:uniqueId val="{00000002-835C-4909-8009-0E4A82A300D2}"/>
            </c:ext>
          </c:extLst>
        </c:ser>
        <c:dLbls>
          <c:dLblPos val="ctr"/>
          <c:showLegendKey val="0"/>
          <c:showVal val="1"/>
          <c:showCatName val="0"/>
          <c:showSerName val="0"/>
          <c:showPercent val="0"/>
          <c:showBubbleSize val="0"/>
        </c:dLbls>
        <c:gapWidth val="150"/>
        <c:axId val="631126304"/>
        <c:axId val="631126864"/>
      </c:barChart>
      <c:catAx>
        <c:axId val="631126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26864"/>
        <c:crosses val="autoZero"/>
        <c:auto val="1"/>
        <c:lblAlgn val="ctr"/>
        <c:lblOffset val="100"/>
        <c:noMultiLvlLbl val="0"/>
      </c:catAx>
      <c:valAx>
        <c:axId val="631126864"/>
        <c:scaling>
          <c:orientation val="minMax"/>
        </c:scaling>
        <c:delete val="1"/>
        <c:axPos val="b"/>
        <c:numFmt formatCode="0.0%" sourceLinked="1"/>
        <c:majorTickMark val="none"/>
        <c:minorTickMark val="none"/>
        <c:tickLblPos val="nextTo"/>
        <c:crossAx val="63112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'CDIA Gráfico 27'!$B$3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27'!$A$4:$A$7</c:f>
              <c:strCache>
                <c:ptCount val="4"/>
                <c:pt idx="0">
                  <c:v>Criança/Adolescentes com deficiência e com algum grau de dependência</c:v>
                </c:pt>
                <c:pt idx="1">
                  <c:v>Adultos com deficiência e com algum grau de dependência</c:v>
                </c:pt>
                <c:pt idx="2">
                  <c:v>Idosos com deficiência</c:v>
                </c:pt>
                <c:pt idx="3">
                  <c:v>Idosos com algum grau de dependência (sem deficiência)</c:v>
                </c:pt>
              </c:strCache>
            </c:strRef>
          </c:cat>
          <c:val>
            <c:numRef>
              <c:f>'CDIA Gráfico 27'!$B$4:$B$7</c:f>
              <c:numCache>
                <c:formatCode>0.0%</c:formatCode>
                <c:ptCount val="4"/>
                <c:pt idx="0">
                  <c:v>0.86199999999999999</c:v>
                </c:pt>
                <c:pt idx="1">
                  <c:v>0.82799999999999996</c:v>
                </c:pt>
                <c:pt idx="2">
                  <c:v>0.46800000000000003</c:v>
                </c:pt>
                <c:pt idx="3">
                  <c:v>0.16900000000000001</c:v>
                </c:pt>
              </c:numCache>
            </c:numRef>
          </c:val>
          <c:extLst>
            <c:ext xmlns:c16="http://schemas.microsoft.com/office/drawing/2014/chart" uri="{C3380CC4-5D6E-409C-BE32-E72D297353CC}">
              <c16:uniqueId val="{00000000-CDFE-4273-8357-D89E176A32AF}"/>
            </c:ext>
          </c:extLst>
        </c:ser>
        <c:ser>
          <c:idx val="1"/>
          <c:order val="1"/>
          <c:tx>
            <c:strRef>
              <c:f>'CDIA Gráfico 27'!$C$3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27'!$A$4:$A$7</c:f>
              <c:strCache>
                <c:ptCount val="4"/>
                <c:pt idx="0">
                  <c:v>Criança/Adolescentes com deficiência e com algum grau de dependência</c:v>
                </c:pt>
                <c:pt idx="1">
                  <c:v>Adultos com deficiência e com algum grau de dependência</c:v>
                </c:pt>
                <c:pt idx="2">
                  <c:v>Idosos com deficiência</c:v>
                </c:pt>
                <c:pt idx="3">
                  <c:v>Idosos com algum grau de dependência (sem deficiência)</c:v>
                </c:pt>
              </c:strCache>
            </c:strRef>
          </c:cat>
          <c:val>
            <c:numRef>
              <c:f>'CDIA Gráfico 27'!$C$4:$C$7</c:f>
              <c:numCache>
                <c:formatCode>0.0%</c:formatCode>
                <c:ptCount val="4"/>
                <c:pt idx="0">
                  <c:v>0.82499999999999996</c:v>
                </c:pt>
                <c:pt idx="1">
                  <c:v>0.80400000000000005</c:v>
                </c:pt>
                <c:pt idx="2">
                  <c:v>0.47099999999999997</c:v>
                </c:pt>
                <c:pt idx="3">
                  <c:v>0.193</c:v>
                </c:pt>
              </c:numCache>
            </c:numRef>
          </c:val>
          <c:extLst>
            <c:ext xmlns:c16="http://schemas.microsoft.com/office/drawing/2014/chart" uri="{C3380CC4-5D6E-409C-BE32-E72D297353CC}">
              <c16:uniqueId val="{00000001-CDFE-4273-8357-D89E176A32AF}"/>
            </c:ext>
          </c:extLst>
        </c:ser>
        <c:dLbls>
          <c:dLblPos val="inEnd"/>
          <c:showLegendKey val="0"/>
          <c:showVal val="1"/>
          <c:showCatName val="0"/>
          <c:showSerName val="0"/>
          <c:showPercent val="0"/>
          <c:showBubbleSize val="0"/>
        </c:dLbls>
        <c:gapWidth val="182"/>
        <c:axId val="631129664"/>
        <c:axId val="631130224"/>
      </c:barChart>
      <c:catAx>
        <c:axId val="631129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30224"/>
        <c:crosses val="autoZero"/>
        <c:auto val="1"/>
        <c:lblAlgn val="ctr"/>
        <c:lblOffset val="100"/>
        <c:noMultiLvlLbl val="0"/>
      </c:catAx>
      <c:valAx>
        <c:axId val="631130224"/>
        <c:scaling>
          <c:orientation val="minMax"/>
        </c:scaling>
        <c:delete val="1"/>
        <c:axPos val="b"/>
        <c:numFmt formatCode="0.0%" sourceLinked="1"/>
        <c:majorTickMark val="none"/>
        <c:minorTickMark val="none"/>
        <c:tickLblPos val="nextTo"/>
        <c:crossAx val="631129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7585931254996003E-2"/>
          <c:y val="3.4669551852819107E-2"/>
          <c:w val="0.96482813749000795"/>
          <c:h val="0.77147819827197628"/>
        </c:manualLayout>
      </c:layout>
      <c:barChart>
        <c:barDir val="col"/>
        <c:grouping val="clustered"/>
        <c:varyColors val="0"/>
        <c:ser>
          <c:idx val="0"/>
          <c:order val="0"/>
          <c:tx>
            <c:strRef>
              <c:f>'UNACOL Gráfico 28'!$A$4</c:f>
              <c:strCache>
                <c:ptCount val="1"/>
                <c:pt idx="0">
                  <c:v>Norte</c:v>
                </c:pt>
              </c:strCache>
            </c:strRef>
          </c:tx>
          <c:spPr>
            <a:solidFill>
              <a:schemeClr val="accent1">
                <a:shade val="5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28'!$B$4:$F$4</c:f>
              <c:numCache>
                <c:formatCode>#,##0</c:formatCode>
                <c:ptCount val="5"/>
                <c:pt idx="0">
                  <c:v>163</c:v>
                </c:pt>
                <c:pt idx="1">
                  <c:v>171</c:v>
                </c:pt>
                <c:pt idx="2">
                  <c:v>203</c:v>
                </c:pt>
                <c:pt idx="3">
                  <c:v>209</c:v>
                </c:pt>
                <c:pt idx="4">
                  <c:v>216</c:v>
                </c:pt>
              </c:numCache>
            </c:numRef>
          </c:val>
          <c:extLst>
            <c:ext xmlns:c16="http://schemas.microsoft.com/office/drawing/2014/chart" uri="{C3380CC4-5D6E-409C-BE32-E72D297353CC}">
              <c16:uniqueId val="{00000000-3D4D-435B-A4CB-0B32CE132212}"/>
            </c:ext>
          </c:extLst>
        </c:ser>
        <c:ser>
          <c:idx val="1"/>
          <c:order val="1"/>
          <c:tx>
            <c:strRef>
              <c:f>'UNACOL Gráfico 28'!$A$5</c:f>
              <c:strCache>
                <c:ptCount val="1"/>
                <c:pt idx="0">
                  <c:v>Nordeste</c:v>
                </c:pt>
              </c:strCache>
            </c:strRef>
          </c:tx>
          <c:spPr>
            <a:solidFill>
              <a:schemeClr val="accent1">
                <a:shade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28'!$B$5:$F$5</c:f>
              <c:numCache>
                <c:formatCode>#,##0</c:formatCode>
                <c:ptCount val="5"/>
                <c:pt idx="0">
                  <c:v>527</c:v>
                </c:pt>
                <c:pt idx="1">
                  <c:v>483</c:v>
                </c:pt>
                <c:pt idx="2">
                  <c:v>611</c:v>
                </c:pt>
                <c:pt idx="3">
                  <c:v>686</c:v>
                </c:pt>
                <c:pt idx="4">
                  <c:v>731</c:v>
                </c:pt>
              </c:numCache>
            </c:numRef>
          </c:val>
          <c:extLst>
            <c:ext xmlns:c16="http://schemas.microsoft.com/office/drawing/2014/chart" uri="{C3380CC4-5D6E-409C-BE32-E72D297353CC}">
              <c16:uniqueId val="{00000001-3D4D-435B-A4CB-0B32CE132212}"/>
            </c:ext>
          </c:extLst>
        </c:ser>
        <c:ser>
          <c:idx val="2"/>
          <c:order val="2"/>
          <c:tx>
            <c:strRef>
              <c:f>'UNACOL Gráfico 28'!$A$6</c:f>
              <c:strCache>
                <c:ptCount val="1"/>
                <c:pt idx="0">
                  <c:v>Sudeste</c:v>
                </c:pt>
              </c:strCache>
            </c:strRef>
          </c:tx>
          <c:spPr>
            <a:solidFill>
              <a:schemeClr val="accent1">
                <a:shade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28'!$B$6:$F$6</c:f>
              <c:numCache>
                <c:formatCode>#,##0</c:formatCode>
                <c:ptCount val="5"/>
                <c:pt idx="0">
                  <c:v>2273</c:v>
                </c:pt>
                <c:pt idx="1">
                  <c:v>2315</c:v>
                </c:pt>
                <c:pt idx="2">
                  <c:v>2739</c:v>
                </c:pt>
                <c:pt idx="3">
                  <c:v>2864</c:v>
                </c:pt>
                <c:pt idx="4">
                  <c:v>2990</c:v>
                </c:pt>
              </c:numCache>
            </c:numRef>
          </c:val>
          <c:extLst>
            <c:ext xmlns:c16="http://schemas.microsoft.com/office/drawing/2014/chart" uri="{C3380CC4-5D6E-409C-BE32-E72D297353CC}">
              <c16:uniqueId val="{00000002-3D4D-435B-A4CB-0B32CE132212}"/>
            </c:ext>
          </c:extLst>
        </c:ser>
        <c:ser>
          <c:idx val="3"/>
          <c:order val="3"/>
          <c:tx>
            <c:strRef>
              <c:f>'UNACOL Gráfico 28'!$A$7</c:f>
              <c:strCache>
                <c:ptCount val="1"/>
                <c:pt idx="0">
                  <c:v>Sul</c:v>
                </c:pt>
              </c:strCache>
            </c:strRef>
          </c:tx>
          <c:spPr>
            <a:solidFill>
              <a:schemeClr val="accent1">
                <a:tint val="9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28'!$B$7:$F$7</c:f>
              <c:numCache>
                <c:formatCode>#,##0</c:formatCode>
                <c:ptCount val="5"/>
                <c:pt idx="0">
                  <c:v>999</c:v>
                </c:pt>
                <c:pt idx="1">
                  <c:v>1053</c:v>
                </c:pt>
                <c:pt idx="2">
                  <c:v>1145</c:v>
                </c:pt>
                <c:pt idx="3">
                  <c:v>1173</c:v>
                </c:pt>
                <c:pt idx="4">
                  <c:v>1186</c:v>
                </c:pt>
              </c:numCache>
            </c:numRef>
          </c:val>
          <c:extLst>
            <c:ext xmlns:c16="http://schemas.microsoft.com/office/drawing/2014/chart" uri="{C3380CC4-5D6E-409C-BE32-E72D297353CC}">
              <c16:uniqueId val="{00000003-3D4D-435B-A4CB-0B32CE132212}"/>
            </c:ext>
          </c:extLst>
        </c:ser>
        <c:ser>
          <c:idx val="4"/>
          <c:order val="4"/>
          <c:tx>
            <c:strRef>
              <c:f>'UNACOL Gráfico 28'!$A$8</c:f>
              <c:strCache>
                <c:ptCount val="1"/>
                <c:pt idx="0">
                  <c:v>Centro-Oeste</c:v>
                </c:pt>
              </c:strCache>
            </c:strRef>
          </c:tx>
          <c:spPr>
            <a:solidFill>
              <a:schemeClr val="accent1">
                <a:tint val="70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28'!$B$8:$F$8</c:f>
              <c:numCache>
                <c:formatCode>#,##0</c:formatCode>
                <c:ptCount val="5"/>
                <c:pt idx="0">
                  <c:v>398</c:v>
                </c:pt>
                <c:pt idx="1">
                  <c:v>401</c:v>
                </c:pt>
                <c:pt idx="2">
                  <c:v>486</c:v>
                </c:pt>
                <c:pt idx="3">
                  <c:v>488</c:v>
                </c:pt>
                <c:pt idx="4">
                  <c:v>491</c:v>
                </c:pt>
              </c:numCache>
            </c:numRef>
          </c:val>
          <c:extLst>
            <c:ext xmlns:c16="http://schemas.microsoft.com/office/drawing/2014/chart" uri="{C3380CC4-5D6E-409C-BE32-E72D297353CC}">
              <c16:uniqueId val="{00000004-3D4D-435B-A4CB-0B32CE132212}"/>
            </c:ext>
          </c:extLst>
        </c:ser>
        <c:dLbls>
          <c:showLegendKey val="0"/>
          <c:showVal val="1"/>
          <c:showCatName val="0"/>
          <c:showSerName val="0"/>
          <c:showPercent val="0"/>
          <c:showBubbleSize val="0"/>
        </c:dLbls>
        <c:gapWidth val="219"/>
        <c:axId val="631135264"/>
        <c:axId val="631135824"/>
      </c:barChart>
      <c:lineChart>
        <c:grouping val="stacked"/>
        <c:varyColors val="0"/>
        <c:ser>
          <c:idx val="5"/>
          <c:order val="5"/>
          <c:tx>
            <c:strRef>
              <c:f>'UNACOL Gráfico 28'!$A$9</c:f>
              <c:strCache>
                <c:ptCount val="1"/>
                <c:pt idx="0">
                  <c:v>Brasil</c:v>
                </c:pt>
              </c:strCache>
            </c:strRef>
          </c:tx>
          <c:spPr>
            <a:ln w="28575" cap="rnd">
              <a:solidFill>
                <a:schemeClr val="accent1">
                  <a:tint val="50000"/>
                </a:schemeClr>
              </a:solidFill>
              <a:round/>
            </a:ln>
            <a:effectLst/>
          </c:spPr>
          <c:marker>
            <c:symbol val="circle"/>
            <c:size val="5"/>
            <c:spPr>
              <a:solidFill>
                <a:schemeClr val="accent1">
                  <a:tint val="50000"/>
                </a:schemeClr>
              </a:solidFill>
              <a:ln w="9525">
                <a:solidFill>
                  <a:schemeClr val="accent1">
                    <a:tint val="50000"/>
                  </a:schemeClr>
                </a:solidFill>
              </a:ln>
              <a:effectLst/>
            </c:spPr>
          </c:marker>
          <c:dLbls>
            <c:dLbl>
              <c:idx val="0"/>
              <c:layout>
                <c:manualLayout>
                  <c:x val="-1.9184652278177474E-2"/>
                  <c:y val="-3.75586811738873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4D-435B-A4CB-0B32CE132212}"/>
                </c:ext>
              </c:extLst>
            </c:dLbl>
            <c:dLbl>
              <c:idx val="1"/>
              <c:layout>
                <c:manualLayout>
                  <c:x val="-2.8776978417266189E-2"/>
                  <c:y val="-4.33369398160238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D4D-435B-A4CB-0B32CE132212}"/>
                </c:ext>
              </c:extLst>
            </c:dLbl>
            <c:dLbl>
              <c:idx val="2"/>
              <c:layout>
                <c:manualLayout>
                  <c:x val="-3.0375699440447643E-2"/>
                  <c:y val="-4.62260691370921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D4D-435B-A4CB-0B32CE132212}"/>
                </c:ext>
              </c:extLst>
            </c:dLbl>
            <c:dLbl>
              <c:idx val="3"/>
              <c:layout>
                <c:manualLayout>
                  <c:x val="-3.8369304556354913E-2"/>
                  <c:y val="-5.4893457100296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D4D-435B-A4CB-0B32CE132212}"/>
                </c:ext>
              </c:extLst>
            </c:dLbl>
            <c:dLbl>
              <c:idx val="4"/>
              <c:layout>
                <c:manualLayout>
                  <c:x val="-3.3573141486810669E-2"/>
                  <c:y val="-4.33369398160238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D4D-435B-A4CB-0B32CE132212}"/>
                </c:ext>
              </c:extLst>
            </c:dLbl>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'UNACOL Gráfico 28'!$B$3:$F$3</c:f>
              <c:numCache>
                <c:formatCode>General</c:formatCode>
                <c:ptCount val="5"/>
                <c:pt idx="0">
                  <c:v>2012</c:v>
                </c:pt>
                <c:pt idx="1">
                  <c:v>2013</c:v>
                </c:pt>
                <c:pt idx="2">
                  <c:v>2014</c:v>
                </c:pt>
                <c:pt idx="3">
                  <c:v>2015</c:v>
                </c:pt>
                <c:pt idx="4">
                  <c:v>2016</c:v>
                </c:pt>
              </c:numCache>
            </c:numRef>
          </c:cat>
          <c:val>
            <c:numRef>
              <c:f>'UNACOL Gráfico 28'!$B$9:$F$9</c:f>
              <c:numCache>
                <c:formatCode>#,##0</c:formatCode>
                <c:ptCount val="5"/>
                <c:pt idx="0">
                  <c:v>4360</c:v>
                </c:pt>
                <c:pt idx="1">
                  <c:v>4423</c:v>
                </c:pt>
                <c:pt idx="2">
                  <c:v>5184</c:v>
                </c:pt>
                <c:pt idx="3">
                  <c:v>5420</c:v>
                </c:pt>
                <c:pt idx="4">
                  <c:v>5614</c:v>
                </c:pt>
              </c:numCache>
            </c:numRef>
          </c:val>
          <c:smooth val="0"/>
          <c:extLst>
            <c:ext xmlns:c16="http://schemas.microsoft.com/office/drawing/2014/chart" uri="{C3380CC4-5D6E-409C-BE32-E72D297353CC}">
              <c16:uniqueId val="{0000000A-3D4D-435B-A4CB-0B32CE132212}"/>
            </c:ext>
          </c:extLst>
        </c:ser>
        <c:dLbls>
          <c:showLegendKey val="0"/>
          <c:showVal val="1"/>
          <c:showCatName val="0"/>
          <c:showSerName val="0"/>
          <c:showPercent val="0"/>
          <c:showBubbleSize val="0"/>
        </c:dLbls>
        <c:marker val="1"/>
        <c:smooth val="0"/>
        <c:axId val="631136944"/>
        <c:axId val="631136384"/>
      </c:lineChart>
      <c:catAx>
        <c:axId val="631135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35824"/>
        <c:crosses val="autoZero"/>
        <c:auto val="1"/>
        <c:lblAlgn val="ctr"/>
        <c:lblOffset val="100"/>
        <c:noMultiLvlLbl val="0"/>
      </c:catAx>
      <c:valAx>
        <c:axId val="631135824"/>
        <c:scaling>
          <c:orientation val="minMax"/>
        </c:scaling>
        <c:delete val="1"/>
        <c:axPos val="l"/>
        <c:numFmt formatCode="#,##0" sourceLinked="1"/>
        <c:majorTickMark val="none"/>
        <c:minorTickMark val="none"/>
        <c:tickLblPos val="nextTo"/>
        <c:crossAx val="631135264"/>
        <c:crosses val="autoZero"/>
        <c:crossBetween val="between"/>
      </c:valAx>
      <c:valAx>
        <c:axId val="631136384"/>
        <c:scaling>
          <c:orientation val="minMax"/>
        </c:scaling>
        <c:delete val="1"/>
        <c:axPos val="r"/>
        <c:numFmt formatCode="#,##0" sourceLinked="1"/>
        <c:majorTickMark val="out"/>
        <c:minorTickMark val="none"/>
        <c:tickLblPos val="nextTo"/>
        <c:crossAx val="631136944"/>
        <c:crosses val="max"/>
        <c:crossBetween val="between"/>
      </c:valAx>
      <c:catAx>
        <c:axId val="631136944"/>
        <c:scaling>
          <c:orientation val="minMax"/>
        </c:scaling>
        <c:delete val="1"/>
        <c:axPos val="b"/>
        <c:numFmt formatCode="General" sourceLinked="1"/>
        <c:majorTickMark val="out"/>
        <c:minorTickMark val="none"/>
        <c:tickLblPos val="nextTo"/>
        <c:crossAx val="631136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'UNACOL Gráfico 29'!$A$4</c:f>
              <c:strCache>
                <c:ptCount val="1"/>
                <c:pt idx="0">
                  <c:v>Não Governamental</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29'!$B$3:$F$3</c:f>
              <c:numCache>
                <c:formatCode>General</c:formatCode>
                <c:ptCount val="5"/>
                <c:pt idx="0">
                  <c:v>2012</c:v>
                </c:pt>
                <c:pt idx="1">
                  <c:v>2013</c:v>
                </c:pt>
                <c:pt idx="2">
                  <c:v>2014</c:v>
                </c:pt>
                <c:pt idx="3">
                  <c:v>2015</c:v>
                </c:pt>
                <c:pt idx="4">
                  <c:v>2016</c:v>
                </c:pt>
              </c:numCache>
            </c:numRef>
          </c:cat>
          <c:val>
            <c:numRef>
              <c:f>'UNACOL Gráfico 29'!$B$4:$F$4</c:f>
              <c:numCache>
                <c:formatCode>0.0%</c:formatCode>
                <c:ptCount val="5"/>
                <c:pt idx="0">
                  <c:v>0.66400000000000003</c:v>
                </c:pt>
                <c:pt idx="1">
                  <c:v>0.64600000000000002</c:v>
                </c:pt>
                <c:pt idx="2">
                  <c:v>0.65300000000000002</c:v>
                </c:pt>
                <c:pt idx="3">
                  <c:v>0.64200000000000002</c:v>
                </c:pt>
                <c:pt idx="4">
                  <c:v>0.64700000000000002</c:v>
                </c:pt>
              </c:numCache>
            </c:numRef>
          </c:val>
          <c:extLst>
            <c:ext xmlns:c16="http://schemas.microsoft.com/office/drawing/2014/chart" uri="{C3380CC4-5D6E-409C-BE32-E72D297353CC}">
              <c16:uniqueId val="{00000000-CEBE-42B8-A3D7-6F7A573FA070}"/>
            </c:ext>
          </c:extLst>
        </c:ser>
        <c:ser>
          <c:idx val="1"/>
          <c:order val="1"/>
          <c:tx>
            <c:strRef>
              <c:f>'UNACOL Gráfico 29'!$A$5</c:f>
              <c:strCache>
                <c:ptCount val="1"/>
                <c:pt idx="0">
                  <c:v>Governamental</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29'!$B$3:$F$3</c:f>
              <c:numCache>
                <c:formatCode>General</c:formatCode>
                <c:ptCount val="5"/>
                <c:pt idx="0">
                  <c:v>2012</c:v>
                </c:pt>
                <c:pt idx="1">
                  <c:v>2013</c:v>
                </c:pt>
                <c:pt idx="2">
                  <c:v>2014</c:v>
                </c:pt>
                <c:pt idx="3">
                  <c:v>2015</c:v>
                </c:pt>
                <c:pt idx="4">
                  <c:v>2016</c:v>
                </c:pt>
              </c:numCache>
            </c:numRef>
          </c:cat>
          <c:val>
            <c:numRef>
              <c:f>'UNACOL Gráfico 29'!$B$5:$F$5</c:f>
              <c:numCache>
                <c:formatCode>0.0%</c:formatCode>
                <c:ptCount val="5"/>
                <c:pt idx="0">
                  <c:v>0.33500000000000002</c:v>
                </c:pt>
                <c:pt idx="1">
                  <c:v>0.35399999999999998</c:v>
                </c:pt>
                <c:pt idx="2">
                  <c:v>0.34699999999999998</c:v>
                </c:pt>
                <c:pt idx="3">
                  <c:v>0.35799999999999998</c:v>
                </c:pt>
                <c:pt idx="4">
                  <c:v>0.35299999999999998</c:v>
                </c:pt>
              </c:numCache>
            </c:numRef>
          </c:val>
          <c:extLst>
            <c:ext xmlns:c16="http://schemas.microsoft.com/office/drawing/2014/chart" uri="{C3380CC4-5D6E-409C-BE32-E72D297353CC}">
              <c16:uniqueId val="{00000001-CEBE-42B8-A3D7-6F7A573FA070}"/>
            </c:ext>
          </c:extLst>
        </c:ser>
        <c:dLbls>
          <c:dLblPos val="ctr"/>
          <c:showLegendKey val="0"/>
          <c:showVal val="1"/>
          <c:showCatName val="0"/>
          <c:showSerName val="0"/>
          <c:showPercent val="0"/>
          <c:showBubbleSize val="0"/>
        </c:dLbls>
        <c:gapWidth val="150"/>
        <c:overlap val="100"/>
        <c:axId val="631139744"/>
        <c:axId val="631140304"/>
      </c:barChart>
      <c:catAx>
        <c:axId val="6311397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31140304"/>
        <c:crosses val="autoZero"/>
        <c:auto val="1"/>
        <c:lblAlgn val="ctr"/>
        <c:lblOffset val="100"/>
        <c:noMultiLvlLbl val="0"/>
      </c:catAx>
      <c:valAx>
        <c:axId val="631140304"/>
        <c:scaling>
          <c:orientation val="minMax"/>
        </c:scaling>
        <c:delete val="1"/>
        <c:axPos val="l"/>
        <c:numFmt formatCode="0.0%" sourceLinked="1"/>
        <c:majorTickMark val="out"/>
        <c:minorTickMark val="none"/>
        <c:tickLblPos val="nextTo"/>
        <c:crossAx val="63113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'Gráfico GM 5'!$A$5</c:f>
              <c:strCache>
                <c:ptCount val="1"/>
                <c:pt idx="0">
                  <c:v>Prefeito</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GM 5'!$B$4:$F$4</c:f>
              <c:numCache>
                <c:formatCode>General</c:formatCode>
                <c:ptCount val="5"/>
                <c:pt idx="0">
                  <c:v>2012</c:v>
                </c:pt>
                <c:pt idx="1">
                  <c:v>2013</c:v>
                </c:pt>
                <c:pt idx="2">
                  <c:v>2014</c:v>
                </c:pt>
                <c:pt idx="3">
                  <c:v>2015</c:v>
                </c:pt>
                <c:pt idx="4">
                  <c:v>2016</c:v>
                </c:pt>
              </c:numCache>
            </c:numRef>
          </c:cat>
          <c:val>
            <c:numRef>
              <c:f>'Gráfico GM 5'!$B$5:$F$5</c:f>
              <c:numCache>
                <c:formatCode>0.0%</c:formatCode>
                <c:ptCount val="5"/>
                <c:pt idx="0">
                  <c:v>0.39600000000000002</c:v>
                </c:pt>
                <c:pt idx="1">
                  <c:v>0.28499999999999998</c:v>
                </c:pt>
                <c:pt idx="2">
                  <c:v>0.26800000000000002</c:v>
                </c:pt>
                <c:pt idx="3">
                  <c:v>0.25054545454545457</c:v>
                </c:pt>
                <c:pt idx="4">
                  <c:v>0.23700054734537493</c:v>
                </c:pt>
              </c:numCache>
            </c:numRef>
          </c:val>
          <c:extLst>
            <c:ext xmlns:c16="http://schemas.microsoft.com/office/drawing/2014/chart" uri="{C3380CC4-5D6E-409C-BE32-E72D297353CC}">
              <c16:uniqueId val="{00000000-C6E2-4098-8A70-DAA41F5535A2}"/>
            </c:ext>
          </c:extLst>
        </c:ser>
        <c:ser>
          <c:idx val="1"/>
          <c:order val="1"/>
          <c:tx>
            <c:strRef>
              <c:f>'Gráfico GM 5'!$A$6</c:f>
              <c:strCache>
                <c:ptCount val="1"/>
                <c:pt idx="0">
                  <c:v>Secretário(a) Municipal de Assistência Social</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GM 5'!$B$4:$F$4</c:f>
              <c:numCache>
                <c:formatCode>General</c:formatCode>
                <c:ptCount val="5"/>
                <c:pt idx="0">
                  <c:v>2012</c:v>
                </c:pt>
                <c:pt idx="1">
                  <c:v>2013</c:v>
                </c:pt>
                <c:pt idx="2">
                  <c:v>2014</c:v>
                </c:pt>
                <c:pt idx="3">
                  <c:v>2015</c:v>
                </c:pt>
                <c:pt idx="4">
                  <c:v>2016</c:v>
                </c:pt>
              </c:numCache>
            </c:numRef>
          </c:cat>
          <c:val>
            <c:numRef>
              <c:f>'Gráfico GM 5'!$B$6:$F$6</c:f>
              <c:numCache>
                <c:formatCode>0.0%</c:formatCode>
                <c:ptCount val="5"/>
                <c:pt idx="0">
                  <c:v>0.52900000000000003</c:v>
                </c:pt>
                <c:pt idx="1">
                  <c:v>0.64300000000000002</c:v>
                </c:pt>
                <c:pt idx="2">
                  <c:v>0.67800000000000005</c:v>
                </c:pt>
                <c:pt idx="3">
                  <c:v>0.69072727272727275</c:v>
                </c:pt>
                <c:pt idx="4">
                  <c:v>0.69293924466338264</c:v>
                </c:pt>
              </c:numCache>
            </c:numRef>
          </c:val>
          <c:extLst>
            <c:ext xmlns:c16="http://schemas.microsoft.com/office/drawing/2014/chart" uri="{C3380CC4-5D6E-409C-BE32-E72D297353CC}">
              <c16:uniqueId val="{00000001-C6E2-4098-8A70-DAA41F5535A2}"/>
            </c:ext>
          </c:extLst>
        </c:ser>
        <c:ser>
          <c:idx val="2"/>
          <c:order val="2"/>
          <c:tx>
            <c:strRef>
              <c:f>'Gráfico GM 5'!$A$7</c:f>
              <c:strCache>
                <c:ptCount val="1"/>
                <c:pt idx="0">
                  <c:v>Outro funcionário da Secretaria de Assistência Social</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GM 5'!$B$4:$F$4</c:f>
              <c:numCache>
                <c:formatCode>General</c:formatCode>
                <c:ptCount val="5"/>
                <c:pt idx="0">
                  <c:v>2012</c:v>
                </c:pt>
                <c:pt idx="1">
                  <c:v>2013</c:v>
                </c:pt>
                <c:pt idx="2">
                  <c:v>2014</c:v>
                </c:pt>
                <c:pt idx="3">
                  <c:v>2015</c:v>
                </c:pt>
                <c:pt idx="4">
                  <c:v>2016</c:v>
                </c:pt>
              </c:numCache>
            </c:numRef>
          </c:cat>
          <c:val>
            <c:numRef>
              <c:f>'Gráfico GM 5'!$B$7:$F$7</c:f>
              <c:numCache>
                <c:formatCode>0.0%</c:formatCode>
                <c:ptCount val="5"/>
                <c:pt idx="0">
                  <c:v>2.1000000000000001E-2</c:v>
                </c:pt>
                <c:pt idx="1">
                  <c:v>2.1000000000000001E-2</c:v>
                </c:pt>
                <c:pt idx="2">
                  <c:v>1.7000000000000001E-2</c:v>
                </c:pt>
                <c:pt idx="3">
                  <c:v>1.8545454545454546E-2</c:v>
                </c:pt>
                <c:pt idx="4">
                  <c:v>2.4265644955300127E-2</c:v>
                </c:pt>
              </c:numCache>
            </c:numRef>
          </c:val>
          <c:extLst>
            <c:ext xmlns:c16="http://schemas.microsoft.com/office/drawing/2014/chart" uri="{C3380CC4-5D6E-409C-BE32-E72D297353CC}">
              <c16:uniqueId val="{00000002-C6E2-4098-8A70-DAA41F5535A2}"/>
            </c:ext>
          </c:extLst>
        </c:ser>
        <c:ser>
          <c:idx val="3"/>
          <c:order val="3"/>
          <c:tx>
            <c:strRef>
              <c:f>'Gráfico GM 5'!$A$8</c:f>
              <c:strCache>
                <c:ptCount val="1"/>
                <c:pt idx="0">
                  <c:v>Secretário ou técnico de outra área</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'Gráfico GM 5'!$B$4:$F$4</c:f>
              <c:numCache>
                <c:formatCode>General</c:formatCode>
                <c:ptCount val="5"/>
                <c:pt idx="0">
                  <c:v>2012</c:v>
                </c:pt>
                <c:pt idx="1">
                  <c:v>2013</c:v>
                </c:pt>
                <c:pt idx="2">
                  <c:v>2014</c:v>
                </c:pt>
                <c:pt idx="3">
                  <c:v>2015</c:v>
                </c:pt>
                <c:pt idx="4">
                  <c:v>2016</c:v>
                </c:pt>
              </c:numCache>
            </c:numRef>
          </c:cat>
          <c:val>
            <c:numRef>
              <c:f>'Gráfico GM 5'!$B$8:$F$8</c:f>
              <c:numCache>
                <c:formatCode>0.0%</c:formatCode>
                <c:ptCount val="5"/>
                <c:pt idx="0">
                  <c:v>5.5E-2</c:v>
                </c:pt>
                <c:pt idx="1">
                  <c:v>5.0999999999999997E-2</c:v>
                </c:pt>
                <c:pt idx="2">
                  <c:v>3.6999999999999998E-2</c:v>
                </c:pt>
                <c:pt idx="3">
                  <c:v>4.018181818181818E-2</c:v>
                </c:pt>
                <c:pt idx="4">
                  <c:v>4.579456303594235E-2</c:v>
                </c:pt>
              </c:numCache>
            </c:numRef>
          </c:val>
          <c:extLst>
            <c:ext xmlns:c16="http://schemas.microsoft.com/office/drawing/2014/chart" uri="{C3380CC4-5D6E-409C-BE32-E72D297353CC}">
              <c16:uniqueId val="{00000003-C6E2-4098-8A70-DAA41F5535A2}"/>
            </c:ext>
          </c:extLst>
        </c:ser>
        <c:dLbls>
          <c:dLblPos val="ctr"/>
          <c:showLegendKey val="0"/>
          <c:showVal val="1"/>
          <c:showCatName val="0"/>
          <c:showSerName val="0"/>
          <c:showPercent val="0"/>
          <c:showBubbleSize val="0"/>
        </c:dLbls>
        <c:gapWidth val="150"/>
        <c:overlap val="100"/>
        <c:axId val="857913056"/>
        <c:axId val="857916416"/>
      </c:barChart>
      <c:catAx>
        <c:axId val="857913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857916416"/>
        <c:crosses val="autoZero"/>
        <c:auto val="1"/>
        <c:lblAlgn val="ctr"/>
        <c:lblOffset val="100"/>
        <c:noMultiLvlLbl val="0"/>
      </c:catAx>
      <c:valAx>
        <c:axId val="857916416"/>
        <c:scaling>
          <c:orientation val="minMax"/>
        </c:scaling>
        <c:delete val="1"/>
        <c:axPos val="l"/>
        <c:numFmt formatCode="0%" sourceLinked="1"/>
        <c:majorTickMark val="none"/>
        <c:minorTickMark val="none"/>
        <c:tickLblPos val="nextTo"/>
        <c:crossAx val="857913056"/>
        <c:crosses val="autoZero"/>
        <c:crossBetween val="between"/>
      </c:valAx>
      <c:spPr>
        <a:noFill/>
        <a:ln>
          <a:noFill/>
        </a:ln>
        <a:effectLst/>
      </c:spPr>
    </c:plotArea>
    <c:legend>
      <c:legendPos val="b"/>
      <c:layout>
        <c:manualLayout>
          <c:xMode val="edge"/>
          <c:yMode val="edge"/>
          <c:x val="2.1469201915430284E-2"/>
          <c:y val="0.71061800753166726"/>
          <c:w val="0.94665833870896188"/>
          <c:h val="0.2739973981513180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3"/>
          <c:order val="0"/>
          <c:tx>
            <c:strRef>
              <c:f>'UNACOL Gráfico 30'!$B$3</c:f>
              <c:strCache>
                <c:ptCount val="1"/>
                <c:pt idx="0">
                  <c:v>2015</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30'!$A$4:$A$7</c:f>
              <c:strCache>
                <c:ptCount val="4"/>
                <c:pt idx="0">
                  <c:v>Acesso principal adaptado com rampas e rota acessível desde a calçada até o interior da Unidade</c:v>
                </c:pt>
                <c:pt idx="1">
                  <c:v>Rota acessível aos dormitórios e espaços de uso coletivo</c:v>
                </c:pt>
                <c:pt idx="2">
                  <c:v>Rota acessível ao banheiro</c:v>
                </c:pt>
                <c:pt idx="3">
                  <c:v>Banheiro adaptado para pessoas com deficiência e/ou mobilidade reduzida</c:v>
                </c:pt>
              </c:strCache>
            </c:strRef>
          </c:cat>
          <c:val>
            <c:numRef>
              <c:f>'UNACOL Gráfico 30'!$B$4:$B$7</c:f>
              <c:numCache>
                <c:formatCode>0.0%</c:formatCode>
                <c:ptCount val="4"/>
                <c:pt idx="0">
                  <c:v>0.36399999999999999</c:v>
                </c:pt>
                <c:pt idx="1">
                  <c:v>0.41799999999999998</c:v>
                </c:pt>
                <c:pt idx="2">
                  <c:v>0.42399999999999999</c:v>
                </c:pt>
                <c:pt idx="3">
                  <c:v>0.36499999999999999</c:v>
                </c:pt>
              </c:numCache>
            </c:numRef>
          </c:val>
          <c:extLst>
            <c:ext xmlns:c16="http://schemas.microsoft.com/office/drawing/2014/chart" uri="{C3380CC4-5D6E-409C-BE32-E72D297353CC}">
              <c16:uniqueId val="{00000000-5985-4508-8B70-99A6C7CBFBB7}"/>
            </c:ext>
          </c:extLst>
        </c:ser>
        <c:ser>
          <c:idx val="4"/>
          <c:order val="1"/>
          <c:tx>
            <c:strRef>
              <c:f>'UNACOL Gráfico 30'!$C$3</c:f>
              <c:strCache>
                <c:ptCount val="1"/>
                <c:pt idx="0">
                  <c:v>2016</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30'!$A$4:$A$7</c:f>
              <c:strCache>
                <c:ptCount val="4"/>
                <c:pt idx="0">
                  <c:v>Acesso principal adaptado com rampas e rota acessível desde a calçada até o interior da Unidade</c:v>
                </c:pt>
                <c:pt idx="1">
                  <c:v>Rota acessível aos dormitórios e espaços de uso coletivo</c:v>
                </c:pt>
                <c:pt idx="2">
                  <c:v>Rota acessível ao banheiro</c:v>
                </c:pt>
                <c:pt idx="3">
                  <c:v>Banheiro adaptado para pessoas com deficiência e/ou mobilidade reduzida</c:v>
                </c:pt>
              </c:strCache>
            </c:strRef>
          </c:cat>
          <c:val>
            <c:numRef>
              <c:f>'UNACOL Gráfico 30'!$C$4:$C$7</c:f>
              <c:numCache>
                <c:formatCode>0.0%</c:formatCode>
                <c:ptCount val="4"/>
                <c:pt idx="0">
                  <c:v>0.36399999999999999</c:v>
                </c:pt>
                <c:pt idx="1">
                  <c:v>0.42799999999999999</c:v>
                </c:pt>
                <c:pt idx="2">
                  <c:v>0.442</c:v>
                </c:pt>
                <c:pt idx="3">
                  <c:v>0.39100000000000001</c:v>
                </c:pt>
              </c:numCache>
            </c:numRef>
          </c:val>
          <c:extLst>
            <c:ext xmlns:c16="http://schemas.microsoft.com/office/drawing/2014/chart" uri="{C3380CC4-5D6E-409C-BE32-E72D297353CC}">
              <c16:uniqueId val="{00000001-5985-4508-8B70-99A6C7CBFBB7}"/>
            </c:ext>
          </c:extLst>
        </c:ser>
        <c:dLbls>
          <c:dLblPos val="outEnd"/>
          <c:showLegendKey val="0"/>
          <c:showVal val="1"/>
          <c:showCatName val="0"/>
          <c:showSerName val="0"/>
          <c:showPercent val="0"/>
          <c:showBubbleSize val="0"/>
        </c:dLbls>
        <c:gapWidth val="182"/>
        <c:axId val="631143104"/>
        <c:axId val="631143664"/>
      </c:barChart>
      <c:catAx>
        <c:axId val="631143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43664"/>
        <c:crosses val="autoZero"/>
        <c:auto val="1"/>
        <c:lblAlgn val="ctr"/>
        <c:lblOffset val="100"/>
        <c:noMultiLvlLbl val="0"/>
      </c:catAx>
      <c:valAx>
        <c:axId val="631143664"/>
        <c:scaling>
          <c:orientation val="minMax"/>
        </c:scaling>
        <c:delete val="1"/>
        <c:axPos val="b"/>
        <c:numFmt formatCode="0.0%" sourceLinked="1"/>
        <c:majorTickMark val="none"/>
        <c:minorTickMark val="none"/>
        <c:tickLblPos val="nextTo"/>
        <c:crossAx val="63114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2988505747126436E-2"/>
          <c:y val="3.5129736102002471E-2"/>
          <c:w val="0.95402298850574707"/>
          <c:h val="0.88187909134435494"/>
        </c:manualLayout>
      </c:layout>
      <c:barChart>
        <c:barDir val="col"/>
        <c:grouping val="clustered"/>
        <c:varyColors val="0"/>
        <c:ser>
          <c:idx val="1"/>
          <c:order val="0"/>
          <c:tx>
            <c:strRef>
              <c:f>'UNACOL Gráfico 31'!$A$5</c:f>
              <c:strCache>
                <c:ptCount val="1"/>
                <c:pt idx="0">
                  <c:v>Com acesso</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31'!$B$3:$F$3</c:f>
              <c:numCache>
                <c:formatCode>General</c:formatCode>
                <c:ptCount val="5"/>
                <c:pt idx="0">
                  <c:v>2012</c:v>
                </c:pt>
                <c:pt idx="1">
                  <c:v>2013</c:v>
                </c:pt>
                <c:pt idx="2">
                  <c:v>2014</c:v>
                </c:pt>
                <c:pt idx="3">
                  <c:v>2015</c:v>
                </c:pt>
                <c:pt idx="4">
                  <c:v>2016</c:v>
                </c:pt>
              </c:numCache>
            </c:numRef>
          </c:cat>
          <c:val>
            <c:numRef>
              <c:f>'UNACOL Gráfico 31'!$B$5:$F$5</c:f>
              <c:numCache>
                <c:formatCode>0.0%</c:formatCode>
                <c:ptCount val="5"/>
                <c:pt idx="0">
                  <c:v>0.68700000000000006</c:v>
                </c:pt>
                <c:pt idx="1">
                  <c:v>0.70699999999999996</c:v>
                </c:pt>
                <c:pt idx="2">
                  <c:v>0.73699999999999999</c:v>
                </c:pt>
                <c:pt idx="3">
                  <c:v>0.76400000000000001</c:v>
                </c:pt>
                <c:pt idx="4">
                  <c:v>0.75900000000000001</c:v>
                </c:pt>
              </c:numCache>
            </c:numRef>
          </c:val>
          <c:extLst>
            <c:ext xmlns:c16="http://schemas.microsoft.com/office/drawing/2014/chart" uri="{C3380CC4-5D6E-409C-BE32-E72D297353CC}">
              <c16:uniqueId val="{00000000-ECD2-4EBA-A9AF-6F69D1695490}"/>
            </c:ext>
          </c:extLst>
        </c:ser>
        <c:dLbls>
          <c:dLblPos val="outEnd"/>
          <c:showLegendKey val="0"/>
          <c:showVal val="1"/>
          <c:showCatName val="0"/>
          <c:showSerName val="0"/>
          <c:showPercent val="0"/>
          <c:showBubbleSize val="0"/>
        </c:dLbls>
        <c:gapWidth val="219"/>
        <c:overlap val="-27"/>
        <c:axId val="631145904"/>
        <c:axId val="631146464"/>
      </c:barChart>
      <c:catAx>
        <c:axId val="63114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31146464"/>
        <c:crosses val="autoZero"/>
        <c:auto val="1"/>
        <c:lblAlgn val="ctr"/>
        <c:lblOffset val="100"/>
        <c:noMultiLvlLbl val="0"/>
      </c:catAx>
      <c:valAx>
        <c:axId val="631146464"/>
        <c:scaling>
          <c:orientation val="minMax"/>
        </c:scaling>
        <c:delete val="1"/>
        <c:axPos val="l"/>
        <c:numFmt formatCode="0.0%" sourceLinked="1"/>
        <c:majorTickMark val="none"/>
        <c:minorTickMark val="none"/>
        <c:tickLblPos val="nextTo"/>
        <c:crossAx val="631145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7.3882786053436636E-2"/>
          <c:y val="2.3579849946409433E-2"/>
          <c:w val="0.8861247324093896"/>
          <c:h val="0.72395795804551144"/>
        </c:manualLayout>
      </c:layout>
      <c:barChart>
        <c:barDir val="bar"/>
        <c:grouping val="percentStacked"/>
        <c:varyColors val="0"/>
        <c:ser>
          <c:idx val="0"/>
          <c:order val="0"/>
          <c:tx>
            <c:strRef>
              <c:f>'UNACOL Gráfico 32'!$A$4</c:f>
              <c:strCache>
                <c:ptCount val="1"/>
                <c:pt idx="0">
                  <c:v>Crianças/adolescentes</c:v>
                </c:pt>
              </c:strCache>
            </c:strRef>
          </c:tx>
          <c:spPr>
            <a:solidFill>
              <a:schemeClr val="accent1">
                <a:shade val="4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32'!$B$4:$D$4</c:f>
              <c:numCache>
                <c:formatCode>0.0%</c:formatCode>
                <c:ptCount val="3"/>
                <c:pt idx="0">
                  <c:v>0.504</c:v>
                </c:pt>
                <c:pt idx="1">
                  <c:v>0.51400000000000001</c:v>
                </c:pt>
                <c:pt idx="2">
                  <c:v>0.53009259259259256</c:v>
                </c:pt>
              </c:numCache>
            </c:numRef>
          </c:val>
          <c:extLst>
            <c:ext xmlns:c16="http://schemas.microsoft.com/office/drawing/2014/chart" uri="{C3380CC4-5D6E-409C-BE32-E72D297353CC}">
              <c16:uniqueId val="{00000000-25FE-49DC-AFFB-C244F9BEB18A}"/>
            </c:ext>
          </c:extLst>
        </c:ser>
        <c:ser>
          <c:idx val="1"/>
          <c:order val="1"/>
          <c:tx>
            <c:strRef>
              <c:f>'UNACOL Gráfico 32'!$A$5</c:f>
              <c:strCache>
                <c:ptCount val="1"/>
                <c:pt idx="0">
                  <c:v>Pessoas Idosas</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32'!$B$5:$D$5</c:f>
              <c:numCache>
                <c:formatCode>0.0%</c:formatCode>
                <c:ptCount val="3"/>
                <c:pt idx="0">
                  <c:v>0.29699999999999999</c:v>
                </c:pt>
                <c:pt idx="1">
                  <c:v>0.28699999999999998</c:v>
                </c:pt>
                <c:pt idx="2">
                  <c:v>0.27989969135802467</c:v>
                </c:pt>
              </c:numCache>
            </c:numRef>
          </c:val>
          <c:extLst>
            <c:ext xmlns:c16="http://schemas.microsoft.com/office/drawing/2014/chart" uri="{C3380CC4-5D6E-409C-BE32-E72D297353CC}">
              <c16:uniqueId val="{00000001-25FE-49DC-AFFB-C244F9BEB18A}"/>
            </c:ext>
          </c:extLst>
        </c:ser>
        <c:ser>
          <c:idx val="2"/>
          <c:order val="2"/>
          <c:tx>
            <c:strRef>
              <c:f>'UNACOL Gráfico 32'!$A$6</c:f>
              <c:strCache>
                <c:ptCount val="1"/>
                <c:pt idx="0">
                  <c:v>Adultos e famílias</c:v>
                </c:pt>
              </c:strCache>
            </c:strRef>
          </c:tx>
          <c:spPr>
            <a:solidFill>
              <a:schemeClr val="accent1">
                <a:shade val="8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32'!$B$6:$D$6</c:f>
              <c:numCache>
                <c:formatCode>0.0%</c:formatCode>
                <c:ptCount val="3"/>
                <c:pt idx="0">
                  <c:v>0.126</c:v>
                </c:pt>
                <c:pt idx="1">
                  <c:v>0.122</c:v>
                </c:pt>
                <c:pt idx="2">
                  <c:v>0.11709104938271606</c:v>
                </c:pt>
              </c:numCache>
            </c:numRef>
          </c:val>
          <c:extLst>
            <c:ext xmlns:c16="http://schemas.microsoft.com/office/drawing/2014/chart" uri="{C3380CC4-5D6E-409C-BE32-E72D297353CC}">
              <c16:uniqueId val="{00000002-25FE-49DC-AFFB-C244F9BEB18A}"/>
            </c:ext>
          </c:extLst>
        </c:ser>
        <c:ser>
          <c:idx val="3"/>
          <c:order val="3"/>
          <c:tx>
            <c:strRef>
              <c:f>'UNACOL Gráfico 32'!$A$7</c:f>
              <c:strCache>
                <c:ptCount val="1"/>
                <c:pt idx="0">
                  <c:v>Exclusivamente para pessoas adultas com deficiência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32'!$B$7:$D$7</c:f>
              <c:numCache>
                <c:formatCode>0.0%</c:formatCode>
                <c:ptCount val="3"/>
                <c:pt idx="0">
                  <c:v>4.5999999999999999E-2</c:v>
                </c:pt>
                <c:pt idx="1">
                  <c:v>4.3999999999999997E-2</c:v>
                </c:pt>
                <c:pt idx="2">
                  <c:v>3.8194444444444448E-2</c:v>
                </c:pt>
              </c:numCache>
            </c:numRef>
          </c:val>
          <c:extLst>
            <c:ext xmlns:c16="http://schemas.microsoft.com/office/drawing/2014/chart" uri="{C3380CC4-5D6E-409C-BE32-E72D297353CC}">
              <c16:uniqueId val="{00000003-25FE-49DC-AFFB-C244F9BEB18A}"/>
            </c:ext>
          </c:extLst>
        </c:ser>
        <c:ser>
          <c:idx val="4"/>
          <c:order val="4"/>
          <c:tx>
            <c:strRef>
              <c:f>'UNACOL Gráfico 32'!$A$8</c:f>
              <c:strCache>
                <c:ptCount val="1"/>
                <c:pt idx="0">
                  <c:v>Mulheres em situação de violência</c:v>
                </c:pt>
              </c:strCache>
            </c:strRef>
          </c:tx>
          <c:spPr>
            <a:solidFill>
              <a:schemeClr val="accent1">
                <a:tint val="8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32'!$B$8:$D$8</c:f>
              <c:numCache>
                <c:formatCode>0.0%</c:formatCode>
                <c:ptCount val="3"/>
                <c:pt idx="0">
                  <c:v>1.5741221241999653E-2</c:v>
                </c:pt>
                <c:pt idx="1">
                  <c:v>1.6564638098667626E-2</c:v>
                </c:pt>
                <c:pt idx="2">
                  <c:v>1.8904320987654322E-2</c:v>
                </c:pt>
              </c:numCache>
            </c:numRef>
          </c:val>
          <c:extLst>
            <c:ext xmlns:c16="http://schemas.microsoft.com/office/drawing/2014/chart" uri="{C3380CC4-5D6E-409C-BE32-E72D297353CC}">
              <c16:uniqueId val="{00000004-25FE-49DC-AFFB-C244F9BEB18A}"/>
            </c:ext>
          </c:extLst>
        </c:ser>
        <c:ser>
          <c:idx val="5"/>
          <c:order val="5"/>
          <c:tx>
            <c:strRef>
              <c:f>'UNACOL Gráfico 32'!$A$9</c:f>
              <c:strCache>
                <c:ptCount val="1"/>
                <c:pt idx="0">
                  <c:v>Exclusivamente crianças/adolescentes com deficiência</c:v>
                </c:pt>
              </c:strCache>
            </c:strRef>
          </c:tx>
          <c:spPr>
            <a:solidFill>
              <a:schemeClr val="accent1">
                <a:tint val="65000"/>
              </a:schemeClr>
            </a:solidFill>
            <a:ln>
              <a:noFill/>
            </a:ln>
            <a:effectLst/>
          </c:spPr>
          <c:invertIfNegative val="0"/>
          <c:dLbls>
            <c:dLbl>
              <c:idx val="0"/>
              <c:layout>
                <c:manualLayout>
                  <c:x val="4.8511787242810651E-3"/>
                  <c:y val="-9.646302250803866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5FE-49DC-AFFB-C244F9BEB18A}"/>
                </c:ext>
              </c:extLst>
            </c:dLbl>
            <c:dLbl>
              <c:idx val="1"/>
              <c:layout>
                <c:manualLayout>
                  <c:x val="5.0457724254387394E-3"/>
                  <c:y val="-9.217577706323687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5FE-49DC-AFFB-C244F9BEB18A}"/>
                </c:ext>
              </c:extLst>
            </c:dLbl>
            <c:dLbl>
              <c:idx val="2"/>
              <c:layout>
                <c:manualLayout>
                  <c:x val="5.0325706818052469E-3"/>
                  <c:y val="-0.1028938906752411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5FE-49DC-AFFB-C244F9BEB18A}"/>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32'!$B$9:$D$9</c:f>
              <c:numCache>
                <c:formatCode>0.0%</c:formatCode>
                <c:ptCount val="3"/>
                <c:pt idx="0">
                  <c:v>6.0543158623075589E-3</c:v>
                </c:pt>
                <c:pt idx="1">
                  <c:v>7.0000000000000001E-3</c:v>
                </c:pt>
                <c:pt idx="2">
                  <c:v>8.2947530864197535E-3</c:v>
                </c:pt>
              </c:numCache>
            </c:numRef>
          </c:val>
          <c:extLst>
            <c:ext xmlns:c16="http://schemas.microsoft.com/office/drawing/2014/chart" uri="{C3380CC4-5D6E-409C-BE32-E72D297353CC}">
              <c16:uniqueId val="{00000008-25FE-49DC-AFFB-C244F9BEB18A}"/>
            </c:ext>
          </c:extLst>
        </c:ser>
        <c:ser>
          <c:idx val="6"/>
          <c:order val="6"/>
          <c:tx>
            <c:strRef>
              <c:f>'UNACOL Gráfico 32'!$A$10</c:f>
              <c:strCache>
                <c:ptCount val="1"/>
                <c:pt idx="0">
                  <c:v>Jovens egressos de serviços de acolhimento</c:v>
                </c:pt>
              </c:strCache>
            </c:strRef>
          </c:tx>
          <c:spPr>
            <a:solidFill>
              <a:schemeClr val="accent1">
                <a:tint val="48000"/>
              </a:schemeClr>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32'!$B$3:$D$3</c:f>
              <c:numCache>
                <c:formatCode>General</c:formatCode>
                <c:ptCount val="3"/>
                <c:pt idx="0">
                  <c:v>2016</c:v>
                </c:pt>
                <c:pt idx="1">
                  <c:v>2015</c:v>
                </c:pt>
                <c:pt idx="2">
                  <c:v>2014</c:v>
                </c:pt>
              </c:numCache>
            </c:numRef>
          </c:cat>
          <c:val>
            <c:numRef>
              <c:f>'UNACOL Gráfico 32'!$B$10:$D$10</c:f>
              <c:numCache>
                <c:formatCode>0.0%</c:formatCode>
                <c:ptCount val="3"/>
                <c:pt idx="0">
                  <c:v>4.6704722366372603E-3</c:v>
                </c:pt>
                <c:pt idx="1">
                  <c:v>6.0000000000000001E-3</c:v>
                </c:pt>
                <c:pt idx="2">
                  <c:v>7.5231481481481477E-3</c:v>
                </c:pt>
              </c:numCache>
            </c:numRef>
          </c:val>
          <c:extLst>
            <c:ext xmlns:c16="http://schemas.microsoft.com/office/drawing/2014/chart" uri="{C3380CC4-5D6E-409C-BE32-E72D297353CC}">
              <c16:uniqueId val="{0000000C-25FE-49DC-AFFB-C244F9BEB18A}"/>
            </c:ext>
          </c:extLst>
        </c:ser>
        <c:dLbls>
          <c:dLblPos val="inBase"/>
          <c:showLegendKey val="0"/>
          <c:showVal val="1"/>
          <c:showCatName val="0"/>
          <c:showSerName val="0"/>
          <c:showPercent val="0"/>
          <c:showBubbleSize val="0"/>
        </c:dLbls>
        <c:gapWidth val="150"/>
        <c:overlap val="100"/>
        <c:axId val="631152064"/>
        <c:axId val="631152624"/>
      </c:barChart>
      <c:catAx>
        <c:axId val="631152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1152624"/>
        <c:crosses val="autoZero"/>
        <c:auto val="1"/>
        <c:lblAlgn val="ctr"/>
        <c:lblOffset val="100"/>
        <c:noMultiLvlLbl val="0"/>
      </c:catAx>
      <c:valAx>
        <c:axId val="631152624"/>
        <c:scaling>
          <c:orientation val="minMax"/>
        </c:scaling>
        <c:delete val="1"/>
        <c:axPos val="b"/>
        <c:numFmt formatCode="0%" sourceLinked="1"/>
        <c:majorTickMark val="none"/>
        <c:minorTickMark val="none"/>
        <c:tickLblPos val="nextTo"/>
        <c:crossAx val="631152064"/>
        <c:crosses val="autoZero"/>
        <c:crossBetween val="between"/>
      </c:valAx>
      <c:spPr>
        <a:noFill/>
        <a:ln>
          <a:noFill/>
        </a:ln>
        <a:effectLst/>
      </c:spPr>
    </c:plotArea>
    <c:legend>
      <c:legendPos val="b"/>
      <c:layout>
        <c:manualLayout>
          <c:xMode val="edge"/>
          <c:yMode val="edge"/>
          <c:x val="5.1710728068680989E-3"/>
          <c:y val="0.79039499195105245"/>
          <c:w val="0.98730601995540779"/>
          <c:h val="0.209605008048947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8.9576608353820031E-2"/>
          <c:y val="3.7356321839080463E-2"/>
          <c:w val="0.88629066163109704"/>
          <c:h val="0.16294416319976424"/>
        </c:manualLayout>
      </c:layout>
      <c:barChart>
        <c:barDir val="bar"/>
        <c:grouping val="stacked"/>
        <c:varyColors val="0"/>
        <c:ser>
          <c:idx val="0"/>
          <c:order val="0"/>
          <c:tx>
            <c:strRef>
              <c:f>'UNACOL Gráfico 33'!$B$3</c:f>
              <c:strCache>
                <c:ptCount val="1"/>
                <c:pt idx="0">
                  <c:v>Crianças/ adolescentes</c:v>
                </c:pt>
              </c:strCache>
            </c:strRef>
          </c:tx>
          <c:spPr>
            <a:solidFill>
              <a:schemeClr val="accent1">
                <a:shade val="47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33'!$B$4:$B$9</c:f>
              <c:numCache>
                <c:formatCode>General</c:formatCode>
                <c:ptCount val="6"/>
                <c:pt idx="0">
                  <c:v>2497</c:v>
                </c:pt>
                <c:pt idx="1">
                  <c:v>258</c:v>
                </c:pt>
                <c:pt idx="2">
                  <c:v>49</c:v>
                </c:pt>
                <c:pt idx="3">
                  <c:v>16</c:v>
                </c:pt>
                <c:pt idx="4">
                  <c:v>6</c:v>
                </c:pt>
                <c:pt idx="5">
                  <c:v>4</c:v>
                </c:pt>
              </c:numCache>
            </c:numRef>
          </c:val>
          <c:extLst>
            <c:ext xmlns:c16="http://schemas.microsoft.com/office/drawing/2014/chart" uri="{C3380CC4-5D6E-409C-BE32-E72D297353CC}">
              <c16:uniqueId val="{00000000-2EA6-4291-B3A9-AE1D34F44D92}"/>
            </c:ext>
          </c:extLst>
        </c:ser>
        <c:ser>
          <c:idx val="1"/>
          <c:order val="1"/>
          <c:tx>
            <c:strRef>
              <c:f>'UNACOL Gráfico 33'!$C$3</c:f>
              <c:strCache>
                <c:ptCount val="1"/>
                <c:pt idx="0">
                  <c:v>Pessoas Idosas</c:v>
                </c:pt>
              </c:strCache>
            </c:strRef>
          </c:tx>
          <c:spPr>
            <a:solidFill>
              <a:schemeClr val="accent1">
                <a:shade val="65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33'!$C$4:$C$9</c:f>
              <c:numCache>
                <c:formatCode>General</c:formatCode>
                <c:ptCount val="6"/>
                <c:pt idx="0">
                  <c:v>357</c:v>
                </c:pt>
                <c:pt idx="1">
                  <c:v>708</c:v>
                </c:pt>
                <c:pt idx="2">
                  <c:v>327</c:v>
                </c:pt>
                <c:pt idx="3">
                  <c:v>135</c:v>
                </c:pt>
                <c:pt idx="4">
                  <c:v>86</c:v>
                </c:pt>
                <c:pt idx="5">
                  <c:v>54</c:v>
                </c:pt>
              </c:numCache>
            </c:numRef>
          </c:val>
          <c:extLst>
            <c:ext xmlns:c16="http://schemas.microsoft.com/office/drawing/2014/chart" uri="{C3380CC4-5D6E-409C-BE32-E72D297353CC}">
              <c16:uniqueId val="{00000001-2EA6-4291-B3A9-AE1D34F44D92}"/>
            </c:ext>
          </c:extLst>
        </c:ser>
        <c:ser>
          <c:idx val="2"/>
          <c:order val="2"/>
          <c:tx>
            <c:strRef>
              <c:f>'UNACOL Gráfico 33'!$D$3</c:f>
              <c:strCache>
                <c:ptCount val="1"/>
                <c:pt idx="0">
                  <c:v>Adultos e famílias</c:v>
                </c:pt>
              </c:strCache>
            </c:strRef>
          </c:tx>
          <c:spPr>
            <a:solidFill>
              <a:schemeClr val="accent1">
                <a:shade val="82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33'!$D$4:$D$9</c:f>
              <c:numCache>
                <c:formatCode>General</c:formatCode>
                <c:ptCount val="6"/>
                <c:pt idx="0">
                  <c:v>222</c:v>
                </c:pt>
                <c:pt idx="1">
                  <c:v>221</c:v>
                </c:pt>
                <c:pt idx="2">
                  <c:v>145</c:v>
                </c:pt>
                <c:pt idx="3">
                  <c:v>30</c:v>
                </c:pt>
                <c:pt idx="4">
                  <c:v>26</c:v>
                </c:pt>
                <c:pt idx="5">
                  <c:v>60</c:v>
                </c:pt>
              </c:numCache>
            </c:numRef>
          </c:val>
          <c:extLst>
            <c:ext xmlns:c16="http://schemas.microsoft.com/office/drawing/2014/chart" uri="{C3380CC4-5D6E-409C-BE32-E72D297353CC}">
              <c16:uniqueId val="{00000002-2EA6-4291-B3A9-AE1D34F44D92}"/>
            </c:ext>
          </c:extLst>
        </c:ser>
        <c:ser>
          <c:idx val="3"/>
          <c:order val="3"/>
          <c:tx>
            <c:strRef>
              <c:f>'UNACOL Gráfico 33'!$E$3</c:f>
              <c:strCache>
                <c:ptCount val="1"/>
                <c:pt idx="0">
                  <c:v>Exclusivamente pessoas adultas com Deficiência</c:v>
                </c:pt>
              </c:strCache>
            </c:strRef>
          </c:tx>
          <c:spPr>
            <a:solidFill>
              <a:schemeClr val="accent1"/>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33'!$E$4:$E$9</c:f>
              <c:numCache>
                <c:formatCode>General</c:formatCode>
                <c:ptCount val="6"/>
                <c:pt idx="0">
                  <c:v>203</c:v>
                </c:pt>
                <c:pt idx="1">
                  <c:v>21</c:v>
                </c:pt>
                <c:pt idx="2">
                  <c:v>16</c:v>
                </c:pt>
                <c:pt idx="3">
                  <c:v>9</c:v>
                </c:pt>
                <c:pt idx="4">
                  <c:v>4</c:v>
                </c:pt>
                <c:pt idx="5">
                  <c:v>5</c:v>
                </c:pt>
              </c:numCache>
            </c:numRef>
          </c:val>
          <c:extLst>
            <c:ext xmlns:c16="http://schemas.microsoft.com/office/drawing/2014/chart" uri="{C3380CC4-5D6E-409C-BE32-E72D297353CC}">
              <c16:uniqueId val="{00000003-2EA6-4291-B3A9-AE1D34F44D92}"/>
            </c:ext>
          </c:extLst>
        </c:ser>
        <c:ser>
          <c:idx val="4"/>
          <c:order val="4"/>
          <c:tx>
            <c:strRef>
              <c:f>'UNACOL Gráfico 33'!$F$3</c:f>
              <c:strCache>
                <c:ptCount val="1"/>
                <c:pt idx="0">
                  <c:v>Mulheres em situação de violência doméstica ou familiar</c:v>
                </c:pt>
              </c:strCache>
            </c:strRef>
          </c:tx>
          <c:spPr>
            <a:solidFill>
              <a:schemeClr val="accent1">
                <a:tint val="83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33'!$F$4:$F$9</c:f>
              <c:numCache>
                <c:formatCode>General</c:formatCode>
                <c:ptCount val="6"/>
                <c:pt idx="0">
                  <c:v>72</c:v>
                </c:pt>
                <c:pt idx="1">
                  <c:v>16</c:v>
                </c:pt>
                <c:pt idx="2">
                  <c:v>1</c:v>
                </c:pt>
                <c:pt idx="3">
                  <c:v>1</c:v>
                </c:pt>
                <c:pt idx="4">
                  <c:v>1</c:v>
                </c:pt>
                <c:pt idx="5">
                  <c:v>0</c:v>
                </c:pt>
              </c:numCache>
            </c:numRef>
          </c:val>
          <c:extLst>
            <c:ext xmlns:c16="http://schemas.microsoft.com/office/drawing/2014/chart" uri="{C3380CC4-5D6E-409C-BE32-E72D297353CC}">
              <c16:uniqueId val="{00000004-2EA6-4291-B3A9-AE1D34F44D92}"/>
            </c:ext>
          </c:extLst>
        </c:ser>
        <c:ser>
          <c:idx val="5"/>
          <c:order val="5"/>
          <c:tx>
            <c:strRef>
              <c:f>'UNACOL Gráfico 33'!$G$3</c:f>
              <c:strCache>
                <c:ptCount val="1"/>
                <c:pt idx="0">
                  <c:v>Exclusivamente crianças/adolescente com Deficiência</c:v>
                </c:pt>
              </c:strCache>
            </c:strRef>
          </c:tx>
          <c:spPr>
            <a:solidFill>
              <a:schemeClr val="accent1">
                <a:tint val="65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33'!$G$4:$G$9</c:f>
              <c:numCache>
                <c:formatCode>General</c:formatCode>
                <c:ptCount val="6"/>
                <c:pt idx="0">
                  <c:v>18</c:v>
                </c:pt>
                <c:pt idx="1">
                  <c:v>8</c:v>
                </c:pt>
                <c:pt idx="2">
                  <c:v>6</c:v>
                </c:pt>
                <c:pt idx="3">
                  <c:v>2</c:v>
                </c:pt>
                <c:pt idx="4">
                  <c:v>1</c:v>
                </c:pt>
                <c:pt idx="5">
                  <c:v>0</c:v>
                </c:pt>
              </c:numCache>
            </c:numRef>
          </c:val>
          <c:extLst>
            <c:ext xmlns:c16="http://schemas.microsoft.com/office/drawing/2014/chart" uri="{C3380CC4-5D6E-409C-BE32-E72D297353CC}">
              <c16:uniqueId val="{00000005-2EA6-4291-B3A9-AE1D34F44D92}"/>
            </c:ext>
          </c:extLst>
        </c:ser>
        <c:ser>
          <c:idx val="6"/>
          <c:order val="6"/>
          <c:tx>
            <c:strRef>
              <c:f>'UNACOL Gráfico 33'!$H$3</c:f>
              <c:strCache>
                <c:ptCount val="1"/>
                <c:pt idx="0">
                  <c:v>Jovens egressos de serviços de acolhimento</c:v>
                </c:pt>
              </c:strCache>
            </c:strRef>
          </c:tx>
          <c:spPr>
            <a:solidFill>
              <a:schemeClr val="accent1">
                <a:tint val="48000"/>
              </a:schemeClr>
            </a:solidFill>
            <a:ln>
              <a:noFill/>
            </a:ln>
            <a:effectLst/>
          </c:spPr>
          <c:invertIfNegative val="0"/>
          <c:cat>
            <c:strRef>
              <c:f>'UNACOL Gráfico 33'!$A$4:$A$9</c:f>
              <c:strCache>
                <c:ptCount val="6"/>
                <c:pt idx="0">
                  <c:v>0 a 20 vagas</c:v>
                </c:pt>
                <c:pt idx="1">
                  <c:v>21 a 40 vagas</c:v>
                </c:pt>
                <c:pt idx="2">
                  <c:v>41 a 60 vagas</c:v>
                </c:pt>
                <c:pt idx="3">
                  <c:v>61 a 80 vagas</c:v>
                </c:pt>
                <c:pt idx="4">
                  <c:v>81 a 100 vagas</c:v>
                </c:pt>
                <c:pt idx="5">
                  <c:v>Acima de 100 vagas</c:v>
                </c:pt>
              </c:strCache>
            </c:strRef>
          </c:cat>
          <c:val>
            <c:numRef>
              <c:f>'UNACOL Gráfico 33'!$H$4:$H$9</c:f>
              <c:numCache>
                <c:formatCode>General</c:formatCode>
                <c:ptCount val="6"/>
                <c:pt idx="0">
                  <c:v>21</c:v>
                </c:pt>
                <c:pt idx="1">
                  <c:v>5</c:v>
                </c:pt>
                <c:pt idx="2">
                  <c:v>0</c:v>
                </c:pt>
                <c:pt idx="3">
                  <c:v>1</c:v>
                </c:pt>
                <c:pt idx="4">
                  <c:v>0</c:v>
                </c:pt>
                <c:pt idx="5">
                  <c:v>0</c:v>
                </c:pt>
              </c:numCache>
            </c:numRef>
          </c:val>
          <c:extLst>
            <c:ext xmlns:c16="http://schemas.microsoft.com/office/drawing/2014/chart" uri="{C3380CC4-5D6E-409C-BE32-E72D297353CC}">
              <c16:uniqueId val="{00000006-2EA6-4291-B3A9-AE1D34F44D92}"/>
            </c:ext>
          </c:extLst>
        </c:ser>
        <c:dLbls>
          <c:showLegendKey val="0"/>
          <c:showVal val="0"/>
          <c:showCatName val="0"/>
          <c:showSerName val="0"/>
          <c:showPercent val="0"/>
          <c:showBubbleSize val="0"/>
        </c:dLbls>
        <c:gapWidth val="150"/>
        <c:overlap val="100"/>
        <c:axId val="631158224"/>
        <c:axId val="631158784"/>
      </c:barChart>
      <c:catAx>
        <c:axId val="6311582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58784"/>
        <c:crosses val="autoZero"/>
        <c:auto val="1"/>
        <c:lblAlgn val="ctr"/>
        <c:lblOffset val="100"/>
        <c:noMultiLvlLbl val="0"/>
      </c:catAx>
      <c:valAx>
        <c:axId val="631158784"/>
        <c:scaling>
          <c:orientation val="minMax"/>
          <c:max val="3600"/>
          <c:min val="0"/>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58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'UNACOL Gráfico 34'!$B$4</c:f>
              <c:strCache>
                <c:ptCount val="1"/>
                <c:pt idx="0">
                  <c:v>Nº de Unidades por Capacidade Máxima</c:v>
                </c:pt>
              </c:strCache>
            </c:strRef>
          </c:tx>
          <c:spPr>
            <a:solidFill>
              <a:schemeClr val="accent1">
                <a:shade val="7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34'!$A$5:$A$12</c:f>
              <c:strCache>
                <c:ptCount val="8"/>
                <c:pt idx="0">
                  <c:v>0 a 5 pessoas</c:v>
                </c:pt>
                <c:pt idx="1">
                  <c:v>6 a 10 pessoas</c:v>
                </c:pt>
                <c:pt idx="2">
                  <c:v>11 a 20 pessoas</c:v>
                </c:pt>
                <c:pt idx="3">
                  <c:v>21 a 40 pessoas</c:v>
                </c:pt>
                <c:pt idx="4">
                  <c:v>41 a 60 pessoas</c:v>
                </c:pt>
                <c:pt idx="5">
                  <c:v>61 a 80 pessoas</c:v>
                </c:pt>
                <c:pt idx="6">
                  <c:v>81 a 100 pessoas</c:v>
                </c:pt>
                <c:pt idx="7">
                  <c:v>Acima de 100 pessoas</c:v>
                </c:pt>
              </c:strCache>
            </c:strRef>
          </c:cat>
          <c:val>
            <c:numRef>
              <c:f>'UNACOL Gráfico 34'!$B$5:$B$12</c:f>
              <c:numCache>
                <c:formatCode>#,##0</c:formatCode>
                <c:ptCount val="8"/>
                <c:pt idx="0">
                  <c:v>30</c:v>
                </c:pt>
                <c:pt idx="1">
                  <c:v>1252</c:v>
                </c:pt>
                <c:pt idx="2">
                  <c:v>2108</c:v>
                </c:pt>
                <c:pt idx="3">
                  <c:v>1237</c:v>
                </c:pt>
                <c:pt idx="4">
                  <c:v>544</c:v>
                </c:pt>
                <c:pt idx="5">
                  <c:v>194</c:v>
                </c:pt>
                <c:pt idx="6">
                  <c:v>124</c:v>
                </c:pt>
                <c:pt idx="7">
                  <c:v>123</c:v>
                </c:pt>
              </c:numCache>
            </c:numRef>
          </c:val>
          <c:extLst>
            <c:ext xmlns:c16="http://schemas.microsoft.com/office/drawing/2014/chart" uri="{C3380CC4-5D6E-409C-BE32-E72D297353CC}">
              <c16:uniqueId val="{00000000-1C6C-4312-860C-13E3B14ED9B9}"/>
            </c:ext>
          </c:extLst>
        </c:ser>
        <c:ser>
          <c:idx val="1"/>
          <c:order val="1"/>
          <c:tx>
            <c:strRef>
              <c:f>'UNACOL Gráfico 34'!$C$4</c:f>
              <c:strCache>
                <c:ptCount val="1"/>
                <c:pt idx="0">
                  <c:v>Nº de Unidades por Pessoas acolhidas</c:v>
                </c:pt>
              </c:strCache>
            </c:strRef>
          </c:tx>
          <c:spPr>
            <a:solidFill>
              <a:schemeClr val="accent1">
                <a:tint val="7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34'!$A$5:$A$12</c:f>
              <c:strCache>
                <c:ptCount val="8"/>
                <c:pt idx="0">
                  <c:v>0 a 5 pessoas</c:v>
                </c:pt>
                <c:pt idx="1">
                  <c:v>6 a 10 pessoas</c:v>
                </c:pt>
                <c:pt idx="2">
                  <c:v>11 a 20 pessoas</c:v>
                </c:pt>
                <c:pt idx="3">
                  <c:v>21 a 40 pessoas</c:v>
                </c:pt>
                <c:pt idx="4">
                  <c:v>41 a 60 pessoas</c:v>
                </c:pt>
                <c:pt idx="5">
                  <c:v>61 a 80 pessoas</c:v>
                </c:pt>
                <c:pt idx="6">
                  <c:v>81 a 100 pessoas</c:v>
                </c:pt>
                <c:pt idx="7">
                  <c:v>Acima de 100 pessoas</c:v>
                </c:pt>
              </c:strCache>
            </c:strRef>
          </c:cat>
          <c:val>
            <c:numRef>
              <c:f>'UNACOL Gráfico 34'!$C$5:$C$12</c:f>
              <c:numCache>
                <c:formatCode>#,##0</c:formatCode>
                <c:ptCount val="8"/>
                <c:pt idx="0">
                  <c:v>978</c:v>
                </c:pt>
                <c:pt idx="1">
                  <c:v>1194</c:v>
                </c:pt>
                <c:pt idx="2">
                  <c:v>1527</c:v>
                </c:pt>
                <c:pt idx="3">
                  <c:v>1137</c:v>
                </c:pt>
                <c:pt idx="4">
                  <c:v>438</c:v>
                </c:pt>
                <c:pt idx="5">
                  <c:v>168</c:v>
                </c:pt>
                <c:pt idx="6">
                  <c:v>92</c:v>
                </c:pt>
                <c:pt idx="7">
                  <c:v>80</c:v>
                </c:pt>
              </c:numCache>
            </c:numRef>
          </c:val>
          <c:extLst>
            <c:ext xmlns:c16="http://schemas.microsoft.com/office/drawing/2014/chart" uri="{C3380CC4-5D6E-409C-BE32-E72D297353CC}">
              <c16:uniqueId val="{00000001-1C6C-4312-860C-13E3B14ED9B9}"/>
            </c:ext>
          </c:extLst>
        </c:ser>
        <c:dLbls>
          <c:dLblPos val="outEnd"/>
          <c:showLegendKey val="0"/>
          <c:showVal val="1"/>
          <c:showCatName val="0"/>
          <c:showSerName val="0"/>
          <c:showPercent val="0"/>
          <c:showBubbleSize val="0"/>
        </c:dLbls>
        <c:gapWidth val="219"/>
        <c:overlap val="-27"/>
        <c:axId val="631162144"/>
        <c:axId val="631162704"/>
      </c:barChart>
      <c:catAx>
        <c:axId val="6311621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62704"/>
        <c:crosses val="autoZero"/>
        <c:auto val="1"/>
        <c:lblAlgn val="ctr"/>
        <c:lblOffset val="100"/>
        <c:noMultiLvlLbl val="0"/>
      </c:catAx>
      <c:valAx>
        <c:axId val="631162704"/>
        <c:scaling>
          <c:orientation val="minMax"/>
        </c:scaling>
        <c:delete val="1"/>
        <c:axPos val="l"/>
        <c:numFmt formatCode="#,##0" sourceLinked="1"/>
        <c:majorTickMark val="out"/>
        <c:minorTickMark val="none"/>
        <c:tickLblPos val="nextTo"/>
        <c:crossAx val="63116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0290333244744638E-2"/>
          <c:y val="1.5414258188824663E-2"/>
          <c:w val="0.96765895265937396"/>
          <c:h val="0.57925131375931582"/>
        </c:manualLayout>
      </c:layout>
      <c:barChart>
        <c:barDir val="col"/>
        <c:grouping val="clustered"/>
        <c:varyColors val="0"/>
        <c:ser>
          <c:idx val="0"/>
          <c:order val="0"/>
          <c:tx>
            <c:strRef>
              <c:f>'UNACOL Gráfico 35'!$A$3</c:f>
              <c:strCache>
                <c:ptCount val="1"/>
                <c:pt idx="0">
                  <c:v>Abrigo institucional</c:v>
                </c:pt>
              </c:strCache>
            </c:strRef>
          </c:tx>
          <c:spPr>
            <a:solidFill>
              <a:schemeClr val="accent1">
                <a:shade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35'!$B$3</c:f>
              <c:numCache>
                <c:formatCode>#,##0</c:formatCode>
                <c:ptCount val="1"/>
                <c:pt idx="0">
                  <c:v>2217</c:v>
                </c:pt>
              </c:numCache>
            </c:numRef>
          </c:val>
          <c:extLst>
            <c:ext xmlns:c16="http://schemas.microsoft.com/office/drawing/2014/chart" uri="{C3380CC4-5D6E-409C-BE32-E72D297353CC}">
              <c16:uniqueId val="{00000000-6A2C-48EF-93D3-4FBAC64699DC}"/>
            </c:ext>
          </c:extLst>
        </c:ser>
        <c:ser>
          <c:idx val="1"/>
          <c:order val="1"/>
          <c:tx>
            <c:strRef>
              <c:f>'UNACOL Gráfico 35'!$A$4</c:f>
              <c:strCache>
                <c:ptCount val="1"/>
                <c:pt idx="0">
                  <c:v>Abrigo institucional (Instituição de Longa Permanência para Idosos - ILPI)</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35'!$B$4</c:f>
              <c:numCache>
                <c:formatCode>#,##0</c:formatCode>
                <c:ptCount val="1"/>
                <c:pt idx="0">
                  <c:v>1564</c:v>
                </c:pt>
              </c:numCache>
            </c:numRef>
          </c:val>
          <c:extLst>
            <c:ext xmlns:c16="http://schemas.microsoft.com/office/drawing/2014/chart" uri="{C3380CC4-5D6E-409C-BE32-E72D297353CC}">
              <c16:uniqueId val="{00000001-6A2C-48EF-93D3-4FBAC64699DC}"/>
            </c:ext>
          </c:extLst>
        </c:ser>
        <c:ser>
          <c:idx val="2"/>
          <c:order val="2"/>
          <c:tx>
            <c:strRef>
              <c:f>'UNACOL Gráfico 35'!$A$5</c:f>
              <c:strCache>
                <c:ptCount val="1"/>
                <c:pt idx="0">
                  <c:v>Casa-lar</c:v>
                </c:pt>
              </c:strCache>
            </c:strRef>
          </c:tx>
          <c:spPr>
            <a:solidFill>
              <a:schemeClr val="accent1">
                <a:shade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35'!$B$5</c:f>
              <c:numCache>
                <c:formatCode>#,##0</c:formatCode>
                <c:ptCount val="1"/>
                <c:pt idx="0">
                  <c:v>866</c:v>
                </c:pt>
              </c:numCache>
            </c:numRef>
          </c:val>
          <c:extLst>
            <c:ext xmlns:c16="http://schemas.microsoft.com/office/drawing/2014/chart" uri="{C3380CC4-5D6E-409C-BE32-E72D297353CC}">
              <c16:uniqueId val="{00000002-6A2C-48EF-93D3-4FBAC64699DC}"/>
            </c:ext>
          </c:extLst>
        </c:ser>
        <c:ser>
          <c:idx val="3"/>
          <c:order val="3"/>
          <c:tx>
            <c:strRef>
              <c:f>'UNACOL Gráfico 35'!$A$6</c:f>
              <c:strCache>
                <c:ptCount val="1"/>
                <c:pt idx="0">
                  <c:v>Abrigo institucional/Casa de passagem para população de rua</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35'!$B$6</c:f>
              <c:numCache>
                <c:formatCode>#,##0</c:formatCode>
                <c:ptCount val="1"/>
                <c:pt idx="0">
                  <c:v>512</c:v>
                </c:pt>
              </c:numCache>
            </c:numRef>
          </c:val>
          <c:extLst>
            <c:ext xmlns:c16="http://schemas.microsoft.com/office/drawing/2014/chart" uri="{C3380CC4-5D6E-409C-BE32-E72D297353CC}">
              <c16:uniqueId val="{00000003-6A2C-48EF-93D3-4FBAC64699DC}"/>
            </c:ext>
          </c:extLst>
        </c:ser>
        <c:ser>
          <c:idx val="5"/>
          <c:order val="5"/>
          <c:tx>
            <c:strRef>
              <c:f>'UNACOL Gráfico 35'!$A$7</c:f>
              <c:strCache>
                <c:ptCount val="1"/>
                <c:pt idx="0">
                  <c:v>Residência Inclusiva</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35'!$B$7</c:f>
              <c:numCache>
                <c:formatCode>#,##0</c:formatCode>
                <c:ptCount val="1"/>
                <c:pt idx="0">
                  <c:v>156</c:v>
                </c:pt>
              </c:numCache>
            </c:numRef>
          </c:val>
          <c:extLst>
            <c:ext xmlns:c16="http://schemas.microsoft.com/office/drawing/2014/chart" uri="{C3380CC4-5D6E-409C-BE32-E72D297353CC}">
              <c16:uniqueId val="{00000004-6A2C-48EF-93D3-4FBAC64699DC}"/>
            </c:ext>
          </c:extLst>
        </c:ser>
        <c:ser>
          <c:idx val="6"/>
          <c:order val="6"/>
          <c:tx>
            <c:strRef>
              <c:f>'UNACOL Gráfico 35'!$A$8</c:f>
              <c:strCache>
                <c:ptCount val="1"/>
                <c:pt idx="0">
                  <c:v>Outros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35'!$B$8</c:f>
              <c:numCache>
                <c:formatCode>#,##0</c:formatCode>
                <c:ptCount val="1"/>
                <c:pt idx="0">
                  <c:v>120</c:v>
                </c:pt>
              </c:numCache>
            </c:numRef>
          </c:val>
          <c:extLst>
            <c:ext xmlns:c16="http://schemas.microsoft.com/office/drawing/2014/chart" uri="{C3380CC4-5D6E-409C-BE32-E72D297353CC}">
              <c16:uniqueId val="{00000005-6A2C-48EF-93D3-4FBAC64699DC}"/>
            </c:ext>
          </c:extLst>
        </c:ser>
        <c:ser>
          <c:idx val="7"/>
          <c:order val="7"/>
          <c:tx>
            <c:strRef>
              <c:f>'UNACOL Gráfico 35'!$A$9</c:f>
              <c:strCache>
                <c:ptCount val="1"/>
                <c:pt idx="0">
                  <c:v>Abrigo institucional/Casa de passagem para migrantes e/ou refugiados</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35'!$B$9</c:f>
              <c:numCache>
                <c:formatCode>#,##0</c:formatCode>
                <c:ptCount val="1"/>
                <c:pt idx="0">
                  <c:v>57</c:v>
                </c:pt>
              </c:numCache>
            </c:numRef>
          </c:val>
          <c:extLst>
            <c:ext xmlns:c16="http://schemas.microsoft.com/office/drawing/2014/chart" uri="{C3380CC4-5D6E-409C-BE32-E72D297353CC}">
              <c16:uniqueId val="{00000006-6A2C-48EF-93D3-4FBAC64699DC}"/>
            </c:ext>
          </c:extLst>
        </c:ser>
        <c:ser>
          <c:idx val="8"/>
          <c:order val="8"/>
          <c:tx>
            <c:strRef>
              <c:f>'UNACOL Gráfico 35'!$A$10</c:f>
              <c:strCache>
                <c:ptCount val="1"/>
                <c:pt idx="0">
                  <c:v>República para adultos em processo de saída das ruas</c:v>
                </c:pt>
              </c:strCache>
            </c:strRef>
          </c:tx>
          <c:spPr>
            <a:solidFill>
              <a:schemeClr val="accent1">
                <a:tint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35'!$B$10</c:f>
              <c:numCache>
                <c:formatCode>#,##0</c:formatCode>
                <c:ptCount val="1"/>
                <c:pt idx="0">
                  <c:v>36</c:v>
                </c:pt>
              </c:numCache>
            </c:numRef>
          </c:val>
          <c:extLst>
            <c:ext xmlns:c16="http://schemas.microsoft.com/office/drawing/2014/chart" uri="{C3380CC4-5D6E-409C-BE32-E72D297353CC}">
              <c16:uniqueId val="{00000007-6A2C-48EF-93D3-4FBAC64699DC}"/>
            </c:ext>
          </c:extLst>
        </c:ser>
        <c:ser>
          <c:idx val="9"/>
          <c:order val="9"/>
          <c:tx>
            <c:strRef>
              <c:f>'UNACOL Gráfico 35'!$A$11</c:f>
              <c:strCache>
                <c:ptCount val="1"/>
                <c:pt idx="0">
                  <c:v>Casa de Apoio</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35'!$B$11</c:f>
              <c:numCache>
                <c:formatCode>#,##0</c:formatCode>
                <c:ptCount val="1"/>
                <c:pt idx="0">
                  <c:v>33</c:v>
                </c:pt>
              </c:numCache>
            </c:numRef>
          </c:val>
          <c:extLst>
            <c:ext xmlns:c16="http://schemas.microsoft.com/office/drawing/2014/chart" uri="{C3380CC4-5D6E-409C-BE32-E72D297353CC}">
              <c16:uniqueId val="{00000008-6A2C-48EF-93D3-4FBAC64699DC}"/>
            </c:ext>
          </c:extLst>
        </c:ser>
        <c:ser>
          <c:idx val="10"/>
          <c:order val="10"/>
          <c:tx>
            <c:strRef>
              <c:f>'UNACOL Gráfico 35'!$A$12</c:f>
              <c:strCache>
                <c:ptCount val="1"/>
                <c:pt idx="0">
                  <c:v>República para Jovens</c:v>
                </c:pt>
              </c:strCache>
            </c:strRef>
          </c:tx>
          <c:spPr>
            <a:solidFill>
              <a:schemeClr val="accent1">
                <a:tint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35'!$B$12</c:f>
              <c:numCache>
                <c:formatCode>#,##0</c:formatCode>
                <c:ptCount val="1"/>
                <c:pt idx="0">
                  <c:v>23</c:v>
                </c:pt>
              </c:numCache>
            </c:numRef>
          </c:val>
          <c:extLst>
            <c:ext xmlns:c16="http://schemas.microsoft.com/office/drawing/2014/chart" uri="{C3380CC4-5D6E-409C-BE32-E72D297353CC}">
              <c16:uniqueId val="{00000009-6A2C-48EF-93D3-4FBAC64699DC}"/>
            </c:ext>
          </c:extLst>
        </c:ser>
        <c:ser>
          <c:idx val="11"/>
          <c:order val="11"/>
          <c:tx>
            <c:strRef>
              <c:f>'UNACOL Gráfico 35'!$A$13</c:f>
              <c:strCache>
                <c:ptCount val="1"/>
                <c:pt idx="0">
                  <c:v>Abrigo para famílias desabrigadas/desalojadas vítimas de desastres</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35'!$B$13</c:f>
              <c:numCache>
                <c:formatCode>#,##0</c:formatCode>
                <c:ptCount val="1"/>
                <c:pt idx="0">
                  <c:v>18</c:v>
                </c:pt>
              </c:numCache>
            </c:numRef>
          </c:val>
          <c:extLst>
            <c:ext xmlns:c16="http://schemas.microsoft.com/office/drawing/2014/chart" uri="{C3380CC4-5D6E-409C-BE32-E72D297353CC}">
              <c16:uniqueId val="{0000000A-6A2C-48EF-93D3-4FBAC64699DC}"/>
            </c:ext>
          </c:extLst>
        </c:ser>
        <c:ser>
          <c:idx val="12"/>
          <c:order val="12"/>
          <c:tx>
            <c:strRef>
              <c:f>'UNACOL Gráfico 35'!$A$14</c:f>
              <c:strCache>
                <c:ptCount val="1"/>
                <c:pt idx="0">
                  <c:v>República</c:v>
                </c:pt>
              </c:strCache>
            </c:strRef>
          </c:tx>
          <c:spPr>
            <a:solidFill>
              <a:schemeClr val="accent1">
                <a:tint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'UNACOL Gráfico 35'!$B$14</c:f>
              <c:numCache>
                <c:formatCode>#,##0</c:formatCode>
                <c:ptCount val="1"/>
                <c:pt idx="0">
                  <c:v>12</c:v>
                </c:pt>
              </c:numCache>
            </c:numRef>
          </c:val>
          <c:extLst>
            <c:ext xmlns:c16="http://schemas.microsoft.com/office/drawing/2014/chart" uri="{C3380CC4-5D6E-409C-BE32-E72D297353CC}">
              <c16:uniqueId val="{0000000B-6A2C-48EF-93D3-4FBAC64699DC}"/>
            </c:ext>
          </c:extLst>
        </c:ser>
        <c:dLbls>
          <c:dLblPos val="outEnd"/>
          <c:showLegendKey val="0"/>
          <c:showVal val="1"/>
          <c:showCatName val="0"/>
          <c:showSerName val="0"/>
          <c:showPercent val="0"/>
          <c:showBubbleSize val="0"/>
        </c:dLbls>
        <c:gapWidth val="219"/>
        <c:overlap val="-27"/>
        <c:axId val="631171664"/>
        <c:axId val="631172224"/>
        <c:extLst>
          <c:ext xmlns:c15="http://schemas.microsoft.com/office/drawing/2012/chart" uri="{02D57815-91ED-43cb-92C2-25804820EDAC}">
            <c15:filteredBarSeries>
              <c15:ser>
                <c:idx val="4"/>
                <c:order val="4"/>
                <c:tx>
                  <c:strRef>
                    <c:extLst>
                      <c:ext uri="{02D57815-91ED-43cb-92C2-25804820EDAC}">
                        <c15:formulaRef>
                          <c15:sqref>'UNACOL Gráfico 35'!#REF!</c15:sqref>
                        </c15:formulaRef>
                      </c:ext>
                    </c:extLst>
                    <c:strCache>
                      <c:ptCount val="1"/>
                      <c:pt idx="0">
                        <c:v>#REF!</c:v>
                      </c:pt>
                    </c:strCache>
                  </c:strRef>
                </c:tx>
                <c:spPr>
                  <a:solidFill>
                    <a:schemeClr val="accent1">
                      <a:shade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'UNACOL Gráfico 35'!#REF!</c15:sqref>
                        </c15:formulaRef>
                      </c:ext>
                    </c:extLst>
                    <c:numCache>
                      <c:formatCode>General</c:formatCode>
                      <c:ptCount val="1"/>
                      <c:pt idx="0">
                        <c:v>1</c:v>
                      </c:pt>
                    </c:numCache>
                  </c:numRef>
                </c:val>
                <c:extLst>
                  <c:ext xmlns:c16="http://schemas.microsoft.com/office/drawing/2014/chart" uri="{C3380CC4-5D6E-409C-BE32-E72D297353CC}">
                    <c16:uniqueId val="{0000000C-6A2C-48EF-93D3-4FBAC64699DC}"/>
                  </c:ext>
                </c:extLst>
              </c15:ser>
            </c15:filteredBarSeries>
          </c:ext>
        </c:extLst>
      </c:barChart>
      <c:catAx>
        <c:axId val="631171664"/>
        <c:scaling>
          <c:orientation val="minMax"/>
        </c:scaling>
        <c:delete val="1"/>
        <c:axPos val="b"/>
        <c:numFmt formatCode="General" sourceLinked="1"/>
        <c:majorTickMark val="out"/>
        <c:minorTickMark val="none"/>
        <c:tickLblPos val="nextTo"/>
        <c:crossAx val="631172224"/>
        <c:crosses val="autoZero"/>
        <c:auto val="1"/>
        <c:lblAlgn val="ctr"/>
        <c:lblOffset val="100"/>
        <c:noMultiLvlLbl val="0"/>
      </c:catAx>
      <c:valAx>
        <c:axId val="631172224"/>
        <c:scaling>
          <c:orientation val="minMax"/>
        </c:scaling>
        <c:delete val="1"/>
        <c:axPos val="l"/>
        <c:numFmt formatCode="#,##0" sourceLinked="1"/>
        <c:majorTickMark val="out"/>
        <c:minorTickMark val="none"/>
        <c:tickLblPos val="nextTo"/>
        <c:crossAx val="631171664"/>
        <c:crosses val="autoZero"/>
        <c:crossBetween val="between"/>
      </c:valAx>
      <c:spPr>
        <a:noFill/>
        <a:ln>
          <a:noFill/>
        </a:ln>
        <a:effectLst/>
      </c:spPr>
    </c:plotArea>
    <c:legend>
      <c:legendPos val="b"/>
      <c:layout>
        <c:manualLayout>
          <c:xMode val="edge"/>
          <c:yMode val="edge"/>
          <c:x val="6.1071769838741937E-3"/>
          <c:y val="0.61043674312945151"/>
          <c:w val="0.98602084429004233"/>
          <c:h val="0.378002630365347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'COMP Gráfico 36'!$B$3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36'!$A$4:$A$7</c:f>
              <c:strCache>
                <c:ptCount val="4"/>
                <c:pt idx="0">
                  <c:v>CRAS </c:v>
                </c:pt>
                <c:pt idx="1">
                  <c:v>Centro de Convivência</c:v>
                </c:pt>
                <c:pt idx="2">
                  <c:v>CREAS </c:v>
                </c:pt>
                <c:pt idx="3">
                  <c:v>Centro POP</c:v>
                </c:pt>
              </c:strCache>
            </c:strRef>
          </c:cat>
          <c:val>
            <c:numRef>
              <c:f>'COMP Gráfico 36'!$B$4:$B$7</c:f>
              <c:numCache>
                <c:formatCode>0.0%</c:formatCode>
                <c:ptCount val="4"/>
                <c:pt idx="0">
                  <c:v>0.104</c:v>
                </c:pt>
                <c:pt idx="1">
                  <c:v>0.29199999999999998</c:v>
                </c:pt>
                <c:pt idx="2">
                  <c:v>0.185</c:v>
                </c:pt>
                <c:pt idx="3">
                  <c:v>0.221</c:v>
                </c:pt>
              </c:numCache>
            </c:numRef>
          </c:val>
          <c:extLst>
            <c:ext xmlns:c16="http://schemas.microsoft.com/office/drawing/2014/chart" uri="{C3380CC4-5D6E-409C-BE32-E72D297353CC}">
              <c16:uniqueId val="{00000000-6FE4-430F-BFEE-147DDD7ACF04}"/>
            </c:ext>
          </c:extLst>
        </c:ser>
        <c:ser>
          <c:idx val="1"/>
          <c:order val="1"/>
          <c:tx>
            <c:strRef>
              <c:f>'COMP Gráfico 36'!$C$3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36'!$A$4:$A$7</c:f>
              <c:strCache>
                <c:ptCount val="4"/>
                <c:pt idx="0">
                  <c:v>CRAS </c:v>
                </c:pt>
                <c:pt idx="1">
                  <c:v>Centro de Convivência</c:v>
                </c:pt>
                <c:pt idx="2">
                  <c:v>CREAS </c:v>
                </c:pt>
                <c:pt idx="3">
                  <c:v>Centro POP</c:v>
                </c:pt>
              </c:strCache>
            </c:strRef>
          </c:cat>
          <c:val>
            <c:numRef>
              <c:f>'COMP Gráfico 36'!$C$4:$C$7</c:f>
              <c:numCache>
                <c:formatCode>0.0%</c:formatCode>
                <c:ptCount val="4"/>
                <c:pt idx="0">
                  <c:v>9.6000000000000002E-2</c:v>
                </c:pt>
                <c:pt idx="1">
                  <c:v>0.27800000000000002</c:v>
                </c:pt>
                <c:pt idx="2">
                  <c:v>0.17899999999999999</c:v>
                </c:pt>
                <c:pt idx="3">
                  <c:v>0.24299999999999999</c:v>
                </c:pt>
              </c:numCache>
            </c:numRef>
          </c:val>
          <c:extLst>
            <c:ext xmlns:c16="http://schemas.microsoft.com/office/drawing/2014/chart" uri="{C3380CC4-5D6E-409C-BE32-E72D297353CC}">
              <c16:uniqueId val="{00000001-6FE4-430F-BFEE-147DDD7ACF04}"/>
            </c:ext>
          </c:extLst>
        </c:ser>
        <c:dLbls>
          <c:dLblPos val="inEnd"/>
          <c:showLegendKey val="0"/>
          <c:showVal val="1"/>
          <c:showCatName val="0"/>
          <c:showSerName val="0"/>
          <c:showPercent val="0"/>
          <c:showBubbleSize val="0"/>
        </c:dLbls>
        <c:gapWidth val="182"/>
        <c:axId val="631175024"/>
        <c:axId val="631175584"/>
      </c:barChart>
      <c:catAx>
        <c:axId val="6311750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75584"/>
        <c:crosses val="autoZero"/>
        <c:auto val="1"/>
        <c:lblAlgn val="ctr"/>
        <c:lblOffset val="100"/>
        <c:noMultiLvlLbl val="0"/>
      </c:catAx>
      <c:valAx>
        <c:axId val="631175584"/>
        <c:scaling>
          <c:orientation val="minMax"/>
        </c:scaling>
        <c:delete val="1"/>
        <c:axPos val="b"/>
        <c:numFmt formatCode="0.0%" sourceLinked="1"/>
        <c:majorTickMark val="none"/>
        <c:minorTickMark val="none"/>
        <c:tickLblPos val="nextTo"/>
        <c:crossAx val="63117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'COMP Gráfico 37'!$A$5</c:f>
              <c:strCache>
                <c:ptCount val="1"/>
                <c:pt idx="0">
                  <c:v>CRAS </c:v>
                </c:pt>
              </c:strCache>
            </c:strRef>
          </c:tx>
          <c:spPr>
            <a:solidFill>
              <a:schemeClr val="accent1">
                <a:shade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37'!$B$4:$H$4</c:f>
              <c:strCache>
                <c:ptCount val="7"/>
                <c:pt idx="0">
                  <c:v>Indígenas</c:v>
                </c:pt>
                <c:pt idx="1">
                  <c:v>Quilombolas</c:v>
                </c:pt>
                <c:pt idx="2">
                  <c:v>Ribeirinhos</c:v>
                </c:pt>
                <c:pt idx="3">
                  <c:v>Ciganos</c:v>
                </c:pt>
                <c:pt idx="4">
                  <c:v>Extrativistas</c:v>
                </c:pt>
                <c:pt idx="5">
                  <c:v>Outros</c:v>
                </c:pt>
                <c:pt idx="6">
                  <c:v>Total</c:v>
                </c:pt>
              </c:strCache>
            </c:strRef>
          </c:cat>
          <c:val>
            <c:numRef>
              <c:f>'COMP Gráfico 37'!$B$5:$H$5</c:f>
              <c:numCache>
                <c:formatCode>0.0%</c:formatCode>
                <c:ptCount val="7"/>
                <c:pt idx="0">
                  <c:v>7.3999999999999996E-2</c:v>
                </c:pt>
                <c:pt idx="1">
                  <c:v>0.109</c:v>
                </c:pt>
                <c:pt idx="2">
                  <c:v>7.4999999999999997E-2</c:v>
                </c:pt>
                <c:pt idx="3">
                  <c:v>5.5E-2</c:v>
                </c:pt>
                <c:pt idx="4">
                  <c:v>3.2000000000000001E-2</c:v>
                </c:pt>
                <c:pt idx="5">
                  <c:v>4.5999999999999999E-2</c:v>
                </c:pt>
                <c:pt idx="6">
                  <c:v>0.26800000000000002</c:v>
                </c:pt>
              </c:numCache>
            </c:numRef>
          </c:val>
          <c:extLst>
            <c:ext xmlns:c16="http://schemas.microsoft.com/office/drawing/2014/chart" uri="{C3380CC4-5D6E-409C-BE32-E72D297353CC}">
              <c16:uniqueId val="{00000000-AAAE-42CC-A3B4-5B374F7A0185}"/>
            </c:ext>
          </c:extLst>
        </c:ser>
        <c:ser>
          <c:idx val="1"/>
          <c:order val="1"/>
          <c:tx>
            <c:strRef>
              <c:f>'COMP Gráfico 37'!$A$6</c:f>
              <c:strCache>
                <c:ptCount val="1"/>
                <c:pt idx="0">
                  <c:v>Centro de Convivência</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37'!$B$4:$H$4</c:f>
              <c:strCache>
                <c:ptCount val="7"/>
                <c:pt idx="0">
                  <c:v>Indígenas</c:v>
                </c:pt>
                <c:pt idx="1">
                  <c:v>Quilombolas</c:v>
                </c:pt>
                <c:pt idx="2">
                  <c:v>Ribeirinhos</c:v>
                </c:pt>
                <c:pt idx="3">
                  <c:v>Ciganos</c:v>
                </c:pt>
                <c:pt idx="4">
                  <c:v>Extrativistas</c:v>
                </c:pt>
                <c:pt idx="5">
                  <c:v>Outros</c:v>
                </c:pt>
                <c:pt idx="6">
                  <c:v>Total</c:v>
                </c:pt>
              </c:strCache>
            </c:strRef>
          </c:cat>
          <c:val>
            <c:numRef>
              <c:f>'COMP Gráfico 37'!$B$6:$H$6</c:f>
              <c:numCache>
                <c:formatCode>0.0%</c:formatCode>
                <c:ptCount val="7"/>
                <c:pt idx="0">
                  <c:v>2.5999999999999999E-2</c:v>
                </c:pt>
                <c:pt idx="1">
                  <c:v>3.2000000000000001E-2</c:v>
                </c:pt>
                <c:pt idx="2">
                  <c:v>2.8000000000000001E-2</c:v>
                </c:pt>
                <c:pt idx="3">
                  <c:v>8.9999999999999993E-3</c:v>
                </c:pt>
                <c:pt idx="4">
                  <c:v>1.2E-2</c:v>
                </c:pt>
                <c:pt idx="5">
                  <c:v>0.09</c:v>
                </c:pt>
                <c:pt idx="6">
                  <c:v>0.16300000000000001</c:v>
                </c:pt>
              </c:numCache>
            </c:numRef>
          </c:val>
          <c:extLst>
            <c:ext xmlns:c16="http://schemas.microsoft.com/office/drawing/2014/chart" uri="{C3380CC4-5D6E-409C-BE32-E72D297353CC}">
              <c16:uniqueId val="{00000001-AAAE-42CC-A3B4-5B374F7A0185}"/>
            </c:ext>
          </c:extLst>
        </c:ser>
        <c:ser>
          <c:idx val="2"/>
          <c:order val="2"/>
          <c:tx>
            <c:strRef>
              <c:f>'COMP Gráfico 37'!$A$7</c:f>
              <c:strCache>
                <c:ptCount val="1"/>
                <c:pt idx="0">
                  <c:v>CREAS </c:v>
                </c:pt>
              </c:strCache>
            </c:strRef>
          </c:tx>
          <c:spPr>
            <a:solidFill>
              <a:schemeClr val="accent1">
                <a:tint val="65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37'!$B$4:$H$4</c:f>
              <c:strCache>
                <c:ptCount val="7"/>
                <c:pt idx="0">
                  <c:v>Indígenas</c:v>
                </c:pt>
                <c:pt idx="1">
                  <c:v>Quilombolas</c:v>
                </c:pt>
                <c:pt idx="2">
                  <c:v>Ribeirinhos</c:v>
                </c:pt>
                <c:pt idx="3">
                  <c:v>Ciganos</c:v>
                </c:pt>
                <c:pt idx="4">
                  <c:v>Extrativistas</c:v>
                </c:pt>
                <c:pt idx="5">
                  <c:v>Outros</c:v>
                </c:pt>
                <c:pt idx="6">
                  <c:v>Total</c:v>
                </c:pt>
              </c:strCache>
            </c:strRef>
          </c:cat>
          <c:val>
            <c:numRef>
              <c:f>'COMP Gráfico 37'!$B$7:$H$7</c:f>
              <c:numCache>
                <c:formatCode>0.0%</c:formatCode>
                <c:ptCount val="7"/>
                <c:pt idx="0">
                  <c:v>0.106</c:v>
                </c:pt>
                <c:pt idx="1">
                  <c:v>9.7000000000000003E-2</c:v>
                </c:pt>
                <c:pt idx="2">
                  <c:v>8.1000000000000003E-2</c:v>
                </c:pt>
                <c:pt idx="3">
                  <c:v>5.8999999999999997E-2</c:v>
                </c:pt>
                <c:pt idx="4">
                  <c:v>2.1000000000000001E-2</c:v>
                </c:pt>
                <c:pt idx="5">
                  <c:v>6.0999999999999999E-2</c:v>
                </c:pt>
                <c:pt idx="6">
                  <c:v>0.29099999999999998</c:v>
                </c:pt>
              </c:numCache>
            </c:numRef>
          </c:val>
          <c:extLst>
            <c:ext xmlns:c16="http://schemas.microsoft.com/office/drawing/2014/chart" uri="{C3380CC4-5D6E-409C-BE32-E72D297353CC}">
              <c16:uniqueId val="{00000002-AAAE-42CC-A3B4-5B374F7A0185}"/>
            </c:ext>
          </c:extLst>
        </c:ser>
        <c:dLbls>
          <c:dLblPos val="outEnd"/>
          <c:showLegendKey val="0"/>
          <c:showVal val="1"/>
          <c:showCatName val="0"/>
          <c:showSerName val="0"/>
          <c:showPercent val="0"/>
          <c:showBubbleSize val="0"/>
        </c:dLbls>
        <c:gapWidth val="219"/>
        <c:overlap val="-27"/>
        <c:axId val="631178944"/>
        <c:axId val="631179504"/>
      </c:barChart>
      <c:catAx>
        <c:axId val="631178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79504"/>
        <c:crosses val="autoZero"/>
        <c:auto val="1"/>
        <c:lblAlgn val="ctr"/>
        <c:lblOffset val="100"/>
        <c:noMultiLvlLbl val="0"/>
      </c:catAx>
      <c:valAx>
        <c:axId val="631179504"/>
        <c:scaling>
          <c:orientation val="minMax"/>
        </c:scaling>
        <c:delete val="1"/>
        <c:axPos val="l"/>
        <c:numFmt formatCode="0.0%" sourceLinked="1"/>
        <c:majorTickMark val="none"/>
        <c:minorTickMark val="none"/>
        <c:tickLblPos val="nextTo"/>
        <c:crossAx val="631178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'COMP Gráfico 38'!$B$3</c:f>
              <c:strCache>
                <c:ptCount val="1"/>
                <c:pt idx="0">
                  <c:v>Centro POP</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38'!$A$4:$A$9</c:f>
              <c:strCache>
                <c:ptCount val="6"/>
                <c:pt idx="0">
                  <c:v>Oferece Lanche/ Café da Manhã</c:v>
                </c:pt>
                <c:pt idx="1">
                  <c:v>Oferece Almoço</c:v>
                </c:pt>
                <c:pt idx="2">
                  <c:v>Oferece Lanche/ Café da Tarde</c:v>
                </c:pt>
                <c:pt idx="3">
                  <c:v>Oferece Jantar</c:v>
                </c:pt>
                <c:pt idx="4">
                  <c:v>Oferece Lanche/ Café da Noite</c:v>
                </c:pt>
                <c:pt idx="5">
                  <c:v>Facilita o acesso ou oferece alimentação aos usuários</c:v>
                </c:pt>
              </c:strCache>
            </c:strRef>
          </c:cat>
          <c:val>
            <c:numRef>
              <c:f>'COMP Gráfico 38'!$B$4:$B$9</c:f>
              <c:numCache>
                <c:formatCode>0.0%</c:formatCode>
                <c:ptCount val="6"/>
                <c:pt idx="0">
                  <c:v>0.90400000000000003</c:v>
                </c:pt>
                <c:pt idx="1">
                  <c:v>0.76500000000000001</c:v>
                </c:pt>
                <c:pt idx="2">
                  <c:v>0.77400000000000002</c:v>
                </c:pt>
                <c:pt idx="3">
                  <c:v>0.23499999999999999</c:v>
                </c:pt>
                <c:pt idx="4">
                  <c:v>8.6999999999999994E-2</c:v>
                </c:pt>
                <c:pt idx="5">
                  <c:v>0.95699999999999996</c:v>
                </c:pt>
              </c:numCache>
            </c:numRef>
          </c:val>
          <c:extLst>
            <c:ext xmlns:c16="http://schemas.microsoft.com/office/drawing/2014/chart" uri="{C3380CC4-5D6E-409C-BE32-E72D297353CC}">
              <c16:uniqueId val="{00000000-E98F-46FB-8EBD-E4CDC0065854}"/>
            </c:ext>
          </c:extLst>
        </c:ser>
        <c:ser>
          <c:idx val="1"/>
          <c:order val="1"/>
          <c:tx>
            <c:strRef>
              <c:f>'COMP Gráfico 38'!$C$3</c:f>
              <c:strCache>
                <c:ptCount val="1"/>
                <c:pt idx="0">
                  <c:v>Centro-Dia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38'!$A$4:$A$9</c:f>
              <c:strCache>
                <c:ptCount val="6"/>
                <c:pt idx="0">
                  <c:v>Oferece Lanche/ Café da Manhã</c:v>
                </c:pt>
                <c:pt idx="1">
                  <c:v>Oferece Almoço</c:v>
                </c:pt>
                <c:pt idx="2">
                  <c:v>Oferece Lanche/ Café da Tarde</c:v>
                </c:pt>
                <c:pt idx="3">
                  <c:v>Oferece Jantar</c:v>
                </c:pt>
                <c:pt idx="4">
                  <c:v>Oferece Lanche/ Café da Noite</c:v>
                </c:pt>
                <c:pt idx="5">
                  <c:v>Facilita o acesso ou oferece alimentação aos usuários</c:v>
                </c:pt>
              </c:strCache>
            </c:strRef>
          </c:cat>
          <c:val>
            <c:numRef>
              <c:f>'COMP Gráfico 38'!$C$4:$C$9</c:f>
              <c:numCache>
                <c:formatCode>0.0%</c:formatCode>
                <c:ptCount val="6"/>
                <c:pt idx="0">
                  <c:v>0.82499999999999996</c:v>
                </c:pt>
                <c:pt idx="1">
                  <c:v>0.64200000000000002</c:v>
                </c:pt>
                <c:pt idx="2">
                  <c:v>0.83899999999999997</c:v>
                </c:pt>
                <c:pt idx="3">
                  <c:v>9.7000000000000003E-2</c:v>
                </c:pt>
                <c:pt idx="4">
                  <c:v>1.9E-2</c:v>
                </c:pt>
                <c:pt idx="5">
                  <c:v>0.92600000000000005</c:v>
                </c:pt>
              </c:numCache>
            </c:numRef>
          </c:val>
          <c:extLst>
            <c:ext xmlns:c16="http://schemas.microsoft.com/office/drawing/2014/chart" uri="{C3380CC4-5D6E-409C-BE32-E72D297353CC}">
              <c16:uniqueId val="{00000001-E98F-46FB-8EBD-E4CDC0065854}"/>
            </c:ext>
          </c:extLst>
        </c:ser>
        <c:dLbls>
          <c:dLblPos val="outEnd"/>
          <c:showLegendKey val="0"/>
          <c:showVal val="1"/>
          <c:showCatName val="0"/>
          <c:showSerName val="0"/>
          <c:showPercent val="0"/>
          <c:showBubbleSize val="0"/>
        </c:dLbls>
        <c:gapWidth val="182"/>
        <c:axId val="631182304"/>
        <c:axId val="631182864"/>
      </c:barChart>
      <c:catAx>
        <c:axId val="631182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82864"/>
        <c:crosses val="autoZero"/>
        <c:auto val="1"/>
        <c:lblAlgn val="ctr"/>
        <c:lblOffset val="100"/>
        <c:noMultiLvlLbl val="0"/>
      </c:catAx>
      <c:valAx>
        <c:axId val="631182864"/>
        <c:scaling>
          <c:orientation val="minMax"/>
        </c:scaling>
        <c:delete val="1"/>
        <c:axPos val="b"/>
        <c:numFmt formatCode="0.0%" sourceLinked="1"/>
        <c:majorTickMark val="none"/>
        <c:minorTickMark val="none"/>
        <c:tickLblPos val="nextTo"/>
        <c:crossAx val="63118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7292760794364485"/>
          <c:y val="3.9419458878337213E-2"/>
          <c:w val="0.67768386900837774"/>
          <c:h val="0.83267610720851259"/>
        </c:manualLayout>
      </c:layout>
      <c:barChart>
        <c:barDir val="bar"/>
        <c:grouping val="stacked"/>
        <c:varyColors val="0"/>
        <c:ser>
          <c:idx val="0"/>
          <c:order val="0"/>
          <c:tx>
            <c:strRef>
              <c:f>'COMP Gráfico 39'!$B$4</c:f>
              <c:strCache>
                <c:ptCount val="1"/>
                <c:pt idx="0">
                  <c:v>Urbano central </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39'!$A$5:$A$7</c:f>
              <c:strCache>
                <c:ptCount val="3"/>
                <c:pt idx="0">
                  <c:v>CRAS</c:v>
                </c:pt>
                <c:pt idx="1">
                  <c:v>Centros de Convivência</c:v>
                </c:pt>
                <c:pt idx="2">
                  <c:v>CREAS</c:v>
                </c:pt>
              </c:strCache>
            </c:strRef>
          </c:cat>
          <c:val>
            <c:numRef>
              <c:f>'COMP Gráfico 39'!$B$5:$B$7</c:f>
              <c:numCache>
                <c:formatCode>0.0%</c:formatCode>
                <c:ptCount val="3"/>
                <c:pt idx="0">
                  <c:v>0.53009708737864081</c:v>
                </c:pt>
                <c:pt idx="1">
                  <c:v>0.36969123388146219</c:v>
                </c:pt>
                <c:pt idx="2">
                  <c:v>0.81792939309797696</c:v>
                </c:pt>
              </c:numCache>
            </c:numRef>
          </c:val>
          <c:extLst>
            <c:ext xmlns:c16="http://schemas.microsoft.com/office/drawing/2014/chart" uri="{C3380CC4-5D6E-409C-BE32-E72D297353CC}">
              <c16:uniqueId val="{00000000-8928-49B2-948D-3A7078E3C9FE}"/>
            </c:ext>
          </c:extLst>
        </c:ser>
        <c:ser>
          <c:idx val="1"/>
          <c:order val="1"/>
          <c:tx>
            <c:strRef>
              <c:f>'COMP Gráfico 39'!$C$4</c:f>
              <c:strCache>
                <c:ptCount val="1"/>
                <c:pt idx="0">
                  <c:v>Urbano periférico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39'!$A$5:$A$7</c:f>
              <c:strCache>
                <c:ptCount val="3"/>
                <c:pt idx="0">
                  <c:v>CRAS</c:v>
                </c:pt>
                <c:pt idx="1">
                  <c:v>Centros de Convivência</c:v>
                </c:pt>
                <c:pt idx="2">
                  <c:v>CREAS</c:v>
                </c:pt>
              </c:strCache>
            </c:strRef>
          </c:cat>
          <c:val>
            <c:numRef>
              <c:f>'COMP Gráfico 39'!$C$5:$C$7</c:f>
              <c:numCache>
                <c:formatCode>0.0%</c:formatCode>
                <c:ptCount val="3"/>
                <c:pt idx="0">
                  <c:v>0.42839805825242716</c:v>
                </c:pt>
                <c:pt idx="1">
                  <c:v>0.50964154737962852</c:v>
                </c:pt>
                <c:pt idx="2">
                  <c:v>0.17731059103530344</c:v>
                </c:pt>
              </c:numCache>
            </c:numRef>
          </c:val>
          <c:extLst>
            <c:ext xmlns:c16="http://schemas.microsoft.com/office/drawing/2014/chart" uri="{C3380CC4-5D6E-409C-BE32-E72D297353CC}">
              <c16:uniqueId val="{00000001-8928-49B2-948D-3A7078E3C9FE}"/>
            </c:ext>
          </c:extLst>
        </c:ser>
        <c:ser>
          <c:idx val="2"/>
          <c:order val="2"/>
          <c:tx>
            <c:strRef>
              <c:f>'COMP Gráfico 39'!$D$4</c:f>
              <c:strCache>
                <c:ptCount val="1"/>
                <c:pt idx="0">
                  <c:v>Rural</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 Gráfico 39'!$A$5:$A$7</c:f>
              <c:strCache>
                <c:ptCount val="3"/>
                <c:pt idx="0">
                  <c:v>CRAS</c:v>
                </c:pt>
                <c:pt idx="1">
                  <c:v>Centros de Convivência</c:v>
                </c:pt>
                <c:pt idx="2">
                  <c:v>CREAS</c:v>
                </c:pt>
              </c:strCache>
            </c:strRef>
          </c:cat>
          <c:val>
            <c:numRef>
              <c:f>'COMP Gráfico 39'!$D$5:$D$7</c:f>
              <c:numCache>
                <c:formatCode>0.0%</c:formatCode>
                <c:ptCount val="3"/>
                <c:pt idx="0">
                  <c:v>4.1504854368932038E-2</c:v>
                </c:pt>
                <c:pt idx="1">
                  <c:v>0.12066721873890926</c:v>
                </c:pt>
                <c:pt idx="2">
                  <c:v>4.7600158667195558E-3</c:v>
                </c:pt>
              </c:numCache>
            </c:numRef>
          </c:val>
          <c:extLst>
            <c:ext xmlns:c16="http://schemas.microsoft.com/office/drawing/2014/chart" uri="{C3380CC4-5D6E-409C-BE32-E72D297353CC}">
              <c16:uniqueId val="{00000002-8928-49B2-948D-3A7078E3C9FE}"/>
            </c:ext>
          </c:extLst>
        </c:ser>
        <c:dLbls>
          <c:dLblPos val="ctr"/>
          <c:showLegendKey val="0"/>
          <c:showVal val="1"/>
          <c:showCatName val="0"/>
          <c:showSerName val="0"/>
          <c:showPercent val="0"/>
          <c:showBubbleSize val="0"/>
        </c:dLbls>
        <c:gapWidth val="150"/>
        <c:overlap val="100"/>
        <c:axId val="631186224"/>
        <c:axId val="631186784"/>
      </c:barChart>
      <c:catAx>
        <c:axId val="6311862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86784"/>
        <c:crosses val="autoZero"/>
        <c:auto val="1"/>
        <c:lblAlgn val="ctr"/>
        <c:lblOffset val="100"/>
        <c:noMultiLvlLbl val="0"/>
      </c:catAx>
      <c:valAx>
        <c:axId val="631186784"/>
        <c:scaling>
          <c:orientation val="minMax"/>
          <c:max val="1"/>
        </c:scaling>
        <c:delete val="1"/>
        <c:axPos val="b"/>
        <c:numFmt formatCode="0.0%" sourceLinked="1"/>
        <c:majorTickMark val="out"/>
        <c:minorTickMark val="none"/>
        <c:tickLblPos val="nextTo"/>
        <c:crossAx val="63118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2225539192229525"/>
          <c:y val="2.4242424242424242E-2"/>
          <c:w val="0.85968221304032522"/>
          <c:h val="0.77865149631415687"/>
        </c:manualLayout>
      </c:layout>
      <c:barChart>
        <c:barDir val="bar"/>
        <c:grouping val="percentStacked"/>
        <c:varyColors val="0"/>
        <c:ser>
          <c:idx val="0"/>
          <c:order val="0"/>
          <c:tx>
            <c:strRef>
              <c:f>'Gráfico GM 6'!$A$5</c:f>
              <c:strCache>
                <c:ptCount val="1"/>
                <c:pt idx="0">
                  <c:v>Não realiza</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6'!$B$4:$G$4</c:f>
              <c:strCache>
                <c:ptCount val="6"/>
                <c:pt idx="0">
                  <c:v>Brasil</c:v>
                </c:pt>
                <c:pt idx="1">
                  <c:v>Centro-Oeste</c:v>
                </c:pt>
                <c:pt idx="2">
                  <c:v>Sul</c:v>
                </c:pt>
                <c:pt idx="3">
                  <c:v>Sudeste</c:v>
                </c:pt>
                <c:pt idx="4">
                  <c:v>Nordeste</c:v>
                </c:pt>
                <c:pt idx="5">
                  <c:v> Norte</c:v>
                </c:pt>
              </c:strCache>
            </c:strRef>
          </c:cat>
          <c:val>
            <c:numRef>
              <c:f>'Gráfico GM 6'!$B$5:$G$5</c:f>
              <c:numCache>
                <c:formatCode>0.0%</c:formatCode>
                <c:ptCount val="6"/>
                <c:pt idx="0">
                  <c:v>0.64233576642335766</c:v>
                </c:pt>
                <c:pt idx="1">
                  <c:v>0.62197802197802199</c:v>
                </c:pt>
                <c:pt idx="2">
                  <c:v>0.54336734693877553</c:v>
                </c:pt>
                <c:pt idx="3">
                  <c:v>0.43478260869565216</c:v>
                </c:pt>
                <c:pt idx="4">
                  <c:v>0.85222786238014669</c:v>
                </c:pt>
                <c:pt idx="5">
                  <c:v>0.8510158013544018</c:v>
                </c:pt>
              </c:numCache>
            </c:numRef>
          </c:val>
          <c:extLst>
            <c:ext xmlns:c16="http://schemas.microsoft.com/office/drawing/2014/chart" uri="{C3380CC4-5D6E-409C-BE32-E72D297353CC}">
              <c16:uniqueId val="{00000000-E432-43C1-957E-22DF28DACA01}"/>
            </c:ext>
          </c:extLst>
        </c:ser>
        <c:ser>
          <c:idx val="1"/>
          <c:order val="1"/>
          <c:tx>
            <c:strRef>
              <c:f>'Gráfico GM 6'!$A$6</c:f>
              <c:strCache>
                <c:ptCount val="1"/>
                <c:pt idx="0">
                  <c:v>Sim, com recursos do Fundo Municipal de Assistência Social (FMAS)</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6'!$B$4:$G$4</c:f>
              <c:strCache>
                <c:ptCount val="6"/>
                <c:pt idx="0">
                  <c:v>Brasil</c:v>
                </c:pt>
                <c:pt idx="1">
                  <c:v>Centro-Oeste</c:v>
                </c:pt>
                <c:pt idx="2">
                  <c:v>Sul</c:v>
                </c:pt>
                <c:pt idx="3">
                  <c:v>Sudeste</c:v>
                </c:pt>
                <c:pt idx="4">
                  <c:v>Nordeste</c:v>
                </c:pt>
                <c:pt idx="5">
                  <c:v> Norte</c:v>
                </c:pt>
              </c:strCache>
            </c:strRef>
          </c:cat>
          <c:val>
            <c:numRef>
              <c:f>'Gráfico GM 6'!$B$6:$G$6</c:f>
              <c:numCache>
                <c:formatCode>0.0%</c:formatCode>
                <c:ptCount val="6"/>
                <c:pt idx="0">
                  <c:v>0.18722627737226277</c:v>
                </c:pt>
                <c:pt idx="1">
                  <c:v>0.18901098901098901</c:v>
                </c:pt>
                <c:pt idx="2">
                  <c:v>0.24319727891156462</c:v>
                </c:pt>
                <c:pt idx="3">
                  <c:v>0.29087568891610532</c:v>
                </c:pt>
                <c:pt idx="4">
                  <c:v>8.0654258319232938E-2</c:v>
                </c:pt>
                <c:pt idx="5">
                  <c:v>8.1264108352144468E-2</c:v>
                </c:pt>
              </c:numCache>
            </c:numRef>
          </c:val>
          <c:extLst>
            <c:ext xmlns:c16="http://schemas.microsoft.com/office/drawing/2014/chart" uri="{C3380CC4-5D6E-409C-BE32-E72D297353CC}">
              <c16:uniqueId val="{00000001-E432-43C1-957E-22DF28DACA01}"/>
            </c:ext>
          </c:extLst>
        </c:ser>
        <c:ser>
          <c:idx val="2"/>
          <c:order val="2"/>
          <c:tx>
            <c:strRef>
              <c:f>'Gráfico GM 6'!$A$7</c:f>
              <c:strCache>
                <c:ptCount val="1"/>
                <c:pt idx="0">
                  <c:v>Sim, com recursos de outras fontes</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6'!$B$4:$G$4</c:f>
              <c:strCache>
                <c:ptCount val="6"/>
                <c:pt idx="0">
                  <c:v>Brasil</c:v>
                </c:pt>
                <c:pt idx="1">
                  <c:v>Centro-Oeste</c:v>
                </c:pt>
                <c:pt idx="2">
                  <c:v>Sul</c:v>
                </c:pt>
                <c:pt idx="3">
                  <c:v>Sudeste</c:v>
                </c:pt>
                <c:pt idx="4">
                  <c:v>Nordeste</c:v>
                </c:pt>
                <c:pt idx="5">
                  <c:v> Norte</c:v>
                </c:pt>
              </c:strCache>
            </c:strRef>
          </c:cat>
          <c:val>
            <c:numRef>
              <c:f>'Gráfico GM 6'!$B$7:$G$7</c:f>
              <c:numCache>
                <c:formatCode>0.0%</c:formatCode>
                <c:ptCount val="6"/>
                <c:pt idx="0">
                  <c:v>6.45985401459854E-2</c:v>
                </c:pt>
                <c:pt idx="1">
                  <c:v>9.0109890109890109E-2</c:v>
                </c:pt>
                <c:pt idx="2">
                  <c:v>7.1428571428571425E-2</c:v>
                </c:pt>
                <c:pt idx="3">
                  <c:v>9.3692590324556027E-2</c:v>
                </c:pt>
                <c:pt idx="4">
                  <c:v>3.4404963338973492E-2</c:v>
                </c:pt>
                <c:pt idx="5">
                  <c:v>3.3860045146726865E-2</c:v>
                </c:pt>
              </c:numCache>
            </c:numRef>
          </c:val>
          <c:extLst>
            <c:ext xmlns:c16="http://schemas.microsoft.com/office/drawing/2014/chart" uri="{C3380CC4-5D6E-409C-BE32-E72D297353CC}">
              <c16:uniqueId val="{00000002-E432-43C1-957E-22DF28DACA01}"/>
            </c:ext>
          </c:extLst>
        </c:ser>
        <c:ser>
          <c:idx val="3"/>
          <c:order val="3"/>
          <c:tx>
            <c:strRef>
              <c:f>'Gráfico GM 6'!$A$8</c:f>
              <c:strCache>
                <c:ptCount val="1"/>
                <c:pt idx="0">
                  <c:v>Sim, com recursos do FMAS e de outras fontes</c:v>
                </c:pt>
              </c:strCache>
            </c:strRef>
          </c:tx>
          <c:spPr>
            <a:solidFill>
              <a:schemeClr val="accent1">
                <a:tint val="58000"/>
              </a:schemeClr>
            </a:solidFill>
            <a:ln>
              <a:noFill/>
            </a:ln>
            <a:effectLst/>
          </c:spPr>
          <c:invertIfNegative val="0"/>
          <c:dLbls>
            <c:dLbl>
              <c:idx val="4"/>
              <c:layout>
                <c:manualLayout>
                  <c:x val="1.1164272920133002E-2"/>
                  <c:y val="-7.182692266640998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432-43C1-957E-22DF28DACA01}"/>
                </c:ext>
              </c:extLst>
            </c:dLbl>
            <c:dLbl>
              <c:idx val="5"/>
              <c:layout>
                <c:manualLayout>
                  <c:x val="1.1164272920132884E-2"/>
                  <c:y val="-6.741922124980545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432-43C1-957E-22DF28DACA01}"/>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6'!$B$4:$G$4</c:f>
              <c:strCache>
                <c:ptCount val="6"/>
                <c:pt idx="0">
                  <c:v>Brasil</c:v>
                </c:pt>
                <c:pt idx="1">
                  <c:v>Centro-Oeste</c:v>
                </c:pt>
                <c:pt idx="2">
                  <c:v>Sul</c:v>
                </c:pt>
                <c:pt idx="3">
                  <c:v>Sudeste</c:v>
                </c:pt>
                <c:pt idx="4">
                  <c:v>Nordeste</c:v>
                </c:pt>
                <c:pt idx="5">
                  <c:v> Norte</c:v>
                </c:pt>
              </c:strCache>
            </c:strRef>
          </c:cat>
          <c:val>
            <c:numRef>
              <c:f>'Gráfico GM 6'!$B$8:$G$8</c:f>
              <c:numCache>
                <c:formatCode>0.0%</c:formatCode>
                <c:ptCount val="6"/>
                <c:pt idx="0">
                  <c:v>0.10583941605839416</c:v>
                </c:pt>
                <c:pt idx="1">
                  <c:v>9.8901098901098897E-2</c:v>
                </c:pt>
                <c:pt idx="2">
                  <c:v>0.14200680272108843</c:v>
                </c:pt>
                <c:pt idx="3">
                  <c:v>0.18064911206368647</c:v>
                </c:pt>
                <c:pt idx="4">
                  <c:v>3.2712915961646924E-2</c:v>
                </c:pt>
                <c:pt idx="5">
                  <c:v>3.3860045146726865E-2</c:v>
                </c:pt>
              </c:numCache>
            </c:numRef>
          </c:val>
          <c:extLst>
            <c:ext xmlns:c16="http://schemas.microsoft.com/office/drawing/2014/chart" uri="{C3380CC4-5D6E-409C-BE32-E72D297353CC}">
              <c16:uniqueId val="{00000005-E432-43C1-957E-22DF28DACA01}"/>
            </c:ext>
          </c:extLst>
        </c:ser>
        <c:dLbls>
          <c:dLblPos val="ctr"/>
          <c:showLegendKey val="0"/>
          <c:showVal val="1"/>
          <c:showCatName val="0"/>
          <c:showSerName val="0"/>
          <c:showPercent val="0"/>
          <c:showBubbleSize val="0"/>
        </c:dLbls>
        <c:gapWidth val="150"/>
        <c:overlap val="100"/>
        <c:axId val="857916976"/>
        <c:axId val="857908016"/>
      </c:barChart>
      <c:catAx>
        <c:axId val="857916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857908016"/>
        <c:crosses val="autoZero"/>
        <c:auto val="1"/>
        <c:lblAlgn val="ctr"/>
        <c:lblOffset val="100"/>
        <c:noMultiLvlLbl val="0"/>
      </c:catAx>
      <c:valAx>
        <c:axId val="857908016"/>
        <c:scaling>
          <c:orientation val="minMax"/>
        </c:scaling>
        <c:delete val="1"/>
        <c:axPos val="b"/>
        <c:numFmt formatCode="0%" sourceLinked="1"/>
        <c:majorTickMark val="none"/>
        <c:minorTickMark val="none"/>
        <c:tickLblPos val="nextTo"/>
        <c:crossAx val="857916976"/>
        <c:crosses val="autoZero"/>
        <c:crossBetween val="between"/>
      </c:valAx>
      <c:spPr>
        <a:noFill/>
        <a:ln>
          <a:noFill/>
        </a:ln>
        <a:effectLst/>
      </c:spPr>
    </c:plotArea>
    <c:legend>
      <c:legendPos val="b"/>
      <c:layout>
        <c:manualLayout>
          <c:xMode val="edge"/>
          <c:yMode val="edge"/>
          <c:x val="0"/>
          <c:y val="0.81673083926710122"/>
          <c:w val="0.97993013249581418"/>
          <c:h val="0.17004608873651558"/>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1"/>
          <c:order val="0"/>
          <c:spPr>
            <a:ln w="28575"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1'!$A$4:$A$10</c:f>
              <c:numCache>
                <c:formatCode>General</c:formatCode>
                <c:ptCount val="7"/>
                <c:pt idx="0">
                  <c:v>2010</c:v>
                </c:pt>
                <c:pt idx="1">
                  <c:v>2011</c:v>
                </c:pt>
                <c:pt idx="2">
                  <c:v>2012</c:v>
                </c:pt>
                <c:pt idx="3">
                  <c:v>2013</c:v>
                </c:pt>
                <c:pt idx="4">
                  <c:v>2014</c:v>
                </c:pt>
                <c:pt idx="5">
                  <c:v>2015</c:v>
                </c:pt>
                <c:pt idx="6">
                  <c:v>2016</c:v>
                </c:pt>
              </c:numCache>
            </c:numRef>
          </c:cat>
          <c:val>
            <c:numRef>
              <c:f>'GM Gráfico 1'!$B$4:$B$10</c:f>
              <c:numCache>
                <c:formatCode>#,##0</c:formatCode>
                <c:ptCount val="7"/>
                <c:pt idx="0">
                  <c:v>220730</c:v>
                </c:pt>
                <c:pt idx="1">
                  <c:v>232085</c:v>
                </c:pt>
                <c:pt idx="2">
                  <c:v>243136</c:v>
                </c:pt>
                <c:pt idx="3">
                  <c:v>245239</c:v>
                </c:pt>
                <c:pt idx="4">
                  <c:v>256858</c:v>
                </c:pt>
                <c:pt idx="5">
                  <c:v>244478</c:v>
                </c:pt>
                <c:pt idx="6">
                  <c:v>239815</c:v>
                </c:pt>
              </c:numCache>
            </c:numRef>
          </c:val>
          <c:smooth val="0"/>
          <c:extLst>
            <c:ext xmlns:c16="http://schemas.microsoft.com/office/drawing/2014/chart" uri="{C3380CC4-5D6E-409C-BE32-E72D297353CC}">
              <c16:uniqueId val="{00000000-AFD6-4D2D-A547-1A7F347C94E3}"/>
            </c:ext>
          </c:extLst>
        </c:ser>
        <c:dLbls>
          <c:dLblPos val="t"/>
          <c:showLegendKey val="0"/>
          <c:showVal val="1"/>
          <c:showCatName val="0"/>
          <c:showSerName val="0"/>
          <c:showPercent val="0"/>
          <c:showBubbleSize val="0"/>
        </c:dLbls>
        <c:marker val="1"/>
        <c:smooth val="0"/>
        <c:axId val="631189024"/>
        <c:axId val="631189584"/>
      </c:lineChart>
      <c:catAx>
        <c:axId val="631189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31189584"/>
        <c:crosses val="autoZero"/>
        <c:auto val="1"/>
        <c:lblAlgn val="ctr"/>
        <c:lblOffset val="100"/>
        <c:noMultiLvlLbl val="0"/>
      </c:catAx>
      <c:valAx>
        <c:axId val="631189584"/>
        <c:scaling>
          <c:orientation val="minMax"/>
        </c:scaling>
        <c:delete val="1"/>
        <c:axPos val="l"/>
        <c:numFmt formatCode="#,##0" sourceLinked="1"/>
        <c:majorTickMark val="none"/>
        <c:minorTickMark val="none"/>
        <c:tickLblPos val="nextTo"/>
        <c:crossAx val="63118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3887079261672096E-2"/>
          <c:y val="3.4879090397264598E-2"/>
          <c:w val="0.95222584147665579"/>
          <c:h val="0.81903020149727923"/>
        </c:manualLayout>
      </c:layout>
      <c:barChart>
        <c:barDir val="col"/>
        <c:grouping val="percentStacked"/>
        <c:varyColors val="0"/>
        <c:ser>
          <c:idx val="0"/>
          <c:order val="0"/>
          <c:tx>
            <c:strRef>
              <c:f>'GM Gráfico 2'!$A$4</c:f>
              <c:strCache>
                <c:ptCount val="1"/>
                <c:pt idx="0">
                  <c:v>Estatuários</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2'!$B$3:$H$3</c:f>
              <c:numCache>
                <c:formatCode>General</c:formatCode>
                <c:ptCount val="7"/>
                <c:pt idx="0">
                  <c:v>2010</c:v>
                </c:pt>
                <c:pt idx="1">
                  <c:v>2011</c:v>
                </c:pt>
                <c:pt idx="2">
                  <c:v>2012</c:v>
                </c:pt>
                <c:pt idx="3">
                  <c:v>2013</c:v>
                </c:pt>
                <c:pt idx="4">
                  <c:v>2014</c:v>
                </c:pt>
                <c:pt idx="5">
                  <c:v>2015</c:v>
                </c:pt>
                <c:pt idx="6">
                  <c:v>2016</c:v>
                </c:pt>
              </c:numCache>
            </c:numRef>
          </c:cat>
          <c:val>
            <c:numRef>
              <c:f>'GM Gráfico 2'!$B$4:$H$4</c:f>
              <c:numCache>
                <c:formatCode>0.0%</c:formatCode>
                <c:ptCount val="7"/>
                <c:pt idx="0">
                  <c:v>0.38600000000000001</c:v>
                </c:pt>
                <c:pt idx="1">
                  <c:v>0.34</c:v>
                </c:pt>
                <c:pt idx="2">
                  <c:v>0.35894118325737856</c:v>
                </c:pt>
                <c:pt idx="3">
                  <c:v>0.35799999999999998</c:v>
                </c:pt>
                <c:pt idx="4">
                  <c:v>0.35099999999999998</c:v>
                </c:pt>
                <c:pt idx="5">
                  <c:v>0.36199999999999999</c:v>
                </c:pt>
                <c:pt idx="6">
                  <c:v>0.38092696453516184</c:v>
                </c:pt>
              </c:numCache>
            </c:numRef>
          </c:val>
          <c:extLst>
            <c:ext xmlns:c16="http://schemas.microsoft.com/office/drawing/2014/chart" uri="{C3380CC4-5D6E-409C-BE32-E72D297353CC}">
              <c16:uniqueId val="{00000000-B3FF-43A8-89D6-DF7BF4962E81}"/>
            </c:ext>
          </c:extLst>
        </c:ser>
        <c:ser>
          <c:idx val="1"/>
          <c:order val="1"/>
          <c:tx>
            <c:strRef>
              <c:f>'GM Gráfico 2'!$A$5</c:f>
              <c:strCache>
                <c:ptCount val="1"/>
                <c:pt idx="0">
                  <c:v>CLT</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2'!$B$3:$H$3</c:f>
              <c:numCache>
                <c:formatCode>General</c:formatCode>
                <c:ptCount val="7"/>
                <c:pt idx="0">
                  <c:v>2010</c:v>
                </c:pt>
                <c:pt idx="1">
                  <c:v>2011</c:v>
                </c:pt>
                <c:pt idx="2">
                  <c:v>2012</c:v>
                </c:pt>
                <c:pt idx="3">
                  <c:v>2013</c:v>
                </c:pt>
                <c:pt idx="4">
                  <c:v>2014</c:v>
                </c:pt>
                <c:pt idx="5">
                  <c:v>2015</c:v>
                </c:pt>
                <c:pt idx="6">
                  <c:v>2016</c:v>
                </c:pt>
              </c:numCache>
            </c:numRef>
          </c:cat>
          <c:val>
            <c:numRef>
              <c:f>'GM Gráfico 2'!$B$5:$H$5</c:f>
              <c:numCache>
                <c:formatCode>0.0%</c:formatCode>
                <c:ptCount val="7"/>
                <c:pt idx="0">
                  <c:v>0.128</c:v>
                </c:pt>
                <c:pt idx="1">
                  <c:v>0.13500000000000001</c:v>
                </c:pt>
                <c:pt idx="2">
                  <c:v>0.12938941677723478</c:v>
                </c:pt>
                <c:pt idx="3">
                  <c:v>0.107</c:v>
                </c:pt>
                <c:pt idx="4">
                  <c:v>0.11</c:v>
                </c:pt>
                <c:pt idx="5">
                  <c:v>0.108</c:v>
                </c:pt>
                <c:pt idx="6">
                  <c:v>0.11618539290703286</c:v>
                </c:pt>
              </c:numCache>
            </c:numRef>
          </c:val>
          <c:extLst>
            <c:ext xmlns:c16="http://schemas.microsoft.com/office/drawing/2014/chart" uri="{C3380CC4-5D6E-409C-BE32-E72D297353CC}">
              <c16:uniqueId val="{00000001-B3FF-43A8-89D6-DF7BF4962E81}"/>
            </c:ext>
          </c:extLst>
        </c:ser>
        <c:ser>
          <c:idx val="2"/>
          <c:order val="2"/>
          <c:tx>
            <c:strRef>
              <c:f>'GM Gráfico 2'!$A$6</c:f>
              <c:strCache>
                <c:ptCount val="1"/>
                <c:pt idx="0">
                  <c:v>Comissionados</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2'!$B$3:$H$3</c:f>
              <c:numCache>
                <c:formatCode>General</c:formatCode>
                <c:ptCount val="7"/>
                <c:pt idx="0">
                  <c:v>2010</c:v>
                </c:pt>
                <c:pt idx="1">
                  <c:v>2011</c:v>
                </c:pt>
                <c:pt idx="2">
                  <c:v>2012</c:v>
                </c:pt>
                <c:pt idx="3">
                  <c:v>2013</c:v>
                </c:pt>
                <c:pt idx="4">
                  <c:v>2014</c:v>
                </c:pt>
                <c:pt idx="5">
                  <c:v>2015</c:v>
                </c:pt>
                <c:pt idx="6">
                  <c:v>2016</c:v>
                </c:pt>
              </c:numCache>
            </c:numRef>
          </c:cat>
          <c:val>
            <c:numRef>
              <c:f>'GM Gráfico 2'!$B$6:$H$6</c:f>
              <c:numCache>
                <c:formatCode>0.0%</c:formatCode>
                <c:ptCount val="7"/>
                <c:pt idx="0">
                  <c:v>0.17499999999999999</c:v>
                </c:pt>
                <c:pt idx="1">
                  <c:v>0.17199999999999999</c:v>
                </c:pt>
                <c:pt idx="2">
                  <c:v>0.15217606289608795</c:v>
                </c:pt>
                <c:pt idx="3">
                  <c:v>0.16800000000000001</c:v>
                </c:pt>
                <c:pt idx="4">
                  <c:v>0.16900000000000001</c:v>
                </c:pt>
                <c:pt idx="5">
                  <c:v>0.16400000000000001</c:v>
                </c:pt>
                <c:pt idx="6">
                  <c:v>0.15678335383524858</c:v>
                </c:pt>
              </c:numCache>
            </c:numRef>
          </c:val>
          <c:extLst>
            <c:ext xmlns:c16="http://schemas.microsoft.com/office/drawing/2014/chart" uri="{C3380CC4-5D6E-409C-BE32-E72D297353CC}">
              <c16:uniqueId val="{00000002-B3FF-43A8-89D6-DF7BF4962E81}"/>
            </c:ext>
          </c:extLst>
        </c:ser>
        <c:ser>
          <c:idx val="3"/>
          <c:order val="3"/>
          <c:tx>
            <c:strRef>
              <c:f>'GM Gráfico 2'!$A$7</c:f>
              <c:strCache>
                <c:ptCount val="1"/>
                <c:pt idx="0">
                  <c:v>Outros vínculos</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2'!$B$3:$H$3</c:f>
              <c:numCache>
                <c:formatCode>General</c:formatCode>
                <c:ptCount val="7"/>
                <c:pt idx="0">
                  <c:v>2010</c:v>
                </c:pt>
                <c:pt idx="1">
                  <c:v>2011</c:v>
                </c:pt>
                <c:pt idx="2">
                  <c:v>2012</c:v>
                </c:pt>
                <c:pt idx="3">
                  <c:v>2013</c:v>
                </c:pt>
                <c:pt idx="4">
                  <c:v>2014</c:v>
                </c:pt>
                <c:pt idx="5">
                  <c:v>2015</c:v>
                </c:pt>
                <c:pt idx="6">
                  <c:v>2016</c:v>
                </c:pt>
              </c:numCache>
            </c:numRef>
          </c:cat>
          <c:val>
            <c:numRef>
              <c:f>'GM Gráfico 2'!$B$7:$H$7</c:f>
              <c:numCache>
                <c:formatCode>0.0%</c:formatCode>
                <c:ptCount val="7"/>
                <c:pt idx="0">
                  <c:v>0.311</c:v>
                </c:pt>
                <c:pt idx="1">
                  <c:v>0.35399999999999998</c:v>
                </c:pt>
                <c:pt idx="2">
                  <c:v>0.3594933370692987</c:v>
                </c:pt>
                <c:pt idx="3">
                  <c:v>0.36699999999999999</c:v>
                </c:pt>
                <c:pt idx="4">
                  <c:v>0.37</c:v>
                </c:pt>
                <c:pt idx="5">
                  <c:v>0.36599999999999999</c:v>
                </c:pt>
                <c:pt idx="6">
                  <c:v>0.34610428872255744</c:v>
                </c:pt>
              </c:numCache>
            </c:numRef>
          </c:val>
          <c:extLst>
            <c:ext xmlns:c16="http://schemas.microsoft.com/office/drawing/2014/chart" uri="{C3380CC4-5D6E-409C-BE32-E72D297353CC}">
              <c16:uniqueId val="{00000003-B3FF-43A8-89D6-DF7BF4962E81}"/>
            </c:ext>
          </c:extLst>
        </c:ser>
        <c:dLbls>
          <c:dLblPos val="ctr"/>
          <c:showLegendKey val="0"/>
          <c:showVal val="1"/>
          <c:showCatName val="0"/>
          <c:showSerName val="0"/>
          <c:showPercent val="0"/>
          <c:showBubbleSize val="0"/>
        </c:dLbls>
        <c:gapWidth val="150"/>
        <c:overlap val="100"/>
        <c:axId val="631193504"/>
        <c:axId val="631194064"/>
      </c:barChart>
      <c:catAx>
        <c:axId val="63119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1194064"/>
        <c:crosses val="autoZero"/>
        <c:auto val="1"/>
        <c:lblAlgn val="ctr"/>
        <c:lblOffset val="100"/>
        <c:noMultiLvlLbl val="0"/>
      </c:catAx>
      <c:valAx>
        <c:axId val="631194064"/>
        <c:scaling>
          <c:orientation val="minMax"/>
        </c:scaling>
        <c:delete val="1"/>
        <c:axPos val="l"/>
        <c:numFmt formatCode="0%" sourceLinked="1"/>
        <c:majorTickMark val="none"/>
        <c:minorTickMark val="none"/>
        <c:tickLblPos val="nextTo"/>
        <c:crossAx val="63119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674515960230246E-2"/>
          <c:y val="3.4469247608125364E-2"/>
          <c:w val="0.95395081109366819"/>
          <c:h val="0.82115666655481223"/>
        </c:manualLayout>
      </c:layout>
      <c:barChart>
        <c:barDir val="col"/>
        <c:grouping val="percentStacked"/>
        <c:varyColors val="0"/>
        <c:ser>
          <c:idx val="0"/>
          <c:order val="0"/>
          <c:tx>
            <c:strRef>
              <c:f>'GM Gráfico 3'!$A$5</c:f>
              <c:strCache>
                <c:ptCount val="1"/>
                <c:pt idx="0">
                  <c:v>Estatuário</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3'!$B$4:$D$4</c:f>
              <c:strCache>
                <c:ptCount val="3"/>
                <c:pt idx="0">
                  <c:v>Ensino Fundamental</c:v>
                </c:pt>
                <c:pt idx="1">
                  <c:v>Ensino Médio</c:v>
                </c:pt>
                <c:pt idx="2">
                  <c:v>Ensino Superior</c:v>
                </c:pt>
              </c:strCache>
            </c:strRef>
          </c:cat>
          <c:val>
            <c:numRef>
              <c:f>'GM Gráfico 3'!$B$5:$D$5</c:f>
              <c:numCache>
                <c:formatCode>0.0%</c:formatCode>
                <c:ptCount val="3"/>
                <c:pt idx="0">
                  <c:v>0.43120000000000003</c:v>
                </c:pt>
                <c:pt idx="1">
                  <c:v>0.3271</c:v>
                </c:pt>
                <c:pt idx="2">
                  <c:v>0.42809999999999998</c:v>
                </c:pt>
              </c:numCache>
            </c:numRef>
          </c:val>
          <c:extLst>
            <c:ext xmlns:c16="http://schemas.microsoft.com/office/drawing/2014/chart" uri="{C3380CC4-5D6E-409C-BE32-E72D297353CC}">
              <c16:uniqueId val="{00000000-0FD1-40A3-8F13-02FA932FF37F}"/>
            </c:ext>
          </c:extLst>
        </c:ser>
        <c:ser>
          <c:idx val="1"/>
          <c:order val="1"/>
          <c:tx>
            <c:strRef>
              <c:f>'GM Gráfico 3'!$A$6</c:f>
              <c:strCache>
                <c:ptCount val="1"/>
                <c:pt idx="0">
                  <c:v>CLT</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3'!$B$4:$D$4</c:f>
              <c:strCache>
                <c:ptCount val="3"/>
                <c:pt idx="0">
                  <c:v>Ensino Fundamental</c:v>
                </c:pt>
                <c:pt idx="1">
                  <c:v>Ensino Médio</c:v>
                </c:pt>
                <c:pt idx="2">
                  <c:v>Ensino Superior</c:v>
                </c:pt>
              </c:strCache>
            </c:strRef>
          </c:cat>
          <c:val>
            <c:numRef>
              <c:f>'GM Gráfico 3'!$B$6:$D$6</c:f>
              <c:numCache>
                <c:formatCode>0.0%</c:formatCode>
                <c:ptCount val="3"/>
                <c:pt idx="0">
                  <c:v>0.12470000000000001</c:v>
                </c:pt>
                <c:pt idx="1">
                  <c:v>0.1167</c:v>
                </c:pt>
                <c:pt idx="2">
                  <c:v>0.11210000000000001</c:v>
                </c:pt>
              </c:numCache>
            </c:numRef>
          </c:val>
          <c:extLst>
            <c:ext xmlns:c16="http://schemas.microsoft.com/office/drawing/2014/chart" uri="{C3380CC4-5D6E-409C-BE32-E72D297353CC}">
              <c16:uniqueId val="{00000001-0FD1-40A3-8F13-02FA932FF37F}"/>
            </c:ext>
          </c:extLst>
        </c:ser>
        <c:ser>
          <c:idx val="2"/>
          <c:order val="2"/>
          <c:tx>
            <c:strRef>
              <c:f>'GM Gráfico 3'!$A$7</c:f>
              <c:strCache>
                <c:ptCount val="1"/>
                <c:pt idx="0">
                  <c:v>Comissionados</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3'!$B$4:$D$4</c:f>
              <c:strCache>
                <c:ptCount val="3"/>
                <c:pt idx="0">
                  <c:v>Ensino Fundamental</c:v>
                </c:pt>
                <c:pt idx="1">
                  <c:v>Ensino Médio</c:v>
                </c:pt>
                <c:pt idx="2">
                  <c:v>Ensino Superior</c:v>
                </c:pt>
              </c:strCache>
            </c:strRef>
          </c:cat>
          <c:val>
            <c:numRef>
              <c:f>'GM Gráfico 3'!$B$7:$D$7</c:f>
              <c:numCache>
                <c:formatCode>0.0%</c:formatCode>
                <c:ptCount val="3"/>
                <c:pt idx="0">
                  <c:v>0.1046</c:v>
                </c:pt>
                <c:pt idx="1">
                  <c:v>0.15129999999999999</c:v>
                </c:pt>
                <c:pt idx="2">
                  <c:v>0.18479999999999999</c:v>
                </c:pt>
              </c:numCache>
            </c:numRef>
          </c:val>
          <c:extLst>
            <c:ext xmlns:c16="http://schemas.microsoft.com/office/drawing/2014/chart" uri="{C3380CC4-5D6E-409C-BE32-E72D297353CC}">
              <c16:uniqueId val="{00000002-0FD1-40A3-8F13-02FA932FF37F}"/>
            </c:ext>
          </c:extLst>
        </c:ser>
        <c:ser>
          <c:idx val="3"/>
          <c:order val="3"/>
          <c:tx>
            <c:strRef>
              <c:f>'GM Gráfico 3'!$A$8</c:f>
              <c:strCache>
                <c:ptCount val="1"/>
                <c:pt idx="0">
                  <c:v>Outros vínculos</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3'!$B$4:$D$4</c:f>
              <c:strCache>
                <c:ptCount val="3"/>
                <c:pt idx="0">
                  <c:v>Ensino Fundamental</c:v>
                </c:pt>
                <c:pt idx="1">
                  <c:v>Ensino Médio</c:v>
                </c:pt>
                <c:pt idx="2">
                  <c:v>Ensino Superior</c:v>
                </c:pt>
              </c:strCache>
            </c:strRef>
          </c:cat>
          <c:val>
            <c:numRef>
              <c:f>'GM Gráfico 3'!$B$8:$D$8</c:f>
              <c:numCache>
                <c:formatCode>0.0%</c:formatCode>
                <c:ptCount val="3"/>
                <c:pt idx="0">
                  <c:v>0.33950000000000002</c:v>
                </c:pt>
                <c:pt idx="1">
                  <c:v>0.40489999999999998</c:v>
                </c:pt>
                <c:pt idx="2">
                  <c:v>0.27510000000000001</c:v>
                </c:pt>
              </c:numCache>
            </c:numRef>
          </c:val>
          <c:extLst>
            <c:ext xmlns:c16="http://schemas.microsoft.com/office/drawing/2014/chart" uri="{C3380CC4-5D6E-409C-BE32-E72D297353CC}">
              <c16:uniqueId val="{00000003-0FD1-40A3-8F13-02FA932FF37F}"/>
            </c:ext>
          </c:extLst>
        </c:ser>
        <c:dLbls>
          <c:dLblPos val="ctr"/>
          <c:showLegendKey val="0"/>
          <c:showVal val="1"/>
          <c:showCatName val="0"/>
          <c:showSerName val="0"/>
          <c:showPercent val="0"/>
          <c:showBubbleSize val="0"/>
        </c:dLbls>
        <c:gapWidth val="150"/>
        <c:overlap val="100"/>
        <c:axId val="631197984"/>
        <c:axId val="631198544"/>
      </c:barChart>
      <c:catAx>
        <c:axId val="63119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198544"/>
        <c:crosses val="autoZero"/>
        <c:auto val="1"/>
        <c:lblAlgn val="ctr"/>
        <c:lblOffset val="100"/>
        <c:noMultiLvlLbl val="0"/>
      </c:catAx>
      <c:valAx>
        <c:axId val="631198544"/>
        <c:scaling>
          <c:orientation val="minMax"/>
        </c:scaling>
        <c:delete val="1"/>
        <c:axPos val="l"/>
        <c:numFmt formatCode="0%" sourceLinked="1"/>
        <c:majorTickMark val="none"/>
        <c:minorTickMark val="none"/>
        <c:tickLblPos val="nextTo"/>
        <c:crossAx val="63119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4'!$A$4:$A$20</c:f>
              <c:strCache>
                <c:ptCount val="17"/>
                <c:pt idx="0">
                  <c:v>Antropólogo</c:v>
                </c:pt>
                <c:pt idx="1">
                  <c:v>Estatístico</c:v>
                </c:pt>
                <c:pt idx="2">
                  <c:v>Economista Doméstico</c:v>
                </c:pt>
                <c:pt idx="3">
                  <c:v>Musicoterapeuta</c:v>
                </c:pt>
                <c:pt idx="4">
                  <c:v>Geógrafo</c:v>
                </c:pt>
                <c:pt idx="5">
                  <c:v>Economista</c:v>
                </c:pt>
                <c:pt idx="6">
                  <c:v>Sociólogo</c:v>
                </c:pt>
                <c:pt idx="7">
                  <c:v>Terapeuta Ocupacional</c:v>
                </c:pt>
                <c:pt idx="8">
                  <c:v>Administrador público/Gestão pública</c:v>
                </c:pt>
                <c:pt idx="9">
                  <c:v>Contador</c:v>
                </c:pt>
                <c:pt idx="10">
                  <c:v>Profissional de Educação Física</c:v>
                </c:pt>
                <c:pt idx="11">
                  <c:v>Administrador</c:v>
                </c:pt>
                <c:pt idx="12">
                  <c:v>Advogado</c:v>
                </c:pt>
                <c:pt idx="13">
                  <c:v>Pedagogo</c:v>
                </c:pt>
                <c:pt idx="14">
                  <c:v>Outras formações de nível superior</c:v>
                </c:pt>
                <c:pt idx="15">
                  <c:v>Psicólogo</c:v>
                </c:pt>
                <c:pt idx="16">
                  <c:v>Assistente Social</c:v>
                </c:pt>
              </c:strCache>
            </c:strRef>
          </c:cat>
          <c:val>
            <c:numRef>
              <c:f>'GM Gráfico 4'!$B$4:$B$20</c:f>
              <c:numCache>
                <c:formatCode>#,##0</c:formatCode>
                <c:ptCount val="17"/>
                <c:pt idx="0">
                  <c:v>19</c:v>
                </c:pt>
                <c:pt idx="1">
                  <c:v>16</c:v>
                </c:pt>
                <c:pt idx="2">
                  <c:v>43</c:v>
                </c:pt>
                <c:pt idx="3">
                  <c:v>80</c:v>
                </c:pt>
                <c:pt idx="4">
                  <c:v>162</c:v>
                </c:pt>
                <c:pt idx="5">
                  <c:v>217</c:v>
                </c:pt>
                <c:pt idx="6">
                  <c:v>286</c:v>
                </c:pt>
                <c:pt idx="7">
                  <c:v>370</c:v>
                </c:pt>
                <c:pt idx="8">
                  <c:v>792</c:v>
                </c:pt>
                <c:pt idx="9">
                  <c:v>1123</c:v>
                </c:pt>
                <c:pt idx="10">
                  <c:v>2149</c:v>
                </c:pt>
                <c:pt idx="11">
                  <c:v>2253</c:v>
                </c:pt>
                <c:pt idx="12">
                  <c:v>3179</c:v>
                </c:pt>
                <c:pt idx="13">
                  <c:v>10069</c:v>
                </c:pt>
                <c:pt idx="14">
                  <c:v>14992</c:v>
                </c:pt>
                <c:pt idx="15">
                  <c:v>15702</c:v>
                </c:pt>
                <c:pt idx="16">
                  <c:v>33559</c:v>
                </c:pt>
              </c:numCache>
            </c:numRef>
          </c:val>
          <c:extLst>
            <c:ext xmlns:c16="http://schemas.microsoft.com/office/drawing/2014/chart" uri="{C3380CC4-5D6E-409C-BE32-E72D297353CC}">
              <c16:uniqueId val="{00000000-BC35-495C-BEF9-852F75D800BE}"/>
            </c:ext>
          </c:extLst>
        </c:ser>
        <c:dLbls>
          <c:dLblPos val="outEnd"/>
          <c:showLegendKey val="0"/>
          <c:showVal val="1"/>
          <c:showCatName val="0"/>
          <c:showSerName val="0"/>
          <c:showPercent val="0"/>
          <c:showBubbleSize val="0"/>
        </c:dLbls>
        <c:gapWidth val="182"/>
        <c:axId val="631200784"/>
        <c:axId val="631201344"/>
      </c:barChart>
      <c:catAx>
        <c:axId val="631200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1201344"/>
        <c:crosses val="autoZero"/>
        <c:auto val="1"/>
        <c:lblAlgn val="ctr"/>
        <c:lblOffset val="100"/>
        <c:noMultiLvlLbl val="0"/>
      </c:catAx>
      <c:valAx>
        <c:axId val="631201344"/>
        <c:scaling>
          <c:orientation val="minMax"/>
        </c:scaling>
        <c:delete val="1"/>
        <c:axPos val="b"/>
        <c:numFmt formatCode="#,##0" sourceLinked="1"/>
        <c:majorTickMark val="none"/>
        <c:minorTickMark val="none"/>
        <c:tickLblPos val="nextTo"/>
        <c:crossAx val="631200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'GM Gráfico 5'!$A$4:$A$6</c:f>
              <c:strCache>
                <c:ptCount val="3"/>
                <c:pt idx="0">
                  <c:v>Nível superior</c:v>
                </c:pt>
                <c:pt idx="1">
                  <c:v>Nível médio</c:v>
                </c:pt>
                <c:pt idx="2">
                  <c:v>Ambos</c:v>
                </c:pt>
              </c:strCache>
            </c:strRef>
          </c:cat>
          <c:val>
            <c:numRef>
              <c:f>'GM Gráfico 5'!$B$4:$B$6</c:f>
              <c:numCache>
                <c:formatCode>General</c:formatCode>
                <c:ptCount val="3"/>
                <c:pt idx="0">
                  <c:v>164</c:v>
                </c:pt>
                <c:pt idx="1">
                  <c:v>34</c:v>
                </c:pt>
                <c:pt idx="2">
                  <c:v>270</c:v>
                </c:pt>
              </c:numCache>
            </c:numRef>
          </c:val>
          <c:extLst>
            <c:ext xmlns:c16="http://schemas.microsoft.com/office/drawing/2014/chart" uri="{C3380CC4-5D6E-409C-BE32-E72D297353CC}">
              <c16:uniqueId val="{00000000-8DF0-4948-8AA2-C93F0879B53C}"/>
            </c:ext>
          </c:extLst>
        </c:ser>
        <c:dLbls>
          <c:dLblPos val="outEnd"/>
          <c:showLegendKey val="0"/>
          <c:showVal val="1"/>
          <c:showCatName val="0"/>
          <c:showSerName val="0"/>
          <c:showPercent val="0"/>
          <c:showBubbleSize val="0"/>
        </c:dLbls>
        <c:gapWidth val="182"/>
        <c:axId val="631203584"/>
        <c:axId val="631204144"/>
      </c:barChart>
      <c:catAx>
        <c:axId val="63120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04144"/>
        <c:crosses val="autoZero"/>
        <c:auto val="1"/>
        <c:lblAlgn val="ctr"/>
        <c:lblOffset val="100"/>
        <c:noMultiLvlLbl val="0"/>
      </c:catAx>
      <c:valAx>
        <c:axId val="631204144"/>
        <c:scaling>
          <c:orientation val="minMax"/>
        </c:scaling>
        <c:delete val="1"/>
        <c:axPos val="b"/>
        <c:numFmt formatCode="General" sourceLinked="1"/>
        <c:majorTickMark val="none"/>
        <c:minorTickMark val="none"/>
        <c:tickLblPos val="nextTo"/>
        <c:crossAx val="63120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1"/>
          <c:order val="1"/>
          <c:tx>
            <c:strRef>
              <c:f>'GM Gráfico 6'!$A$6</c:f>
              <c:strCache>
                <c:ptCount val="1"/>
                <c:pt idx="0">
                  <c:v>Nº</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6'!$B$4:$E$4</c:f>
              <c:numCache>
                <c:formatCode>General</c:formatCode>
                <c:ptCount val="4"/>
                <c:pt idx="0">
                  <c:v>2013</c:v>
                </c:pt>
                <c:pt idx="1">
                  <c:v>2014</c:v>
                </c:pt>
                <c:pt idx="2">
                  <c:v>2015</c:v>
                </c:pt>
                <c:pt idx="3">
                  <c:v>2016</c:v>
                </c:pt>
              </c:numCache>
            </c:numRef>
          </c:cat>
          <c:val>
            <c:numRef>
              <c:f>'GM Gráfico 6'!$B$6:$E$6</c:f>
              <c:numCache>
                <c:formatCode>#,##0</c:formatCode>
                <c:ptCount val="4"/>
                <c:pt idx="0">
                  <c:v>2912</c:v>
                </c:pt>
                <c:pt idx="1">
                  <c:v>3428</c:v>
                </c:pt>
                <c:pt idx="2">
                  <c:v>3783</c:v>
                </c:pt>
                <c:pt idx="3">
                  <c:v>3838</c:v>
                </c:pt>
              </c:numCache>
            </c:numRef>
          </c:val>
          <c:extLst>
            <c:ext xmlns:c16="http://schemas.microsoft.com/office/drawing/2014/chart" uri="{C3380CC4-5D6E-409C-BE32-E72D297353CC}">
              <c16:uniqueId val="{00000000-E9F4-44BE-8163-B7736DE54104}"/>
            </c:ext>
          </c:extLst>
        </c:ser>
        <c:dLbls>
          <c:showLegendKey val="0"/>
          <c:showVal val="1"/>
          <c:showCatName val="0"/>
          <c:showSerName val="0"/>
          <c:showPercent val="0"/>
          <c:showBubbleSize val="0"/>
        </c:dLbls>
        <c:gapWidth val="219"/>
        <c:axId val="631206944"/>
        <c:axId val="631207504"/>
      </c:barChart>
      <c:lineChart>
        <c:grouping val="standard"/>
        <c:varyColors val="0"/>
        <c:ser>
          <c:idx val="0"/>
          <c:order val="0"/>
          <c:tx>
            <c:strRef>
              <c:f>'GM Gráfico 6'!$A$5</c:f>
              <c:strCache>
                <c:ptCount val="1"/>
                <c:pt idx="0">
                  <c:v>%</c:v>
                </c:pt>
              </c:strCache>
            </c:strRef>
          </c:tx>
          <c:spPr>
            <a:ln w="28575"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'GM Gráfico 6'!$B$4:$E$4</c:f>
              <c:numCache>
                <c:formatCode>General</c:formatCode>
                <c:ptCount val="4"/>
                <c:pt idx="0">
                  <c:v>2013</c:v>
                </c:pt>
                <c:pt idx="1">
                  <c:v>2014</c:v>
                </c:pt>
                <c:pt idx="2">
                  <c:v>2015</c:v>
                </c:pt>
                <c:pt idx="3">
                  <c:v>2016</c:v>
                </c:pt>
              </c:numCache>
            </c:numRef>
          </c:cat>
          <c:val>
            <c:numRef>
              <c:f>'GM Gráfico 6'!$B$5:$E$5</c:f>
              <c:numCache>
                <c:formatCode>0.0%</c:formatCode>
                <c:ptCount val="4"/>
                <c:pt idx="0">
                  <c:v>0.53509739066519701</c:v>
                </c:pt>
                <c:pt idx="1">
                  <c:v>0.61543985637342902</c:v>
                </c:pt>
                <c:pt idx="2">
                  <c:v>0.687818181818182</c:v>
                </c:pt>
                <c:pt idx="3">
                  <c:v>0.70023718299580395</c:v>
                </c:pt>
              </c:numCache>
            </c:numRef>
          </c:val>
          <c:smooth val="0"/>
          <c:extLst>
            <c:ext xmlns:c16="http://schemas.microsoft.com/office/drawing/2014/chart" uri="{C3380CC4-5D6E-409C-BE32-E72D297353CC}">
              <c16:uniqueId val="{00000001-E9F4-44BE-8163-B7736DE54104}"/>
            </c:ext>
          </c:extLst>
        </c:ser>
        <c:dLbls>
          <c:showLegendKey val="0"/>
          <c:showVal val="1"/>
          <c:showCatName val="0"/>
          <c:showSerName val="0"/>
          <c:showPercent val="0"/>
          <c:showBubbleSize val="0"/>
        </c:dLbls>
        <c:marker val="1"/>
        <c:smooth val="0"/>
        <c:axId val="631208624"/>
        <c:axId val="631208064"/>
      </c:lineChart>
      <c:catAx>
        <c:axId val="63120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31207504"/>
        <c:crosses val="autoZero"/>
        <c:auto val="1"/>
        <c:lblAlgn val="ctr"/>
        <c:lblOffset val="100"/>
        <c:noMultiLvlLbl val="0"/>
      </c:catAx>
      <c:valAx>
        <c:axId val="631207504"/>
        <c:scaling>
          <c:orientation val="minMax"/>
        </c:scaling>
        <c:delete val="0"/>
        <c:axPos val="l"/>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1206944"/>
        <c:crosses val="autoZero"/>
        <c:crossBetween val="between"/>
      </c:valAx>
      <c:valAx>
        <c:axId val="63120806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1208624"/>
        <c:crosses val="max"/>
        <c:crossBetween val="between"/>
      </c:valAx>
      <c:catAx>
        <c:axId val="631208624"/>
        <c:scaling>
          <c:orientation val="minMax"/>
        </c:scaling>
        <c:delete val="1"/>
        <c:axPos val="b"/>
        <c:numFmt formatCode="General" sourceLinked="1"/>
        <c:majorTickMark val="out"/>
        <c:minorTickMark val="none"/>
        <c:tickLblPos val="nextTo"/>
        <c:crossAx val="631208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7'!$A$3:$A$9</c:f>
              <c:numCache>
                <c:formatCode>General</c:formatCode>
                <c:ptCount val="7"/>
                <c:pt idx="0">
                  <c:v>2010</c:v>
                </c:pt>
                <c:pt idx="1">
                  <c:v>2011</c:v>
                </c:pt>
                <c:pt idx="2">
                  <c:v>2012</c:v>
                </c:pt>
                <c:pt idx="3">
                  <c:v>2013</c:v>
                </c:pt>
                <c:pt idx="4">
                  <c:v>2014</c:v>
                </c:pt>
                <c:pt idx="5">
                  <c:v>2015</c:v>
                </c:pt>
                <c:pt idx="6">
                  <c:v>2016</c:v>
                </c:pt>
              </c:numCache>
            </c:numRef>
          </c:cat>
          <c:val>
            <c:numRef>
              <c:f>'GE Gráfico 7'!$B$3:$B$9</c:f>
              <c:numCache>
                <c:formatCode>#,##0</c:formatCode>
                <c:ptCount val="7"/>
                <c:pt idx="0">
                  <c:v>19785</c:v>
                </c:pt>
                <c:pt idx="1">
                  <c:v>17506</c:v>
                </c:pt>
                <c:pt idx="2">
                  <c:v>16742</c:v>
                </c:pt>
                <c:pt idx="3">
                  <c:v>14742</c:v>
                </c:pt>
                <c:pt idx="4">
                  <c:v>13713</c:v>
                </c:pt>
                <c:pt idx="5">
                  <c:v>13617</c:v>
                </c:pt>
                <c:pt idx="6">
                  <c:v>10359</c:v>
                </c:pt>
              </c:numCache>
            </c:numRef>
          </c:val>
          <c:smooth val="0"/>
          <c:extLst>
            <c:ext xmlns:c16="http://schemas.microsoft.com/office/drawing/2014/chart" uri="{C3380CC4-5D6E-409C-BE32-E72D297353CC}">
              <c16:uniqueId val="{00000000-5E8A-44D7-88AF-50520520016D}"/>
            </c:ext>
          </c:extLst>
        </c:ser>
        <c:dLbls>
          <c:dLblPos val="t"/>
          <c:showLegendKey val="0"/>
          <c:showVal val="1"/>
          <c:showCatName val="0"/>
          <c:showSerName val="0"/>
          <c:showPercent val="0"/>
          <c:showBubbleSize val="0"/>
        </c:dLbls>
        <c:marker val="1"/>
        <c:smooth val="0"/>
        <c:axId val="631210864"/>
        <c:axId val="631211424"/>
      </c:lineChart>
      <c:catAx>
        <c:axId val="63121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pt-BR"/>
          </a:p>
        </c:txPr>
        <c:crossAx val="631211424"/>
        <c:crosses val="autoZero"/>
        <c:auto val="1"/>
        <c:lblAlgn val="ctr"/>
        <c:lblOffset val="100"/>
        <c:noMultiLvlLbl val="0"/>
      </c:catAx>
      <c:valAx>
        <c:axId val="631211424"/>
        <c:scaling>
          <c:orientation val="minMax"/>
        </c:scaling>
        <c:delete val="1"/>
        <c:axPos val="l"/>
        <c:numFmt formatCode="#,##0" sourceLinked="1"/>
        <c:majorTickMark val="none"/>
        <c:minorTickMark val="none"/>
        <c:tickLblPos val="nextTo"/>
        <c:crossAx val="631210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'GE Gráfico 8'!$A$4</c:f>
              <c:strCache>
                <c:ptCount val="1"/>
                <c:pt idx="0">
                  <c:v>Estatuários</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8'!$B$3:$H$3</c:f>
              <c:numCache>
                <c:formatCode>General</c:formatCode>
                <c:ptCount val="7"/>
                <c:pt idx="0">
                  <c:v>2010</c:v>
                </c:pt>
                <c:pt idx="1">
                  <c:v>2011</c:v>
                </c:pt>
                <c:pt idx="2">
                  <c:v>2012</c:v>
                </c:pt>
                <c:pt idx="3">
                  <c:v>2013</c:v>
                </c:pt>
                <c:pt idx="4">
                  <c:v>2014</c:v>
                </c:pt>
                <c:pt idx="5">
                  <c:v>2015</c:v>
                </c:pt>
                <c:pt idx="6">
                  <c:v>2016</c:v>
                </c:pt>
              </c:numCache>
            </c:numRef>
          </c:cat>
          <c:val>
            <c:numRef>
              <c:f>'GE Gráfico 8'!$B$4:$H$4</c:f>
              <c:numCache>
                <c:formatCode>0.0%</c:formatCode>
                <c:ptCount val="7"/>
                <c:pt idx="0">
                  <c:v>0.497</c:v>
                </c:pt>
                <c:pt idx="1">
                  <c:v>0.54800000000000004</c:v>
                </c:pt>
                <c:pt idx="2">
                  <c:v>0.54500000000000004</c:v>
                </c:pt>
                <c:pt idx="3">
                  <c:v>0.52900000000000003</c:v>
                </c:pt>
                <c:pt idx="4">
                  <c:v>0.497</c:v>
                </c:pt>
                <c:pt idx="5">
                  <c:v>0.44782257472277315</c:v>
                </c:pt>
                <c:pt idx="6">
                  <c:v>0.48238246935032342</c:v>
                </c:pt>
              </c:numCache>
            </c:numRef>
          </c:val>
          <c:extLst>
            <c:ext xmlns:c16="http://schemas.microsoft.com/office/drawing/2014/chart" uri="{C3380CC4-5D6E-409C-BE32-E72D297353CC}">
              <c16:uniqueId val="{00000000-EFA2-4451-A100-026CA5FC1411}"/>
            </c:ext>
          </c:extLst>
        </c:ser>
        <c:ser>
          <c:idx val="1"/>
          <c:order val="1"/>
          <c:tx>
            <c:strRef>
              <c:f>'GE Gráfico 8'!$A$5</c:f>
              <c:strCache>
                <c:ptCount val="1"/>
                <c:pt idx="0">
                  <c:v>Celetistas</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8'!$B$3:$H$3</c:f>
              <c:numCache>
                <c:formatCode>General</c:formatCode>
                <c:ptCount val="7"/>
                <c:pt idx="0">
                  <c:v>2010</c:v>
                </c:pt>
                <c:pt idx="1">
                  <c:v>2011</c:v>
                </c:pt>
                <c:pt idx="2">
                  <c:v>2012</c:v>
                </c:pt>
                <c:pt idx="3">
                  <c:v>2013</c:v>
                </c:pt>
                <c:pt idx="4">
                  <c:v>2014</c:v>
                </c:pt>
                <c:pt idx="5">
                  <c:v>2015</c:v>
                </c:pt>
                <c:pt idx="6">
                  <c:v>2016</c:v>
                </c:pt>
              </c:numCache>
            </c:numRef>
          </c:cat>
          <c:val>
            <c:numRef>
              <c:f>'GE Gráfico 8'!$B$5:$H$5</c:f>
              <c:numCache>
                <c:formatCode>0.0%</c:formatCode>
                <c:ptCount val="7"/>
                <c:pt idx="0">
                  <c:v>8.0000000000000002E-3</c:v>
                </c:pt>
                <c:pt idx="1">
                  <c:v>0.16500000000000001</c:v>
                </c:pt>
                <c:pt idx="2">
                  <c:v>0.159</c:v>
                </c:pt>
                <c:pt idx="3">
                  <c:v>6.5000000000000002E-2</c:v>
                </c:pt>
                <c:pt idx="4">
                  <c:v>0.14699999999999999</c:v>
                </c:pt>
                <c:pt idx="5">
                  <c:v>0.16435338180215905</c:v>
                </c:pt>
                <c:pt idx="6">
                  <c:v>0.10879428516266051</c:v>
                </c:pt>
              </c:numCache>
            </c:numRef>
          </c:val>
          <c:extLst>
            <c:ext xmlns:c16="http://schemas.microsoft.com/office/drawing/2014/chart" uri="{C3380CC4-5D6E-409C-BE32-E72D297353CC}">
              <c16:uniqueId val="{00000001-EFA2-4451-A100-026CA5FC1411}"/>
            </c:ext>
          </c:extLst>
        </c:ser>
        <c:ser>
          <c:idx val="2"/>
          <c:order val="2"/>
          <c:tx>
            <c:strRef>
              <c:f>'GE Gráfico 8'!$A$6</c:f>
              <c:strCache>
                <c:ptCount val="1"/>
                <c:pt idx="0">
                  <c:v>Comissionados</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8'!$B$3:$H$3</c:f>
              <c:numCache>
                <c:formatCode>General</c:formatCode>
                <c:ptCount val="7"/>
                <c:pt idx="0">
                  <c:v>2010</c:v>
                </c:pt>
                <c:pt idx="1">
                  <c:v>2011</c:v>
                </c:pt>
                <c:pt idx="2">
                  <c:v>2012</c:v>
                </c:pt>
                <c:pt idx="3">
                  <c:v>2013</c:v>
                </c:pt>
                <c:pt idx="4">
                  <c:v>2014</c:v>
                </c:pt>
                <c:pt idx="5">
                  <c:v>2015</c:v>
                </c:pt>
                <c:pt idx="6">
                  <c:v>2016</c:v>
                </c:pt>
              </c:numCache>
            </c:numRef>
          </c:cat>
          <c:val>
            <c:numRef>
              <c:f>'GE Gráfico 8'!$B$6:$H$6</c:f>
              <c:numCache>
                <c:formatCode>0.0%</c:formatCode>
                <c:ptCount val="7"/>
                <c:pt idx="0">
                  <c:v>0.22500000000000001</c:v>
                </c:pt>
                <c:pt idx="1">
                  <c:v>0.186</c:v>
                </c:pt>
                <c:pt idx="2">
                  <c:v>0.191</c:v>
                </c:pt>
                <c:pt idx="3">
                  <c:v>0.217</c:v>
                </c:pt>
                <c:pt idx="4">
                  <c:v>0.216</c:v>
                </c:pt>
                <c:pt idx="5">
                  <c:v>0.17184401850627895</c:v>
                </c:pt>
                <c:pt idx="6">
                  <c:v>0.23766772854522641</c:v>
                </c:pt>
              </c:numCache>
            </c:numRef>
          </c:val>
          <c:extLst>
            <c:ext xmlns:c16="http://schemas.microsoft.com/office/drawing/2014/chart" uri="{C3380CC4-5D6E-409C-BE32-E72D297353CC}">
              <c16:uniqueId val="{00000002-EFA2-4451-A100-026CA5FC1411}"/>
            </c:ext>
          </c:extLst>
        </c:ser>
        <c:ser>
          <c:idx val="3"/>
          <c:order val="3"/>
          <c:tx>
            <c:strRef>
              <c:f>'GE Gráfico 8'!$A$7</c:f>
              <c:strCache>
                <c:ptCount val="1"/>
                <c:pt idx="0">
                  <c:v>Outros vínculos</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8'!$B$3:$H$3</c:f>
              <c:numCache>
                <c:formatCode>General</c:formatCode>
                <c:ptCount val="7"/>
                <c:pt idx="0">
                  <c:v>2010</c:v>
                </c:pt>
                <c:pt idx="1">
                  <c:v>2011</c:v>
                </c:pt>
                <c:pt idx="2">
                  <c:v>2012</c:v>
                </c:pt>
                <c:pt idx="3">
                  <c:v>2013</c:v>
                </c:pt>
                <c:pt idx="4">
                  <c:v>2014</c:v>
                </c:pt>
                <c:pt idx="5">
                  <c:v>2015</c:v>
                </c:pt>
                <c:pt idx="6">
                  <c:v>2016</c:v>
                </c:pt>
              </c:numCache>
            </c:numRef>
          </c:cat>
          <c:val>
            <c:numRef>
              <c:f>'GE Gráfico 8'!$B$7:$H$7</c:f>
              <c:numCache>
                <c:formatCode>0.0%</c:formatCode>
                <c:ptCount val="7"/>
                <c:pt idx="0">
                  <c:v>0.26900000000000002</c:v>
                </c:pt>
                <c:pt idx="1">
                  <c:v>0.10100000000000001</c:v>
                </c:pt>
                <c:pt idx="2">
                  <c:v>0.105</c:v>
                </c:pt>
                <c:pt idx="3">
                  <c:v>0.189</c:v>
                </c:pt>
                <c:pt idx="4">
                  <c:v>0.14000000000000001</c:v>
                </c:pt>
                <c:pt idx="5">
                  <c:v>0.21598002496878907</c:v>
                </c:pt>
                <c:pt idx="6">
                  <c:v>0.17115551694178974</c:v>
                </c:pt>
              </c:numCache>
            </c:numRef>
          </c:val>
          <c:extLst>
            <c:ext xmlns:c16="http://schemas.microsoft.com/office/drawing/2014/chart" uri="{C3380CC4-5D6E-409C-BE32-E72D297353CC}">
              <c16:uniqueId val="{00000003-EFA2-4451-A100-026CA5FC1411}"/>
            </c:ext>
          </c:extLst>
        </c:ser>
        <c:dLbls>
          <c:dLblPos val="ctr"/>
          <c:showLegendKey val="0"/>
          <c:showVal val="1"/>
          <c:showCatName val="0"/>
          <c:showSerName val="0"/>
          <c:showPercent val="0"/>
          <c:showBubbleSize val="0"/>
        </c:dLbls>
        <c:gapWidth val="150"/>
        <c:overlap val="100"/>
        <c:axId val="631215344"/>
        <c:axId val="631215904"/>
      </c:barChart>
      <c:catAx>
        <c:axId val="63121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pt-BR"/>
          </a:p>
        </c:txPr>
        <c:crossAx val="631215904"/>
        <c:crosses val="autoZero"/>
        <c:auto val="1"/>
        <c:lblAlgn val="ctr"/>
        <c:lblOffset val="100"/>
        <c:noMultiLvlLbl val="0"/>
      </c:catAx>
      <c:valAx>
        <c:axId val="631215904"/>
        <c:scaling>
          <c:orientation val="minMax"/>
        </c:scaling>
        <c:delete val="1"/>
        <c:axPos val="l"/>
        <c:numFmt formatCode="0%" sourceLinked="1"/>
        <c:majorTickMark val="none"/>
        <c:minorTickMark val="none"/>
        <c:tickLblPos val="nextTo"/>
        <c:crossAx val="63121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'GE Gráfico 9'!$A$5</c:f>
              <c:strCache>
                <c:ptCount val="1"/>
                <c:pt idx="0">
                  <c:v>Ensino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9'!$B$4:$H$4</c:f>
              <c:numCache>
                <c:formatCode>General</c:formatCode>
                <c:ptCount val="7"/>
                <c:pt idx="0">
                  <c:v>2010</c:v>
                </c:pt>
                <c:pt idx="1">
                  <c:v>2011</c:v>
                </c:pt>
                <c:pt idx="2">
                  <c:v>2012</c:v>
                </c:pt>
                <c:pt idx="3">
                  <c:v>2013</c:v>
                </c:pt>
                <c:pt idx="4">
                  <c:v>2014</c:v>
                </c:pt>
                <c:pt idx="5">
                  <c:v>2015</c:v>
                </c:pt>
                <c:pt idx="6">
                  <c:v>2016</c:v>
                </c:pt>
              </c:numCache>
            </c:numRef>
          </c:cat>
          <c:val>
            <c:numRef>
              <c:f>'GE Gráfico 9'!$B$5:$H$5</c:f>
              <c:numCache>
                <c:formatCode>0.0%</c:formatCode>
                <c:ptCount val="7"/>
                <c:pt idx="0">
                  <c:v>0.216</c:v>
                </c:pt>
                <c:pt idx="1">
                  <c:v>0.24</c:v>
                </c:pt>
                <c:pt idx="2">
                  <c:v>0.24357902281686775</c:v>
                </c:pt>
                <c:pt idx="3">
                  <c:v>0.19800000000000001</c:v>
                </c:pt>
                <c:pt idx="4">
                  <c:v>0.19565375920659228</c:v>
                </c:pt>
                <c:pt idx="5">
                  <c:v>0.16552838363809944</c:v>
                </c:pt>
                <c:pt idx="6">
                  <c:v>0.16777681243363257</c:v>
                </c:pt>
              </c:numCache>
            </c:numRef>
          </c:val>
          <c:extLst>
            <c:ext xmlns:c16="http://schemas.microsoft.com/office/drawing/2014/chart" uri="{C3380CC4-5D6E-409C-BE32-E72D297353CC}">
              <c16:uniqueId val="{00000000-E21D-4F11-AFAE-E2F856792F25}"/>
            </c:ext>
          </c:extLst>
        </c:ser>
        <c:ser>
          <c:idx val="1"/>
          <c:order val="1"/>
          <c:tx>
            <c:strRef>
              <c:f>'GE Gráfico 9'!$A$6</c:f>
              <c:strCache>
                <c:ptCount val="1"/>
                <c:pt idx="0">
                  <c:v>Ensino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9'!$B$4:$H$4</c:f>
              <c:numCache>
                <c:formatCode>General</c:formatCode>
                <c:ptCount val="7"/>
                <c:pt idx="0">
                  <c:v>2010</c:v>
                </c:pt>
                <c:pt idx="1">
                  <c:v>2011</c:v>
                </c:pt>
                <c:pt idx="2">
                  <c:v>2012</c:v>
                </c:pt>
                <c:pt idx="3">
                  <c:v>2013</c:v>
                </c:pt>
                <c:pt idx="4">
                  <c:v>2014</c:v>
                </c:pt>
                <c:pt idx="5">
                  <c:v>2015</c:v>
                </c:pt>
                <c:pt idx="6">
                  <c:v>2016</c:v>
                </c:pt>
              </c:numCache>
            </c:numRef>
          </c:cat>
          <c:val>
            <c:numRef>
              <c:f>'GE Gráfico 9'!$B$6:$H$6</c:f>
              <c:numCache>
                <c:formatCode>0.0%</c:formatCode>
                <c:ptCount val="7"/>
                <c:pt idx="0">
                  <c:v>0.52700000000000002</c:v>
                </c:pt>
                <c:pt idx="1">
                  <c:v>0.42799999999999999</c:v>
                </c:pt>
                <c:pt idx="2">
                  <c:v>0.43859753912316329</c:v>
                </c:pt>
                <c:pt idx="3">
                  <c:v>0.45900000000000002</c:v>
                </c:pt>
                <c:pt idx="4">
                  <c:v>0.4047983665135273</c:v>
                </c:pt>
                <c:pt idx="5">
                  <c:v>0.42630535360211502</c:v>
                </c:pt>
                <c:pt idx="6">
                  <c:v>0.39434308330919976</c:v>
                </c:pt>
              </c:numCache>
            </c:numRef>
          </c:val>
          <c:extLst>
            <c:ext xmlns:c16="http://schemas.microsoft.com/office/drawing/2014/chart" uri="{C3380CC4-5D6E-409C-BE32-E72D297353CC}">
              <c16:uniqueId val="{00000001-E21D-4F11-AFAE-E2F856792F25}"/>
            </c:ext>
          </c:extLst>
        </c:ser>
        <c:ser>
          <c:idx val="2"/>
          <c:order val="2"/>
          <c:tx>
            <c:strRef>
              <c:f>'GE Gráfico 9'!$A$7</c:f>
              <c:strCache>
                <c:ptCount val="1"/>
                <c:pt idx="0">
                  <c:v>Ensino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'GE Gráfico 9'!$B$4:$H$4</c:f>
              <c:numCache>
                <c:formatCode>General</c:formatCode>
                <c:ptCount val="7"/>
                <c:pt idx="0">
                  <c:v>2010</c:v>
                </c:pt>
                <c:pt idx="1">
                  <c:v>2011</c:v>
                </c:pt>
                <c:pt idx="2">
                  <c:v>2012</c:v>
                </c:pt>
                <c:pt idx="3">
                  <c:v>2013</c:v>
                </c:pt>
                <c:pt idx="4">
                  <c:v>2014</c:v>
                </c:pt>
                <c:pt idx="5">
                  <c:v>2015</c:v>
                </c:pt>
                <c:pt idx="6">
                  <c:v>2016</c:v>
                </c:pt>
              </c:numCache>
            </c:numRef>
          </c:cat>
          <c:val>
            <c:numRef>
              <c:f>'GE Gráfico 9'!$B$7:$H$7</c:f>
              <c:numCache>
                <c:formatCode>0.0%</c:formatCode>
                <c:ptCount val="7"/>
                <c:pt idx="0">
                  <c:v>0.26300000000000001</c:v>
                </c:pt>
                <c:pt idx="1">
                  <c:v>0.33200000000000002</c:v>
                </c:pt>
                <c:pt idx="2">
                  <c:v>0.31782343805996893</c:v>
                </c:pt>
                <c:pt idx="3">
                  <c:v>0.34300000000000003</c:v>
                </c:pt>
                <c:pt idx="4">
                  <c:v>0.39954787427988042</c:v>
                </c:pt>
                <c:pt idx="5">
                  <c:v>0.40816626275978557</c:v>
                </c:pt>
                <c:pt idx="6">
                  <c:v>0.43788010425716772</c:v>
                </c:pt>
              </c:numCache>
            </c:numRef>
          </c:val>
          <c:extLst>
            <c:ext xmlns:c16="http://schemas.microsoft.com/office/drawing/2014/chart" uri="{C3380CC4-5D6E-409C-BE32-E72D297353CC}">
              <c16:uniqueId val="{00000002-E21D-4F11-AFAE-E2F856792F25}"/>
            </c:ext>
          </c:extLst>
        </c:ser>
        <c:dLbls>
          <c:dLblPos val="ctr"/>
          <c:showLegendKey val="0"/>
          <c:showVal val="1"/>
          <c:showCatName val="0"/>
          <c:showSerName val="0"/>
          <c:showPercent val="0"/>
          <c:showBubbleSize val="0"/>
        </c:dLbls>
        <c:gapWidth val="150"/>
        <c:overlap val="100"/>
        <c:axId val="631219264"/>
        <c:axId val="631219824"/>
      </c:barChart>
      <c:catAx>
        <c:axId val="63121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631219824"/>
        <c:crosses val="autoZero"/>
        <c:auto val="1"/>
        <c:lblAlgn val="ctr"/>
        <c:lblOffset val="100"/>
        <c:noMultiLvlLbl val="0"/>
      </c:catAx>
      <c:valAx>
        <c:axId val="631219824"/>
        <c:scaling>
          <c:orientation val="minMax"/>
        </c:scaling>
        <c:delete val="1"/>
        <c:axPos val="l"/>
        <c:numFmt formatCode="0%" sourceLinked="1"/>
        <c:majorTickMark val="none"/>
        <c:minorTickMark val="none"/>
        <c:tickLblPos val="nextTo"/>
        <c:crossAx val="63121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 Gráfico 10'!$A$5:$A$21</c:f>
              <c:strCache>
                <c:ptCount val="17"/>
                <c:pt idx="0">
                  <c:v>Musicoterapeuta</c:v>
                </c:pt>
                <c:pt idx="1">
                  <c:v>Antropólogo</c:v>
                </c:pt>
                <c:pt idx="2">
                  <c:v>Estatístico</c:v>
                </c:pt>
                <c:pt idx="3">
                  <c:v>Economista Doméstico</c:v>
                </c:pt>
                <c:pt idx="4">
                  <c:v>Terapeuta Ocupacional</c:v>
                </c:pt>
                <c:pt idx="5">
                  <c:v>Geógrafo</c:v>
                </c:pt>
                <c:pt idx="6">
                  <c:v>Profissional de Educação Física</c:v>
                </c:pt>
                <c:pt idx="7">
                  <c:v>Administrador público/Gestão pública</c:v>
                </c:pt>
                <c:pt idx="8">
                  <c:v>Economista</c:v>
                </c:pt>
                <c:pt idx="9">
                  <c:v>Contador</c:v>
                </c:pt>
                <c:pt idx="10">
                  <c:v>Sociólogo</c:v>
                </c:pt>
                <c:pt idx="11">
                  <c:v>Administrador</c:v>
                </c:pt>
                <c:pt idx="12">
                  <c:v>Advogado</c:v>
                </c:pt>
                <c:pt idx="13">
                  <c:v>Pedagogo</c:v>
                </c:pt>
                <c:pt idx="14">
                  <c:v>Psicólogo</c:v>
                </c:pt>
                <c:pt idx="15">
                  <c:v>Outras formações de nível superior</c:v>
                </c:pt>
                <c:pt idx="16">
                  <c:v>Assistente Social</c:v>
                </c:pt>
              </c:strCache>
            </c:strRef>
          </c:cat>
          <c:val>
            <c:numRef>
              <c:f>'GE Gráfico 10'!$B$5:$B$21</c:f>
              <c:numCache>
                <c:formatCode>###0</c:formatCode>
                <c:ptCount val="17"/>
                <c:pt idx="0">
                  <c:v>1</c:v>
                </c:pt>
                <c:pt idx="1">
                  <c:v>1.0000000000000002</c:v>
                </c:pt>
                <c:pt idx="2">
                  <c:v>7.0000000000000009</c:v>
                </c:pt>
                <c:pt idx="3">
                  <c:v>8</c:v>
                </c:pt>
                <c:pt idx="4">
                  <c:v>16</c:v>
                </c:pt>
                <c:pt idx="5">
                  <c:v>17.000000000000004</c:v>
                </c:pt>
                <c:pt idx="6">
                  <c:v>28.000000000000004</c:v>
                </c:pt>
                <c:pt idx="7">
                  <c:v>38</c:v>
                </c:pt>
                <c:pt idx="8">
                  <c:v>71</c:v>
                </c:pt>
                <c:pt idx="9">
                  <c:v>82.000000000000014</c:v>
                </c:pt>
                <c:pt idx="10">
                  <c:v>101.00000000000001</c:v>
                </c:pt>
                <c:pt idx="11">
                  <c:v>247.00000000000006</c:v>
                </c:pt>
                <c:pt idx="12">
                  <c:v>274</c:v>
                </c:pt>
                <c:pt idx="13">
                  <c:v>309.99999999999994</c:v>
                </c:pt>
                <c:pt idx="14" formatCode="General">
                  <c:v>344</c:v>
                </c:pt>
                <c:pt idx="15">
                  <c:v>863</c:v>
                </c:pt>
                <c:pt idx="16" formatCode="General">
                  <c:v>999.00000000000011</c:v>
                </c:pt>
              </c:numCache>
            </c:numRef>
          </c:val>
          <c:extLst>
            <c:ext xmlns:c16="http://schemas.microsoft.com/office/drawing/2014/chart" uri="{C3380CC4-5D6E-409C-BE32-E72D297353CC}">
              <c16:uniqueId val="{00000000-2B88-4C77-A7D6-1C49E98BDA50}"/>
            </c:ext>
          </c:extLst>
        </c:ser>
        <c:dLbls>
          <c:dLblPos val="outEnd"/>
          <c:showLegendKey val="0"/>
          <c:showVal val="1"/>
          <c:showCatName val="0"/>
          <c:showSerName val="0"/>
          <c:showPercent val="0"/>
          <c:showBubbleSize val="0"/>
        </c:dLbls>
        <c:gapWidth val="182"/>
        <c:axId val="631222064"/>
        <c:axId val="631222624"/>
      </c:barChart>
      <c:catAx>
        <c:axId val="631222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22624"/>
        <c:crosses val="autoZero"/>
        <c:auto val="1"/>
        <c:lblAlgn val="ctr"/>
        <c:lblOffset val="100"/>
        <c:noMultiLvlLbl val="0"/>
      </c:catAx>
      <c:valAx>
        <c:axId val="631222624"/>
        <c:scaling>
          <c:orientation val="minMax"/>
        </c:scaling>
        <c:delete val="1"/>
        <c:axPos val="b"/>
        <c:numFmt formatCode="###0" sourceLinked="1"/>
        <c:majorTickMark val="none"/>
        <c:minorTickMark val="none"/>
        <c:tickLblPos val="nextTo"/>
        <c:crossAx val="63122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3"/>
          <c:order val="0"/>
          <c:tx>
            <c:strRef>
              <c:f>'Gráfico GM 7'!$E$4</c:f>
              <c:strCache>
                <c:ptCount val="1"/>
                <c:pt idx="0">
                  <c:v>2016</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7'!$A$5:$A$9</c:f>
              <c:strCache>
                <c:ptCount val="5"/>
                <c:pt idx="0">
                  <c:v>Nenhuma visita</c:v>
                </c:pt>
                <c:pt idx="1">
                  <c:v>Uma visita</c:v>
                </c:pt>
                <c:pt idx="2">
                  <c:v>Duas a três visitas</c:v>
                </c:pt>
                <c:pt idx="3">
                  <c:v>Quatro a seis visitas</c:v>
                </c:pt>
                <c:pt idx="4">
                  <c:v>Mais de seis visitas</c:v>
                </c:pt>
              </c:strCache>
            </c:strRef>
          </c:cat>
          <c:val>
            <c:numRef>
              <c:f>'Gráfico GM 7'!$E$5:$E$9</c:f>
              <c:numCache>
                <c:formatCode>0.0%</c:formatCode>
                <c:ptCount val="5"/>
                <c:pt idx="0">
                  <c:v>0.48221127531472402</c:v>
                </c:pt>
                <c:pt idx="1">
                  <c:v>0.22240467068053299</c:v>
                </c:pt>
                <c:pt idx="2">
                  <c:v>0.207808794015691</c:v>
                </c:pt>
                <c:pt idx="3">
                  <c:v>6.3309615033753E-2</c:v>
                </c:pt>
                <c:pt idx="4">
                  <c:v>2.4265644955300099E-2</c:v>
                </c:pt>
              </c:numCache>
            </c:numRef>
          </c:val>
          <c:extLst>
            <c:ext xmlns:c16="http://schemas.microsoft.com/office/drawing/2014/chart" uri="{C3380CC4-5D6E-409C-BE32-E72D297353CC}">
              <c16:uniqueId val="{00000000-F107-4276-9C1B-665BDB61A6D9}"/>
            </c:ext>
          </c:extLst>
        </c:ser>
        <c:ser>
          <c:idx val="2"/>
          <c:order val="1"/>
          <c:tx>
            <c:strRef>
              <c:f>'Gráfico GM 7'!$D$4</c:f>
              <c:strCache>
                <c:ptCount val="1"/>
                <c:pt idx="0">
                  <c:v>2015</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7'!$A$5:$A$9</c:f>
              <c:strCache>
                <c:ptCount val="5"/>
                <c:pt idx="0">
                  <c:v>Nenhuma visita</c:v>
                </c:pt>
                <c:pt idx="1">
                  <c:v>Uma visita</c:v>
                </c:pt>
                <c:pt idx="2">
                  <c:v>Duas a três visitas</c:v>
                </c:pt>
                <c:pt idx="3">
                  <c:v>Quatro a seis visitas</c:v>
                </c:pt>
                <c:pt idx="4">
                  <c:v>Mais de seis visitas</c:v>
                </c:pt>
              </c:strCache>
            </c:strRef>
          </c:cat>
          <c:val>
            <c:numRef>
              <c:f>'Gráfico GM 7'!$D$5:$D$9</c:f>
              <c:numCache>
                <c:formatCode>0.0%</c:formatCode>
                <c:ptCount val="5"/>
                <c:pt idx="0">
                  <c:v>0.46272727272727299</c:v>
                </c:pt>
                <c:pt idx="1">
                  <c:v>0.22436363636363599</c:v>
                </c:pt>
                <c:pt idx="2">
                  <c:v>0.23236363636363599</c:v>
                </c:pt>
                <c:pt idx="3">
                  <c:v>6.5272727272727302E-2</c:v>
                </c:pt>
                <c:pt idx="4">
                  <c:v>1.5272727272727301E-2</c:v>
                </c:pt>
              </c:numCache>
            </c:numRef>
          </c:val>
          <c:extLst>
            <c:ext xmlns:c16="http://schemas.microsoft.com/office/drawing/2014/chart" uri="{C3380CC4-5D6E-409C-BE32-E72D297353CC}">
              <c16:uniqueId val="{00000001-F107-4276-9C1B-665BDB61A6D9}"/>
            </c:ext>
          </c:extLst>
        </c:ser>
        <c:ser>
          <c:idx val="1"/>
          <c:order val="2"/>
          <c:tx>
            <c:strRef>
              <c:f>'Gráfico GM 7'!$C$4</c:f>
              <c:strCache>
                <c:ptCount val="1"/>
                <c:pt idx="0">
                  <c:v>2014</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7'!$A$5:$A$9</c:f>
              <c:strCache>
                <c:ptCount val="5"/>
                <c:pt idx="0">
                  <c:v>Nenhuma visita</c:v>
                </c:pt>
                <c:pt idx="1">
                  <c:v>Uma visita</c:v>
                </c:pt>
                <c:pt idx="2">
                  <c:v>Duas a três visitas</c:v>
                </c:pt>
                <c:pt idx="3">
                  <c:v>Quatro a seis visitas</c:v>
                </c:pt>
                <c:pt idx="4">
                  <c:v>Mais de seis visitas</c:v>
                </c:pt>
              </c:strCache>
            </c:strRef>
          </c:cat>
          <c:val>
            <c:numRef>
              <c:f>'Gráfico GM 7'!$C$5:$C$9</c:f>
              <c:numCache>
                <c:formatCode>0.0%</c:formatCode>
                <c:ptCount val="5"/>
                <c:pt idx="0">
                  <c:v>0.40887681159420303</c:v>
                </c:pt>
                <c:pt idx="1">
                  <c:v>0.233333333333333</c:v>
                </c:pt>
                <c:pt idx="2">
                  <c:v>0.26521739130434802</c:v>
                </c:pt>
                <c:pt idx="3">
                  <c:v>6.9202898550724604E-2</c:v>
                </c:pt>
                <c:pt idx="4">
                  <c:v>2.3369565217391301E-2</c:v>
                </c:pt>
              </c:numCache>
            </c:numRef>
          </c:val>
          <c:extLst>
            <c:ext xmlns:c16="http://schemas.microsoft.com/office/drawing/2014/chart" uri="{C3380CC4-5D6E-409C-BE32-E72D297353CC}">
              <c16:uniqueId val="{00000002-F107-4276-9C1B-665BDB61A6D9}"/>
            </c:ext>
          </c:extLst>
        </c:ser>
        <c:ser>
          <c:idx val="0"/>
          <c:order val="3"/>
          <c:tx>
            <c:strRef>
              <c:f>'Gráfico GM 7'!$B$4</c:f>
              <c:strCache>
                <c:ptCount val="1"/>
                <c:pt idx="0">
                  <c:v>2013</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7'!$A$5:$A$9</c:f>
              <c:strCache>
                <c:ptCount val="5"/>
                <c:pt idx="0">
                  <c:v>Nenhuma visita</c:v>
                </c:pt>
                <c:pt idx="1">
                  <c:v>Uma visita</c:v>
                </c:pt>
                <c:pt idx="2">
                  <c:v>Duas a três visitas</c:v>
                </c:pt>
                <c:pt idx="3">
                  <c:v>Quatro a seis visitas</c:v>
                </c:pt>
                <c:pt idx="4">
                  <c:v>Mais de seis visitas</c:v>
                </c:pt>
              </c:strCache>
            </c:strRef>
          </c:cat>
          <c:val>
            <c:numRef>
              <c:f>'Gráfico GM 7'!$B$5:$B$9</c:f>
              <c:numCache>
                <c:formatCode>0.0%</c:formatCode>
                <c:ptCount val="5"/>
                <c:pt idx="0">
                  <c:v>0.39966923925027598</c:v>
                </c:pt>
                <c:pt idx="1">
                  <c:v>0.24439544285189299</c:v>
                </c:pt>
                <c:pt idx="2">
                  <c:v>0.24898934215362001</c:v>
                </c:pt>
                <c:pt idx="3">
                  <c:v>7.8647556045571498E-2</c:v>
                </c:pt>
                <c:pt idx="4">
                  <c:v>2.82984196986402E-2</c:v>
                </c:pt>
              </c:numCache>
            </c:numRef>
          </c:val>
          <c:extLst>
            <c:ext xmlns:c16="http://schemas.microsoft.com/office/drawing/2014/chart" uri="{C3380CC4-5D6E-409C-BE32-E72D297353CC}">
              <c16:uniqueId val="{00000003-F107-4276-9C1B-665BDB61A6D9}"/>
            </c:ext>
          </c:extLst>
        </c:ser>
        <c:dLbls>
          <c:dLblPos val="outEnd"/>
          <c:showLegendKey val="0"/>
          <c:showVal val="1"/>
          <c:showCatName val="0"/>
          <c:showSerName val="0"/>
          <c:showPercent val="0"/>
          <c:showBubbleSize val="0"/>
        </c:dLbls>
        <c:gapWidth val="182"/>
        <c:axId val="857911376"/>
        <c:axId val="857903536"/>
      </c:barChart>
      <c:catAx>
        <c:axId val="857911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03536"/>
        <c:crosses val="autoZero"/>
        <c:auto val="1"/>
        <c:lblAlgn val="ctr"/>
        <c:lblOffset val="100"/>
        <c:noMultiLvlLbl val="0"/>
      </c:catAx>
      <c:valAx>
        <c:axId val="857903536"/>
        <c:scaling>
          <c:orientation val="minMax"/>
        </c:scaling>
        <c:delete val="1"/>
        <c:axPos val="b"/>
        <c:numFmt formatCode="0.0%" sourceLinked="1"/>
        <c:majorTickMark val="none"/>
        <c:minorTickMark val="none"/>
        <c:tickLblPos val="nextTo"/>
        <c:crossAx val="85791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8376722817764167E-2"/>
          <c:y val="3.9850555188312174E-2"/>
          <c:w val="0.95507912200102096"/>
          <c:h val="0.88643167041812754"/>
        </c:manualLayout>
      </c:layout>
      <c:lineChart>
        <c:grouping val="standard"/>
        <c:varyColors val="0"/>
        <c:ser>
          <c:idx val="0"/>
          <c:order val="0"/>
          <c:tx>
            <c:strRef>
              <c:f>'CRAS Gráfico 11'!$B$3</c:f>
              <c:strCache>
                <c:ptCount val="1"/>
                <c:pt idx="0">
                  <c:v>Quantidade de trabalhadores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11'!$A$4:$A$10</c:f>
              <c:numCache>
                <c:formatCode>General</c:formatCode>
                <c:ptCount val="7"/>
                <c:pt idx="0">
                  <c:v>2010</c:v>
                </c:pt>
                <c:pt idx="1">
                  <c:v>2011</c:v>
                </c:pt>
                <c:pt idx="2">
                  <c:v>2012</c:v>
                </c:pt>
                <c:pt idx="3">
                  <c:v>2013</c:v>
                </c:pt>
                <c:pt idx="4">
                  <c:v>2014</c:v>
                </c:pt>
                <c:pt idx="5">
                  <c:v>2015</c:v>
                </c:pt>
                <c:pt idx="6">
                  <c:v>2016</c:v>
                </c:pt>
              </c:numCache>
            </c:numRef>
          </c:cat>
          <c:val>
            <c:numRef>
              <c:f>'CRAS Gráfico 11'!$B$4:$B$10</c:f>
              <c:numCache>
                <c:formatCode>#,##0</c:formatCode>
                <c:ptCount val="7"/>
                <c:pt idx="0">
                  <c:v>51692</c:v>
                </c:pt>
                <c:pt idx="1">
                  <c:v>59107</c:v>
                </c:pt>
                <c:pt idx="2">
                  <c:v>68275</c:v>
                </c:pt>
                <c:pt idx="3">
                  <c:v>75241</c:v>
                </c:pt>
                <c:pt idx="4">
                  <c:v>95325</c:v>
                </c:pt>
                <c:pt idx="5">
                  <c:v>91965</c:v>
                </c:pt>
                <c:pt idx="6">
                  <c:v>89038</c:v>
                </c:pt>
              </c:numCache>
            </c:numRef>
          </c:val>
          <c:smooth val="0"/>
          <c:extLst>
            <c:ext xmlns:c16="http://schemas.microsoft.com/office/drawing/2014/chart" uri="{C3380CC4-5D6E-409C-BE32-E72D297353CC}">
              <c16:uniqueId val="{00000000-CB85-4AF8-A333-0D01A960B1C1}"/>
            </c:ext>
          </c:extLst>
        </c:ser>
        <c:dLbls>
          <c:dLblPos val="t"/>
          <c:showLegendKey val="0"/>
          <c:showVal val="1"/>
          <c:showCatName val="0"/>
          <c:showSerName val="0"/>
          <c:showPercent val="0"/>
          <c:showBubbleSize val="0"/>
        </c:dLbls>
        <c:marker val="1"/>
        <c:smooth val="0"/>
        <c:axId val="631224864"/>
        <c:axId val="631225424"/>
      </c:lineChart>
      <c:catAx>
        <c:axId val="63122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25424"/>
        <c:crosses val="autoZero"/>
        <c:auto val="1"/>
        <c:lblAlgn val="ctr"/>
        <c:lblOffset val="100"/>
        <c:noMultiLvlLbl val="0"/>
      </c:catAx>
      <c:valAx>
        <c:axId val="631225424"/>
        <c:scaling>
          <c:orientation val="minMax"/>
        </c:scaling>
        <c:delete val="1"/>
        <c:axPos val="l"/>
        <c:numFmt formatCode="#,##0" sourceLinked="1"/>
        <c:majorTickMark val="none"/>
        <c:minorTickMark val="none"/>
        <c:tickLblPos val="nextTo"/>
        <c:crossAx val="63122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8.8789370078740146E-2"/>
          <c:y val="4.0422015081812805E-2"/>
          <c:w val="0.87232174103237092"/>
          <c:h val="0.74627543548303732"/>
        </c:manualLayout>
      </c:layout>
      <c:barChart>
        <c:barDir val="col"/>
        <c:grouping val="percentStacked"/>
        <c:varyColors val="0"/>
        <c:ser>
          <c:idx val="0"/>
          <c:order val="0"/>
          <c:tx>
            <c:strRef>
              <c:f>'CRAS Gráfico 12'!$A$4</c:f>
              <c:strCache>
                <c:ptCount val="1"/>
                <c:pt idx="0">
                  <c:v>Estatuários</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12'!$B$3:$F$3</c:f>
              <c:numCache>
                <c:formatCode>General</c:formatCode>
                <c:ptCount val="5"/>
                <c:pt idx="0">
                  <c:v>2012</c:v>
                </c:pt>
                <c:pt idx="1">
                  <c:v>2013</c:v>
                </c:pt>
                <c:pt idx="2">
                  <c:v>2014</c:v>
                </c:pt>
                <c:pt idx="3">
                  <c:v>2015</c:v>
                </c:pt>
                <c:pt idx="4">
                  <c:v>2016</c:v>
                </c:pt>
              </c:numCache>
            </c:numRef>
          </c:cat>
          <c:val>
            <c:numRef>
              <c:f>'CRAS Gráfico 12'!$B$4:$F$4</c:f>
              <c:numCache>
                <c:formatCode>0.0%</c:formatCode>
                <c:ptCount val="5"/>
                <c:pt idx="0">
                  <c:v>0.32864152325155599</c:v>
                </c:pt>
                <c:pt idx="1">
                  <c:v>0.33683762842067499</c:v>
                </c:pt>
                <c:pt idx="2">
                  <c:v>0.29890375032782601</c:v>
                </c:pt>
                <c:pt idx="3">
                  <c:v>0.32039362801065624</c:v>
                </c:pt>
                <c:pt idx="4">
                  <c:v>0.34262898986949403</c:v>
                </c:pt>
              </c:numCache>
            </c:numRef>
          </c:val>
          <c:extLst>
            <c:ext xmlns:c16="http://schemas.microsoft.com/office/drawing/2014/chart" uri="{C3380CC4-5D6E-409C-BE32-E72D297353CC}">
              <c16:uniqueId val="{00000000-4C51-4238-A1C0-06CD267B5D41}"/>
            </c:ext>
          </c:extLst>
        </c:ser>
        <c:ser>
          <c:idx val="1"/>
          <c:order val="1"/>
          <c:tx>
            <c:strRef>
              <c:f>'CRAS Gráfico 12'!$A$5</c:f>
              <c:strCache>
                <c:ptCount val="1"/>
                <c:pt idx="0">
                  <c:v>Celetistas</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12'!$B$3:$F$3</c:f>
              <c:numCache>
                <c:formatCode>General</c:formatCode>
                <c:ptCount val="5"/>
                <c:pt idx="0">
                  <c:v>2012</c:v>
                </c:pt>
                <c:pt idx="1">
                  <c:v>2013</c:v>
                </c:pt>
                <c:pt idx="2">
                  <c:v>2014</c:v>
                </c:pt>
                <c:pt idx="3">
                  <c:v>2015</c:v>
                </c:pt>
                <c:pt idx="4">
                  <c:v>2016</c:v>
                </c:pt>
              </c:numCache>
            </c:numRef>
          </c:cat>
          <c:val>
            <c:numRef>
              <c:f>'CRAS Gráfico 12'!$B$5:$F$5</c:f>
              <c:numCache>
                <c:formatCode>0.0%</c:formatCode>
                <c:ptCount val="5"/>
                <c:pt idx="0">
                  <c:v>7.2164042475283796E-2</c:v>
                </c:pt>
                <c:pt idx="1">
                  <c:v>7.2114937334697801E-2</c:v>
                </c:pt>
                <c:pt idx="2">
                  <c:v>6.8135326514555505E-2</c:v>
                </c:pt>
                <c:pt idx="3">
                  <c:v>6.7721415755994094E-2</c:v>
                </c:pt>
                <c:pt idx="4">
                  <c:v>6.5612435140052605E-2</c:v>
                </c:pt>
              </c:numCache>
            </c:numRef>
          </c:val>
          <c:extLst>
            <c:ext xmlns:c16="http://schemas.microsoft.com/office/drawing/2014/chart" uri="{C3380CC4-5D6E-409C-BE32-E72D297353CC}">
              <c16:uniqueId val="{00000001-4C51-4238-A1C0-06CD267B5D41}"/>
            </c:ext>
          </c:extLst>
        </c:ser>
        <c:ser>
          <c:idx val="2"/>
          <c:order val="2"/>
          <c:tx>
            <c:strRef>
              <c:f>'CRAS Gráfico 12'!$A$6</c:f>
              <c:strCache>
                <c:ptCount val="1"/>
                <c:pt idx="0">
                  <c:v>Comissionados</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12'!$B$3:$F$3</c:f>
              <c:numCache>
                <c:formatCode>General</c:formatCode>
                <c:ptCount val="5"/>
                <c:pt idx="0">
                  <c:v>2012</c:v>
                </c:pt>
                <c:pt idx="1">
                  <c:v>2013</c:v>
                </c:pt>
                <c:pt idx="2">
                  <c:v>2014</c:v>
                </c:pt>
                <c:pt idx="3">
                  <c:v>2015</c:v>
                </c:pt>
                <c:pt idx="4">
                  <c:v>2016</c:v>
                </c:pt>
              </c:numCache>
            </c:numRef>
          </c:cat>
          <c:val>
            <c:numRef>
              <c:f>'CRAS Gráfico 12'!$B$6:$F$6</c:f>
              <c:numCache>
                <c:formatCode>0.0%</c:formatCode>
                <c:ptCount val="5"/>
                <c:pt idx="0">
                  <c:v>8.6634932259245706E-2</c:v>
                </c:pt>
                <c:pt idx="1">
                  <c:v>0.100144867824723</c:v>
                </c:pt>
                <c:pt idx="2">
                  <c:v>9.8977183320220305E-2</c:v>
                </c:pt>
                <c:pt idx="3">
                  <c:v>9.6895558092752701E-2</c:v>
                </c:pt>
                <c:pt idx="4">
                  <c:v>9.4117118533659797E-2</c:v>
                </c:pt>
              </c:numCache>
            </c:numRef>
          </c:val>
          <c:extLst>
            <c:ext xmlns:c16="http://schemas.microsoft.com/office/drawing/2014/chart" uri="{C3380CC4-5D6E-409C-BE32-E72D297353CC}">
              <c16:uniqueId val="{00000002-4C51-4238-A1C0-06CD267B5D41}"/>
            </c:ext>
          </c:extLst>
        </c:ser>
        <c:ser>
          <c:idx val="3"/>
          <c:order val="3"/>
          <c:tx>
            <c:strRef>
              <c:f>'CRAS Gráfico 12'!$A$7</c:f>
              <c:strCache>
                <c:ptCount val="1"/>
                <c:pt idx="0">
                  <c:v>Outros vínculos</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12'!$B$3:$F$3</c:f>
              <c:numCache>
                <c:formatCode>General</c:formatCode>
                <c:ptCount val="5"/>
                <c:pt idx="0">
                  <c:v>2012</c:v>
                </c:pt>
                <c:pt idx="1">
                  <c:v>2013</c:v>
                </c:pt>
                <c:pt idx="2">
                  <c:v>2014</c:v>
                </c:pt>
                <c:pt idx="3">
                  <c:v>2015</c:v>
                </c:pt>
                <c:pt idx="4">
                  <c:v>2016</c:v>
                </c:pt>
              </c:numCache>
            </c:numRef>
          </c:cat>
          <c:val>
            <c:numRef>
              <c:f>'CRAS Gráfico 12'!$B$7:$F$7</c:f>
              <c:numCache>
                <c:formatCode>0.0%</c:formatCode>
                <c:ptCount val="5"/>
                <c:pt idx="0">
                  <c:v>0.51255950201391398</c:v>
                </c:pt>
                <c:pt idx="1">
                  <c:v>0.49090256641990399</c:v>
                </c:pt>
                <c:pt idx="2">
                  <c:v>0.533983739837398</c:v>
                </c:pt>
                <c:pt idx="3">
                  <c:v>0.51498939814059697</c:v>
                </c:pt>
                <c:pt idx="4">
                  <c:v>0.49764145645679397</c:v>
                </c:pt>
              </c:numCache>
            </c:numRef>
          </c:val>
          <c:extLst>
            <c:ext xmlns:c16="http://schemas.microsoft.com/office/drawing/2014/chart" uri="{C3380CC4-5D6E-409C-BE32-E72D297353CC}">
              <c16:uniqueId val="{00000003-4C51-4238-A1C0-06CD267B5D41}"/>
            </c:ext>
          </c:extLst>
        </c:ser>
        <c:dLbls>
          <c:dLblPos val="ctr"/>
          <c:showLegendKey val="0"/>
          <c:showVal val="1"/>
          <c:showCatName val="0"/>
          <c:showSerName val="0"/>
          <c:showPercent val="0"/>
          <c:showBubbleSize val="0"/>
        </c:dLbls>
        <c:gapWidth val="150"/>
        <c:overlap val="100"/>
        <c:axId val="631229344"/>
        <c:axId val="631229904"/>
      </c:barChart>
      <c:catAx>
        <c:axId val="63122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29904"/>
        <c:crosses val="autoZero"/>
        <c:auto val="1"/>
        <c:lblAlgn val="ctr"/>
        <c:lblOffset val="100"/>
        <c:noMultiLvlLbl val="0"/>
      </c:catAx>
      <c:valAx>
        <c:axId val="631229904"/>
        <c:scaling>
          <c:orientation val="minMax"/>
        </c:scaling>
        <c:delete val="1"/>
        <c:axPos val="l"/>
        <c:numFmt formatCode="0%" sourceLinked="1"/>
        <c:majorTickMark val="none"/>
        <c:minorTickMark val="none"/>
        <c:tickLblPos val="nextTo"/>
        <c:crossAx val="6312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8151815181518153E-2"/>
          <c:y val="2.9510395707578806E-2"/>
          <c:w val="0.9636963696369637"/>
          <c:h val="0.80482857344992076"/>
        </c:manualLayout>
      </c:layout>
      <c:barChart>
        <c:barDir val="col"/>
        <c:grouping val="percentStacked"/>
        <c:varyColors val="0"/>
        <c:ser>
          <c:idx val="0"/>
          <c:order val="0"/>
          <c:tx>
            <c:strRef>
              <c:f>'CRAS Gráfico 13'!$A$4</c:f>
              <c:strCache>
                <c:ptCount val="1"/>
                <c:pt idx="0">
                  <c:v>Nível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13'!$B$3:$F$3</c:f>
              <c:numCache>
                <c:formatCode>General</c:formatCode>
                <c:ptCount val="5"/>
                <c:pt idx="0">
                  <c:v>2012</c:v>
                </c:pt>
                <c:pt idx="1">
                  <c:v>2013</c:v>
                </c:pt>
                <c:pt idx="2">
                  <c:v>2014</c:v>
                </c:pt>
                <c:pt idx="3">
                  <c:v>2015</c:v>
                </c:pt>
                <c:pt idx="4">
                  <c:v>2016</c:v>
                </c:pt>
              </c:numCache>
            </c:numRef>
          </c:cat>
          <c:val>
            <c:numRef>
              <c:f>'CRAS Gráfico 13'!$B$4:$F$4</c:f>
              <c:numCache>
                <c:formatCode>0.0%</c:formatCode>
                <c:ptCount val="5"/>
                <c:pt idx="0">
                  <c:v>0.124935920908092</c:v>
                </c:pt>
                <c:pt idx="1">
                  <c:v>0.12454645738360701</c:v>
                </c:pt>
                <c:pt idx="2">
                  <c:v>0.110432730133753</c:v>
                </c:pt>
                <c:pt idx="3">
                  <c:v>0.107366933072364</c:v>
                </c:pt>
                <c:pt idx="4">
                  <c:v>0.100945663649228</c:v>
                </c:pt>
              </c:numCache>
            </c:numRef>
          </c:val>
          <c:extLst>
            <c:ext xmlns:c16="http://schemas.microsoft.com/office/drawing/2014/chart" uri="{C3380CC4-5D6E-409C-BE32-E72D297353CC}">
              <c16:uniqueId val="{00000000-7344-45EB-B49A-A12461440FE0}"/>
            </c:ext>
          </c:extLst>
        </c:ser>
        <c:ser>
          <c:idx val="1"/>
          <c:order val="1"/>
          <c:tx>
            <c:strRef>
              <c:f>'CRAS Gráfico 13'!$A$5</c:f>
              <c:strCache>
                <c:ptCount val="1"/>
                <c:pt idx="0">
                  <c:v>Nível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13'!$B$3:$F$3</c:f>
              <c:numCache>
                <c:formatCode>General</c:formatCode>
                <c:ptCount val="5"/>
                <c:pt idx="0">
                  <c:v>2012</c:v>
                </c:pt>
                <c:pt idx="1">
                  <c:v>2013</c:v>
                </c:pt>
                <c:pt idx="2">
                  <c:v>2014</c:v>
                </c:pt>
                <c:pt idx="3">
                  <c:v>2015</c:v>
                </c:pt>
                <c:pt idx="4">
                  <c:v>2016</c:v>
                </c:pt>
              </c:numCache>
            </c:numRef>
          </c:cat>
          <c:val>
            <c:numRef>
              <c:f>'CRAS Gráfico 13'!$B$5:$F$5</c:f>
              <c:numCache>
                <c:formatCode>0.0%</c:formatCode>
                <c:ptCount val="5"/>
                <c:pt idx="0">
                  <c:v>0.38220432076162603</c:v>
                </c:pt>
                <c:pt idx="1">
                  <c:v>0.394851211440571</c:v>
                </c:pt>
                <c:pt idx="2">
                  <c:v>0.44899029635457599</c:v>
                </c:pt>
                <c:pt idx="3">
                  <c:v>0.44228782689066498</c:v>
                </c:pt>
                <c:pt idx="4">
                  <c:v>0.43561176127046902</c:v>
                </c:pt>
              </c:numCache>
            </c:numRef>
          </c:val>
          <c:extLst>
            <c:ext xmlns:c16="http://schemas.microsoft.com/office/drawing/2014/chart" uri="{C3380CC4-5D6E-409C-BE32-E72D297353CC}">
              <c16:uniqueId val="{00000001-7344-45EB-B49A-A12461440FE0}"/>
            </c:ext>
          </c:extLst>
        </c:ser>
        <c:ser>
          <c:idx val="2"/>
          <c:order val="2"/>
          <c:tx>
            <c:strRef>
              <c:f>'CRAS Gráfico 13'!$A$6</c:f>
              <c:strCache>
                <c:ptCount val="1"/>
                <c:pt idx="0">
                  <c:v>Nível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'CRAS Gráfico 13'!$B$3:$F$3</c:f>
              <c:numCache>
                <c:formatCode>General</c:formatCode>
                <c:ptCount val="5"/>
                <c:pt idx="0">
                  <c:v>2012</c:v>
                </c:pt>
                <c:pt idx="1">
                  <c:v>2013</c:v>
                </c:pt>
                <c:pt idx="2">
                  <c:v>2014</c:v>
                </c:pt>
                <c:pt idx="3">
                  <c:v>2015</c:v>
                </c:pt>
                <c:pt idx="4">
                  <c:v>2016</c:v>
                </c:pt>
              </c:numCache>
            </c:numRef>
          </c:cat>
          <c:val>
            <c:numRef>
              <c:f>'CRAS Gráfico 13'!$B$6:$F$6</c:f>
              <c:numCache>
                <c:formatCode>0.0%</c:formatCode>
                <c:ptCount val="5"/>
                <c:pt idx="0">
                  <c:v>0.49285975833028201</c:v>
                </c:pt>
                <c:pt idx="1">
                  <c:v>0.48060233117582202</c:v>
                </c:pt>
                <c:pt idx="2">
                  <c:v>0.44057697351167102</c:v>
                </c:pt>
                <c:pt idx="3">
                  <c:v>0.45034524003697102</c:v>
                </c:pt>
                <c:pt idx="4">
                  <c:v>0.46344257508030301</c:v>
                </c:pt>
              </c:numCache>
            </c:numRef>
          </c:val>
          <c:extLst>
            <c:ext xmlns:c16="http://schemas.microsoft.com/office/drawing/2014/chart" uri="{C3380CC4-5D6E-409C-BE32-E72D297353CC}">
              <c16:uniqueId val="{00000002-7344-45EB-B49A-A12461440FE0}"/>
            </c:ext>
          </c:extLst>
        </c:ser>
        <c:dLbls>
          <c:dLblPos val="ctr"/>
          <c:showLegendKey val="0"/>
          <c:showVal val="1"/>
          <c:showCatName val="0"/>
          <c:showSerName val="0"/>
          <c:showPercent val="0"/>
          <c:showBubbleSize val="0"/>
        </c:dLbls>
        <c:gapWidth val="150"/>
        <c:overlap val="100"/>
        <c:axId val="631233264"/>
        <c:axId val="631233824"/>
      </c:barChart>
      <c:catAx>
        <c:axId val="63123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33824"/>
        <c:crosses val="autoZero"/>
        <c:auto val="1"/>
        <c:lblAlgn val="ctr"/>
        <c:lblOffset val="100"/>
        <c:noMultiLvlLbl val="0"/>
      </c:catAx>
      <c:valAx>
        <c:axId val="631233824"/>
        <c:scaling>
          <c:orientation val="minMax"/>
        </c:scaling>
        <c:delete val="1"/>
        <c:axPos val="l"/>
        <c:numFmt formatCode="0%" sourceLinked="1"/>
        <c:majorTickMark val="none"/>
        <c:minorTickMark val="none"/>
        <c:tickLblPos val="nextTo"/>
        <c:crossAx val="63123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'CRAS Gráfico 14'!$B$3</c:f>
              <c:strCache>
                <c:ptCount val="1"/>
                <c:pt idx="0">
                  <c:v>2012</c:v>
                </c:pt>
              </c:strCache>
            </c:strRef>
          </c:tx>
          <c:spPr>
            <a:solidFill>
              <a:schemeClr val="accent1">
                <a:shade val="53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14'!$A$4:$A$10</c:f>
              <c:strCache>
                <c:ptCount val="7"/>
                <c:pt idx="0">
                  <c:v>Advogado</c:v>
                </c:pt>
                <c:pt idx="1">
                  <c:v>Pedagogo</c:v>
                </c:pt>
                <c:pt idx="2">
                  <c:v>Outras formações de nível superior*</c:v>
                </c:pt>
                <c:pt idx="3">
                  <c:v>Psicólogo</c:v>
                </c:pt>
                <c:pt idx="4">
                  <c:v>Assistente social </c:v>
                </c:pt>
                <c:pt idx="5">
                  <c:v>Profissional de nível médio</c:v>
                </c:pt>
                <c:pt idx="6">
                  <c:v>Sem formação profissional</c:v>
                </c:pt>
              </c:strCache>
            </c:strRef>
          </c:cat>
          <c:val>
            <c:numRef>
              <c:f>'CRAS Gráfico 14'!$B$4:$B$10</c:f>
              <c:numCache>
                <c:formatCode>#,##0</c:formatCode>
                <c:ptCount val="7"/>
                <c:pt idx="0" formatCode="###0">
                  <c:v>251</c:v>
                </c:pt>
                <c:pt idx="1">
                  <c:v>3827</c:v>
                </c:pt>
                <c:pt idx="2">
                  <c:v>5184</c:v>
                </c:pt>
                <c:pt idx="3">
                  <c:v>8712</c:v>
                </c:pt>
                <c:pt idx="4">
                  <c:v>15062</c:v>
                </c:pt>
                <c:pt idx="5">
                  <c:v>10968</c:v>
                </c:pt>
                <c:pt idx="6">
                  <c:v>21763</c:v>
                </c:pt>
              </c:numCache>
            </c:numRef>
          </c:val>
          <c:extLst>
            <c:ext xmlns:c16="http://schemas.microsoft.com/office/drawing/2014/chart" uri="{C3380CC4-5D6E-409C-BE32-E72D297353CC}">
              <c16:uniqueId val="{00000000-A0E7-49BC-A3A2-F6FC03F2A711}"/>
            </c:ext>
          </c:extLst>
        </c:ser>
        <c:ser>
          <c:idx val="1"/>
          <c:order val="1"/>
          <c:tx>
            <c:strRef>
              <c:f>'CRAS Gráfico 14'!$C$3</c:f>
              <c:strCache>
                <c:ptCount val="1"/>
                <c:pt idx="0">
                  <c:v>2013</c:v>
                </c:pt>
              </c:strCache>
            </c:strRef>
          </c:tx>
          <c:spPr>
            <a:solidFill>
              <a:schemeClr val="accent1">
                <a:shade val="7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14'!$A$4:$A$10</c:f>
              <c:strCache>
                <c:ptCount val="7"/>
                <c:pt idx="0">
                  <c:v>Advogado</c:v>
                </c:pt>
                <c:pt idx="1">
                  <c:v>Pedagogo</c:v>
                </c:pt>
                <c:pt idx="2">
                  <c:v>Outras formações de nível superior*</c:v>
                </c:pt>
                <c:pt idx="3">
                  <c:v>Psicólogo</c:v>
                </c:pt>
                <c:pt idx="4">
                  <c:v>Assistente social </c:v>
                </c:pt>
                <c:pt idx="5">
                  <c:v>Profissional de nível médio</c:v>
                </c:pt>
                <c:pt idx="6">
                  <c:v>Sem formação profissional</c:v>
                </c:pt>
              </c:strCache>
            </c:strRef>
          </c:cat>
          <c:val>
            <c:numRef>
              <c:f>'CRAS Gráfico 14'!$C$4:$C$10</c:f>
              <c:numCache>
                <c:formatCode>#,##0</c:formatCode>
                <c:ptCount val="7"/>
                <c:pt idx="0" formatCode="###0">
                  <c:v>245</c:v>
                </c:pt>
                <c:pt idx="1">
                  <c:v>4211</c:v>
                </c:pt>
                <c:pt idx="2">
                  <c:v>5790</c:v>
                </c:pt>
                <c:pt idx="3">
                  <c:v>8975</c:v>
                </c:pt>
                <c:pt idx="4">
                  <c:v>16078</c:v>
                </c:pt>
                <c:pt idx="5">
                  <c:v>14989</c:v>
                </c:pt>
                <c:pt idx="6">
                  <c:v>21730</c:v>
                </c:pt>
              </c:numCache>
            </c:numRef>
          </c:val>
          <c:extLst>
            <c:ext xmlns:c16="http://schemas.microsoft.com/office/drawing/2014/chart" uri="{C3380CC4-5D6E-409C-BE32-E72D297353CC}">
              <c16:uniqueId val="{00000001-A0E7-49BC-A3A2-F6FC03F2A711}"/>
            </c:ext>
          </c:extLst>
        </c:ser>
        <c:ser>
          <c:idx val="2"/>
          <c:order val="2"/>
          <c:tx>
            <c:strRef>
              <c:f>'CRAS Gráfico 14'!$D$3</c:f>
              <c:strCache>
                <c:ptCount val="1"/>
                <c:pt idx="0">
                  <c:v>2014</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14'!$A$4:$A$10</c:f>
              <c:strCache>
                <c:ptCount val="7"/>
                <c:pt idx="0">
                  <c:v>Advogado</c:v>
                </c:pt>
                <c:pt idx="1">
                  <c:v>Pedagogo</c:v>
                </c:pt>
                <c:pt idx="2">
                  <c:v>Outras formações de nível superior*</c:v>
                </c:pt>
                <c:pt idx="3">
                  <c:v>Psicólogo</c:v>
                </c:pt>
                <c:pt idx="4">
                  <c:v>Assistente social </c:v>
                </c:pt>
                <c:pt idx="5">
                  <c:v>Profissional de nível médio</c:v>
                </c:pt>
                <c:pt idx="6">
                  <c:v>Sem formação profissional</c:v>
                </c:pt>
              </c:strCache>
            </c:strRef>
          </c:cat>
          <c:val>
            <c:numRef>
              <c:f>'CRAS Gráfico 14'!$D$4:$D$10</c:f>
              <c:numCache>
                <c:formatCode>#,##0</c:formatCode>
                <c:ptCount val="7"/>
                <c:pt idx="0" formatCode="###0">
                  <c:v>280</c:v>
                </c:pt>
                <c:pt idx="1">
                  <c:v>5690</c:v>
                </c:pt>
                <c:pt idx="2">
                  <c:v>7705</c:v>
                </c:pt>
                <c:pt idx="3">
                  <c:v>9507</c:v>
                </c:pt>
                <c:pt idx="4">
                  <c:v>17567</c:v>
                </c:pt>
                <c:pt idx="5">
                  <c:v>23934</c:v>
                </c:pt>
                <c:pt idx="6">
                  <c:v>26038</c:v>
                </c:pt>
              </c:numCache>
            </c:numRef>
          </c:val>
          <c:extLst>
            <c:ext xmlns:c16="http://schemas.microsoft.com/office/drawing/2014/chart" uri="{C3380CC4-5D6E-409C-BE32-E72D297353CC}">
              <c16:uniqueId val="{00000002-A0E7-49BC-A3A2-F6FC03F2A711}"/>
            </c:ext>
          </c:extLst>
        </c:ser>
        <c:ser>
          <c:idx val="3"/>
          <c:order val="3"/>
          <c:tx>
            <c:strRef>
              <c:f>'CRAS Gráfico 14'!$E$3</c:f>
              <c:strCache>
                <c:ptCount val="1"/>
                <c:pt idx="0">
                  <c:v>2015</c:v>
                </c:pt>
              </c:strCache>
            </c:strRef>
          </c:tx>
          <c:spPr>
            <a:solidFill>
              <a:schemeClr val="accent1">
                <a:tint val="7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14'!$A$4:$A$10</c:f>
              <c:strCache>
                <c:ptCount val="7"/>
                <c:pt idx="0">
                  <c:v>Advogado</c:v>
                </c:pt>
                <c:pt idx="1">
                  <c:v>Pedagogo</c:v>
                </c:pt>
                <c:pt idx="2">
                  <c:v>Outras formações de nível superior*</c:v>
                </c:pt>
                <c:pt idx="3">
                  <c:v>Psicólogo</c:v>
                </c:pt>
                <c:pt idx="4">
                  <c:v>Assistente social </c:v>
                </c:pt>
                <c:pt idx="5">
                  <c:v>Profissional de nível médio</c:v>
                </c:pt>
                <c:pt idx="6">
                  <c:v>Sem formação profissional</c:v>
                </c:pt>
              </c:strCache>
            </c:strRef>
          </c:cat>
          <c:val>
            <c:numRef>
              <c:f>'CRAS Gráfico 14'!$E$4:$E$10</c:f>
              <c:numCache>
                <c:formatCode>#,##0</c:formatCode>
                <c:ptCount val="7"/>
                <c:pt idx="0" formatCode="###0">
                  <c:v>302</c:v>
                </c:pt>
                <c:pt idx="1">
                  <c:v>5332</c:v>
                </c:pt>
                <c:pt idx="2">
                  <c:v>7495</c:v>
                </c:pt>
                <c:pt idx="3">
                  <c:v>9447</c:v>
                </c:pt>
                <c:pt idx="4">
                  <c:v>17542</c:v>
                </c:pt>
                <c:pt idx="5">
                  <c:v>23376</c:v>
                </c:pt>
                <c:pt idx="6">
                  <c:v>24234</c:v>
                </c:pt>
              </c:numCache>
            </c:numRef>
          </c:val>
          <c:extLst>
            <c:ext xmlns:c16="http://schemas.microsoft.com/office/drawing/2014/chart" uri="{C3380CC4-5D6E-409C-BE32-E72D297353CC}">
              <c16:uniqueId val="{00000003-A0E7-49BC-A3A2-F6FC03F2A711}"/>
            </c:ext>
          </c:extLst>
        </c:ser>
        <c:ser>
          <c:idx val="4"/>
          <c:order val="4"/>
          <c:tx>
            <c:strRef>
              <c:f>'CRAS Gráfico 14'!$F$3</c:f>
              <c:strCache>
                <c:ptCount val="1"/>
                <c:pt idx="0">
                  <c:v>2016</c:v>
                </c:pt>
              </c:strCache>
            </c:strRef>
          </c:tx>
          <c:spPr>
            <a:solidFill>
              <a:schemeClr val="accent1">
                <a:tint val="54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14'!$A$4:$A$10</c:f>
              <c:strCache>
                <c:ptCount val="7"/>
                <c:pt idx="0">
                  <c:v>Advogado</c:v>
                </c:pt>
                <c:pt idx="1">
                  <c:v>Pedagogo</c:v>
                </c:pt>
                <c:pt idx="2">
                  <c:v>Outras formações de nível superior*</c:v>
                </c:pt>
                <c:pt idx="3">
                  <c:v>Psicólogo</c:v>
                </c:pt>
                <c:pt idx="4">
                  <c:v>Assistente social </c:v>
                </c:pt>
                <c:pt idx="5">
                  <c:v>Profissional de nível médio</c:v>
                </c:pt>
                <c:pt idx="6">
                  <c:v>Sem formação profissional</c:v>
                </c:pt>
              </c:strCache>
            </c:strRef>
          </c:cat>
          <c:val>
            <c:numRef>
              <c:f>'CRAS Gráfico 14'!$F$4:$F$10</c:f>
              <c:numCache>
                <c:formatCode>#,##0</c:formatCode>
                <c:ptCount val="7"/>
                <c:pt idx="0" formatCode="###0">
                  <c:v>283</c:v>
                </c:pt>
                <c:pt idx="1">
                  <c:v>5066</c:v>
                </c:pt>
                <c:pt idx="2">
                  <c:v>7548</c:v>
                </c:pt>
                <c:pt idx="3">
                  <c:v>9448</c:v>
                </c:pt>
                <c:pt idx="4">
                  <c:v>17551</c:v>
                </c:pt>
                <c:pt idx="5">
                  <c:v>22543</c:v>
                </c:pt>
                <c:pt idx="6">
                  <c:v>22618</c:v>
                </c:pt>
              </c:numCache>
            </c:numRef>
          </c:val>
          <c:extLst>
            <c:ext xmlns:c16="http://schemas.microsoft.com/office/drawing/2014/chart" uri="{C3380CC4-5D6E-409C-BE32-E72D297353CC}">
              <c16:uniqueId val="{00000004-A0E7-49BC-A3A2-F6FC03F2A711}"/>
            </c:ext>
          </c:extLst>
        </c:ser>
        <c:dLbls>
          <c:dLblPos val="outEnd"/>
          <c:showLegendKey val="0"/>
          <c:showVal val="1"/>
          <c:showCatName val="0"/>
          <c:showSerName val="0"/>
          <c:showPercent val="0"/>
          <c:showBubbleSize val="0"/>
        </c:dLbls>
        <c:gapWidth val="219"/>
        <c:overlap val="-27"/>
        <c:axId val="631238304"/>
        <c:axId val="631238864"/>
      </c:barChart>
      <c:catAx>
        <c:axId val="63123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38864"/>
        <c:crosses val="autoZero"/>
        <c:auto val="1"/>
        <c:lblAlgn val="ctr"/>
        <c:lblOffset val="100"/>
        <c:noMultiLvlLbl val="0"/>
      </c:catAx>
      <c:valAx>
        <c:axId val="631238864"/>
        <c:scaling>
          <c:orientation val="minMax"/>
        </c:scaling>
        <c:delete val="1"/>
        <c:axPos val="l"/>
        <c:numFmt formatCode="###0" sourceLinked="1"/>
        <c:majorTickMark val="none"/>
        <c:minorTickMark val="none"/>
        <c:tickLblPos val="nextTo"/>
        <c:crossAx val="631238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'CRAS Gráfico 15'!$A$3:$A$11</c:f>
              <c:strCache>
                <c:ptCount val="9"/>
                <c:pt idx="0">
                  <c:v>Estagiário(a)</c:v>
                </c:pt>
                <c:pt idx="1">
                  <c:v>Cadastrador(a)</c:v>
                </c:pt>
                <c:pt idx="2">
                  <c:v>Técnico(a) de Nível Médio</c:v>
                </c:pt>
                <c:pt idx="3">
                  <c:v>Coordenador(a)</c:v>
                </c:pt>
                <c:pt idx="4">
                  <c:v>Serviços Gerais</c:v>
                </c:pt>
                <c:pt idx="5">
                  <c:v>Apoio Administrativo</c:v>
                </c:pt>
                <c:pt idx="6">
                  <c:v>Outros</c:v>
                </c:pt>
                <c:pt idx="7">
                  <c:v>Educador(a) Social</c:v>
                </c:pt>
                <c:pt idx="8">
                  <c:v>Técnico(a) de Nível Superior</c:v>
                </c:pt>
              </c:strCache>
            </c:strRef>
          </c:cat>
          <c:val>
            <c:numRef>
              <c:f>'CRAS Gráfico 15'!$B$3:$B$11</c:f>
              <c:numCache>
                <c:formatCode>#,##0</c:formatCode>
                <c:ptCount val="9"/>
                <c:pt idx="0">
                  <c:v>1830</c:v>
                </c:pt>
                <c:pt idx="1">
                  <c:v>2430</c:v>
                </c:pt>
                <c:pt idx="2">
                  <c:v>2973</c:v>
                </c:pt>
                <c:pt idx="3">
                  <c:v>7907</c:v>
                </c:pt>
                <c:pt idx="4">
                  <c:v>9671</c:v>
                </c:pt>
                <c:pt idx="5">
                  <c:v>10164</c:v>
                </c:pt>
                <c:pt idx="6">
                  <c:v>11053</c:v>
                </c:pt>
                <c:pt idx="7">
                  <c:v>18124</c:v>
                </c:pt>
                <c:pt idx="8">
                  <c:v>24886</c:v>
                </c:pt>
              </c:numCache>
            </c:numRef>
          </c:val>
          <c:extLst>
            <c:ext xmlns:c16="http://schemas.microsoft.com/office/drawing/2014/chart" uri="{C3380CC4-5D6E-409C-BE32-E72D297353CC}">
              <c16:uniqueId val="{00000000-6786-4B8B-B251-400138110996}"/>
            </c:ext>
          </c:extLst>
        </c:ser>
        <c:dLbls>
          <c:dLblPos val="outEnd"/>
          <c:showLegendKey val="0"/>
          <c:showVal val="1"/>
          <c:showCatName val="0"/>
          <c:showSerName val="0"/>
          <c:showPercent val="0"/>
          <c:showBubbleSize val="0"/>
        </c:dLbls>
        <c:gapWidth val="182"/>
        <c:axId val="631241104"/>
        <c:axId val="631241664"/>
      </c:barChart>
      <c:catAx>
        <c:axId val="631241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631241664"/>
        <c:crosses val="autoZero"/>
        <c:auto val="1"/>
        <c:lblAlgn val="ctr"/>
        <c:lblOffset val="100"/>
        <c:noMultiLvlLbl val="0"/>
      </c:catAx>
      <c:valAx>
        <c:axId val="631241664"/>
        <c:scaling>
          <c:orientation val="minMax"/>
        </c:scaling>
        <c:delete val="1"/>
        <c:axPos val="b"/>
        <c:numFmt formatCode="#,##0" sourceLinked="1"/>
        <c:majorTickMark val="none"/>
        <c:minorTickMark val="none"/>
        <c:tickLblPos val="nextTo"/>
        <c:crossAx val="631241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'CCONV Gráfico 16'!$B$4</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16'!$A$5:$A$7</c:f>
              <c:numCache>
                <c:formatCode>General</c:formatCode>
                <c:ptCount val="3"/>
                <c:pt idx="0">
                  <c:v>2014</c:v>
                </c:pt>
                <c:pt idx="1">
                  <c:v>2015</c:v>
                </c:pt>
                <c:pt idx="2">
                  <c:v>2016</c:v>
                </c:pt>
              </c:numCache>
            </c:numRef>
          </c:cat>
          <c:val>
            <c:numRef>
              <c:f>'CCONV Gráfico 16'!$B$5:$B$7</c:f>
              <c:numCache>
                <c:formatCode>#,##0</c:formatCode>
                <c:ptCount val="3"/>
                <c:pt idx="0">
                  <c:v>94108</c:v>
                </c:pt>
                <c:pt idx="1">
                  <c:v>60224</c:v>
                </c:pt>
                <c:pt idx="2">
                  <c:v>65233</c:v>
                </c:pt>
              </c:numCache>
            </c:numRef>
          </c:val>
          <c:smooth val="0"/>
          <c:extLst>
            <c:ext xmlns:c16="http://schemas.microsoft.com/office/drawing/2014/chart" uri="{C3380CC4-5D6E-409C-BE32-E72D297353CC}">
              <c16:uniqueId val="{00000000-C77D-491F-A11F-B5AEE788865F}"/>
            </c:ext>
          </c:extLst>
        </c:ser>
        <c:dLbls>
          <c:dLblPos val="t"/>
          <c:showLegendKey val="0"/>
          <c:showVal val="1"/>
          <c:showCatName val="0"/>
          <c:showSerName val="0"/>
          <c:showPercent val="0"/>
          <c:showBubbleSize val="0"/>
        </c:dLbls>
        <c:marker val="1"/>
        <c:smooth val="0"/>
        <c:axId val="631243904"/>
        <c:axId val="631244464"/>
      </c:lineChart>
      <c:catAx>
        <c:axId val="63124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631244464"/>
        <c:crosses val="autoZero"/>
        <c:auto val="1"/>
        <c:lblAlgn val="ctr"/>
        <c:lblOffset val="100"/>
        <c:noMultiLvlLbl val="0"/>
      </c:catAx>
      <c:valAx>
        <c:axId val="631244464"/>
        <c:scaling>
          <c:orientation val="minMax"/>
        </c:scaling>
        <c:delete val="1"/>
        <c:axPos val="l"/>
        <c:numFmt formatCode="#,##0" sourceLinked="1"/>
        <c:majorTickMark val="none"/>
        <c:minorTickMark val="none"/>
        <c:tickLblPos val="nextTo"/>
        <c:crossAx val="631243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41824838334530856"/>
          <c:y val="4.3332676777624583E-2"/>
          <c:w val="0.53706676246842611"/>
          <c:h val="0.81606565970665923"/>
        </c:manualLayout>
      </c:layout>
      <c:barChart>
        <c:barDir val="bar"/>
        <c:grouping val="clustered"/>
        <c:varyColors val="0"/>
        <c:ser>
          <c:idx val="0"/>
          <c:order val="0"/>
          <c:tx>
            <c:strRef>
              <c:f>'CCONV Gráfico 17'!$B$3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17'!$A$4:$A$11</c:f>
              <c:strCache>
                <c:ptCount val="8"/>
                <c:pt idx="0">
                  <c:v>Comissionado</c:v>
                </c:pt>
                <c:pt idx="1">
                  <c:v>Terceirizado</c:v>
                </c:pt>
                <c:pt idx="2">
                  <c:v>Empregado Público Celetista - CLT</c:v>
                </c:pt>
                <c:pt idx="3">
                  <c:v>Voluntário</c:v>
                </c:pt>
                <c:pt idx="4">
                  <c:v>Servidor Estatutário</c:v>
                </c:pt>
                <c:pt idx="5">
                  <c:v>Servidor Temporário</c:v>
                </c:pt>
                <c:pt idx="6">
                  <c:v>Outro vínculo não permanente</c:v>
                </c:pt>
                <c:pt idx="7">
                  <c:v>Empregado Celetista do Setor Privado</c:v>
                </c:pt>
              </c:strCache>
            </c:strRef>
          </c:cat>
          <c:val>
            <c:numRef>
              <c:f>'CCONV Gráfico 17'!$B$4:$B$11</c:f>
              <c:numCache>
                <c:formatCode>#,##0</c:formatCode>
                <c:ptCount val="8"/>
                <c:pt idx="0">
                  <c:v>2136</c:v>
                </c:pt>
                <c:pt idx="1">
                  <c:v>2941</c:v>
                </c:pt>
                <c:pt idx="2">
                  <c:v>3114</c:v>
                </c:pt>
                <c:pt idx="3">
                  <c:v>4258</c:v>
                </c:pt>
                <c:pt idx="4">
                  <c:v>6942</c:v>
                </c:pt>
                <c:pt idx="5">
                  <c:v>7586</c:v>
                </c:pt>
                <c:pt idx="6">
                  <c:v>7391</c:v>
                </c:pt>
                <c:pt idx="7">
                  <c:v>25856</c:v>
                </c:pt>
              </c:numCache>
            </c:numRef>
          </c:val>
          <c:extLst>
            <c:ext xmlns:c16="http://schemas.microsoft.com/office/drawing/2014/chart" uri="{C3380CC4-5D6E-409C-BE32-E72D297353CC}">
              <c16:uniqueId val="{00000000-084F-478C-BAEE-5ACC138B0BB8}"/>
            </c:ext>
          </c:extLst>
        </c:ser>
        <c:ser>
          <c:idx val="1"/>
          <c:order val="1"/>
          <c:tx>
            <c:strRef>
              <c:f>'CCONV Gráfico 17'!$C$3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17'!$A$4:$A$11</c:f>
              <c:strCache>
                <c:ptCount val="8"/>
                <c:pt idx="0">
                  <c:v>Comissionado</c:v>
                </c:pt>
                <c:pt idx="1">
                  <c:v>Terceirizado</c:v>
                </c:pt>
                <c:pt idx="2">
                  <c:v>Empregado Público Celetista - CLT</c:v>
                </c:pt>
                <c:pt idx="3">
                  <c:v>Voluntário</c:v>
                </c:pt>
                <c:pt idx="4">
                  <c:v>Servidor Estatutário</c:v>
                </c:pt>
                <c:pt idx="5">
                  <c:v>Servidor Temporário</c:v>
                </c:pt>
                <c:pt idx="6">
                  <c:v>Outro vínculo não permanente</c:v>
                </c:pt>
                <c:pt idx="7">
                  <c:v>Empregado Celetista do Setor Privado</c:v>
                </c:pt>
              </c:strCache>
            </c:strRef>
          </c:cat>
          <c:val>
            <c:numRef>
              <c:f>'CCONV Gráfico 17'!$C$4:$C$11</c:f>
              <c:numCache>
                <c:formatCode>#,##0</c:formatCode>
                <c:ptCount val="8"/>
                <c:pt idx="0">
                  <c:v>2305</c:v>
                </c:pt>
                <c:pt idx="1">
                  <c:v>3106</c:v>
                </c:pt>
                <c:pt idx="2">
                  <c:v>3692</c:v>
                </c:pt>
                <c:pt idx="3">
                  <c:v>4671</c:v>
                </c:pt>
                <c:pt idx="4">
                  <c:v>7646</c:v>
                </c:pt>
                <c:pt idx="5">
                  <c:v>7667</c:v>
                </c:pt>
                <c:pt idx="6">
                  <c:v>7911</c:v>
                </c:pt>
                <c:pt idx="7">
                  <c:v>28234</c:v>
                </c:pt>
              </c:numCache>
            </c:numRef>
          </c:val>
          <c:extLst>
            <c:ext xmlns:c16="http://schemas.microsoft.com/office/drawing/2014/chart" uri="{C3380CC4-5D6E-409C-BE32-E72D297353CC}">
              <c16:uniqueId val="{00000001-084F-478C-BAEE-5ACC138B0BB8}"/>
            </c:ext>
          </c:extLst>
        </c:ser>
        <c:dLbls>
          <c:dLblPos val="outEnd"/>
          <c:showLegendKey val="0"/>
          <c:showVal val="1"/>
          <c:showCatName val="0"/>
          <c:showSerName val="0"/>
          <c:showPercent val="0"/>
          <c:showBubbleSize val="0"/>
        </c:dLbls>
        <c:gapWidth val="182"/>
        <c:axId val="586409232"/>
        <c:axId val="586409792"/>
      </c:barChart>
      <c:catAx>
        <c:axId val="5864092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09792"/>
        <c:crosses val="autoZero"/>
        <c:auto val="1"/>
        <c:lblAlgn val="ctr"/>
        <c:lblOffset val="100"/>
        <c:noMultiLvlLbl val="0"/>
      </c:catAx>
      <c:valAx>
        <c:axId val="586409792"/>
        <c:scaling>
          <c:orientation val="minMax"/>
        </c:scaling>
        <c:delete val="1"/>
        <c:axPos val="b"/>
        <c:numFmt formatCode="#,##0" sourceLinked="1"/>
        <c:majorTickMark val="none"/>
        <c:minorTickMark val="none"/>
        <c:tickLblPos val="nextTo"/>
        <c:crossAx val="58640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4691353660603647E-2"/>
          <c:y val="3.7898363479758827E-2"/>
          <c:w val="0.95061729267879269"/>
          <c:h val="0.78222547762924988"/>
        </c:manualLayout>
      </c:layout>
      <c:barChart>
        <c:barDir val="col"/>
        <c:grouping val="percentStacked"/>
        <c:varyColors val="0"/>
        <c:ser>
          <c:idx val="0"/>
          <c:order val="0"/>
          <c:tx>
            <c:strRef>
              <c:f>'CCONV Gráfico 18'!$A$16</c:f>
              <c:strCache>
                <c:ptCount val="1"/>
                <c:pt idx="0">
                  <c:v>Nível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18'!$B$15:$C$15</c:f>
              <c:numCache>
                <c:formatCode>General</c:formatCode>
                <c:ptCount val="2"/>
                <c:pt idx="0">
                  <c:v>2015</c:v>
                </c:pt>
                <c:pt idx="1">
                  <c:v>2016</c:v>
                </c:pt>
              </c:numCache>
            </c:numRef>
          </c:cat>
          <c:val>
            <c:numRef>
              <c:f>'CCONV Gráfico 18'!$B$16:$C$16</c:f>
              <c:numCache>
                <c:formatCode>0.0%</c:formatCode>
                <c:ptCount val="2"/>
                <c:pt idx="0">
                  <c:v>0.17595975026567501</c:v>
                </c:pt>
                <c:pt idx="1">
                  <c:v>0.17389971333527501</c:v>
                </c:pt>
              </c:numCache>
            </c:numRef>
          </c:val>
          <c:extLst>
            <c:ext xmlns:c16="http://schemas.microsoft.com/office/drawing/2014/chart" uri="{C3380CC4-5D6E-409C-BE32-E72D297353CC}">
              <c16:uniqueId val="{00000000-391A-48ED-890B-4545DB7D312E}"/>
            </c:ext>
          </c:extLst>
        </c:ser>
        <c:ser>
          <c:idx val="1"/>
          <c:order val="1"/>
          <c:tx>
            <c:strRef>
              <c:f>'CCONV Gráfico 18'!$A$17</c:f>
              <c:strCache>
                <c:ptCount val="1"/>
                <c:pt idx="0">
                  <c:v>Nível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18'!$B$15:$C$15</c:f>
              <c:numCache>
                <c:formatCode>General</c:formatCode>
                <c:ptCount val="2"/>
                <c:pt idx="0">
                  <c:v>2015</c:v>
                </c:pt>
                <c:pt idx="1">
                  <c:v>2016</c:v>
                </c:pt>
              </c:numCache>
            </c:numRef>
          </c:cat>
          <c:val>
            <c:numRef>
              <c:f>'CCONV Gráfico 18'!$B$17:$C$17</c:f>
              <c:numCache>
                <c:formatCode>0.0%</c:formatCode>
                <c:ptCount val="2"/>
                <c:pt idx="0">
                  <c:v>0.42493026036131798</c:v>
                </c:pt>
                <c:pt idx="1">
                  <c:v>0.42406450722793698</c:v>
                </c:pt>
              </c:numCache>
            </c:numRef>
          </c:val>
          <c:extLst>
            <c:ext xmlns:c16="http://schemas.microsoft.com/office/drawing/2014/chart" uri="{C3380CC4-5D6E-409C-BE32-E72D297353CC}">
              <c16:uniqueId val="{00000001-391A-48ED-890B-4545DB7D312E}"/>
            </c:ext>
          </c:extLst>
        </c:ser>
        <c:ser>
          <c:idx val="2"/>
          <c:order val="2"/>
          <c:tx>
            <c:strRef>
              <c:f>'CCONV Gráfico 18'!$A$18</c:f>
              <c:strCache>
                <c:ptCount val="1"/>
                <c:pt idx="0">
                  <c:v>Nível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'CCONV Gráfico 18'!$B$15:$C$15</c:f>
              <c:numCache>
                <c:formatCode>General</c:formatCode>
                <c:ptCount val="2"/>
                <c:pt idx="0">
                  <c:v>2015</c:v>
                </c:pt>
                <c:pt idx="1">
                  <c:v>2016</c:v>
                </c:pt>
              </c:numCache>
            </c:numRef>
          </c:cat>
          <c:val>
            <c:numRef>
              <c:f>'CCONV Gráfico 18'!$B$18:$C$18</c:f>
              <c:numCache>
                <c:formatCode>0.0%</c:formatCode>
                <c:ptCount val="2"/>
                <c:pt idx="0">
                  <c:v>0.39910998937300701</c:v>
                </c:pt>
                <c:pt idx="1">
                  <c:v>0.40202044977235402</c:v>
                </c:pt>
              </c:numCache>
            </c:numRef>
          </c:val>
          <c:extLst>
            <c:ext xmlns:c16="http://schemas.microsoft.com/office/drawing/2014/chart" uri="{C3380CC4-5D6E-409C-BE32-E72D297353CC}">
              <c16:uniqueId val="{00000002-391A-48ED-890B-4545DB7D312E}"/>
            </c:ext>
          </c:extLst>
        </c:ser>
        <c:dLbls>
          <c:dLblPos val="ctr"/>
          <c:showLegendKey val="0"/>
          <c:showVal val="1"/>
          <c:showCatName val="0"/>
          <c:showSerName val="0"/>
          <c:showPercent val="0"/>
          <c:showBubbleSize val="0"/>
        </c:dLbls>
        <c:gapWidth val="150"/>
        <c:overlap val="100"/>
        <c:axId val="586413152"/>
        <c:axId val="586413712"/>
      </c:barChart>
      <c:catAx>
        <c:axId val="58641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86413712"/>
        <c:crosses val="autoZero"/>
        <c:auto val="1"/>
        <c:lblAlgn val="ctr"/>
        <c:lblOffset val="100"/>
        <c:noMultiLvlLbl val="0"/>
      </c:catAx>
      <c:valAx>
        <c:axId val="586413712"/>
        <c:scaling>
          <c:orientation val="minMax"/>
        </c:scaling>
        <c:delete val="1"/>
        <c:axPos val="l"/>
        <c:numFmt formatCode="0%" sourceLinked="1"/>
        <c:majorTickMark val="none"/>
        <c:minorTickMark val="none"/>
        <c:tickLblPos val="nextTo"/>
        <c:crossAx val="58641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37136410100665923"/>
          <c:y val="3.1437553586739067E-2"/>
          <c:w val="0.58395104480707538"/>
          <c:h val="0.86655692402553708"/>
        </c:manualLayout>
      </c:layout>
      <c:barChart>
        <c:barDir val="bar"/>
        <c:grouping val="clustered"/>
        <c:varyColors val="0"/>
        <c:ser>
          <c:idx val="0"/>
          <c:order val="0"/>
          <c:tx>
            <c:strRef>
              <c:f>'CCONV Gráfico 19'!$B$4</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19'!$A$5:$A$23</c:f>
              <c:strCache>
                <c:ptCount val="19"/>
                <c:pt idx="0">
                  <c:v>Sem formação profissional</c:v>
                </c:pt>
                <c:pt idx="1">
                  <c:v>Profissional de nível médio</c:v>
                </c:pt>
                <c:pt idx="2">
                  <c:v>Outra formação de nível superior</c:v>
                </c:pt>
                <c:pt idx="3">
                  <c:v>Pedagogo</c:v>
                </c:pt>
                <c:pt idx="4">
                  <c:v>Assistente Social</c:v>
                </c:pt>
                <c:pt idx="5">
                  <c:v>Psicólogo</c:v>
                </c:pt>
                <c:pt idx="6">
                  <c:v>Administrador</c:v>
                </c:pt>
                <c:pt idx="7">
                  <c:v>Fisioterapeuta</c:v>
                </c:pt>
                <c:pt idx="8">
                  <c:v>Advogado</c:v>
                </c:pt>
                <c:pt idx="9">
                  <c:v>Terapeuta Ocupacional</c:v>
                </c:pt>
                <c:pt idx="10">
                  <c:v>Nutricionista</c:v>
                </c:pt>
                <c:pt idx="11">
                  <c:v>Enfermeiro</c:v>
                </c:pt>
                <c:pt idx="12">
                  <c:v>Sociólogo</c:v>
                </c:pt>
                <c:pt idx="13">
                  <c:v>Analista de Sistema</c:v>
                </c:pt>
                <c:pt idx="14">
                  <c:v>Médico</c:v>
                </c:pt>
                <c:pt idx="15">
                  <c:v>Economista</c:v>
                </c:pt>
                <c:pt idx="16">
                  <c:v>Antropólogo</c:v>
                </c:pt>
                <c:pt idx="17">
                  <c:v>Programador</c:v>
                </c:pt>
                <c:pt idx="18">
                  <c:v>Cientista Político</c:v>
                </c:pt>
              </c:strCache>
            </c:strRef>
          </c:cat>
          <c:val>
            <c:numRef>
              <c:f>'CCONV Gráfico 19'!$B$5:$B$23</c:f>
              <c:numCache>
                <c:formatCode>#,##0</c:formatCode>
                <c:ptCount val="19"/>
                <c:pt idx="0">
                  <c:v>17388</c:v>
                </c:pt>
                <c:pt idx="1">
                  <c:v>17510</c:v>
                </c:pt>
                <c:pt idx="2">
                  <c:v>9528</c:v>
                </c:pt>
                <c:pt idx="3">
                  <c:v>6451</c:v>
                </c:pt>
                <c:pt idx="4">
                  <c:v>4235</c:v>
                </c:pt>
                <c:pt idx="5">
                  <c:v>2592</c:v>
                </c:pt>
                <c:pt idx="6">
                  <c:v>895</c:v>
                </c:pt>
                <c:pt idx="7">
                  <c:v>381</c:v>
                </c:pt>
                <c:pt idx="8">
                  <c:v>232</c:v>
                </c:pt>
                <c:pt idx="9">
                  <c:v>214</c:v>
                </c:pt>
                <c:pt idx="10">
                  <c:v>174</c:v>
                </c:pt>
                <c:pt idx="11">
                  <c:v>195</c:v>
                </c:pt>
                <c:pt idx="12">
                  <c:v>101</c:v>
                </c:pt>
                <c:pt idx="13">
                  <c:v>107</c:v>
                </c:pt>
                <c:pt idx="14">
                  <c:v>80</c:v>
                </c:pt>
                <c:pt idx="15">
                  <c:v>55</c:v>
                </c:pt>
                <c:pt idx="16">
                  <c:v>34</c:v>
                </c:pt>
                <c:pt idx="17">
                  <c:v>42</c:v>
                </c:pt>
                <c:pt idx="18">
                  <c:v>10</c:v>
                </c:pt>
              </c:numCache>
            </c:numRef>
          </c:val>
          <c:extLst>
            <c:ext xmlns:c16="http://schemas.microsoft.com/office/drawing/2014/chart" uri="{C3380CC4-5D6E-409C-BE32-E72D297353CC}">
              <c16:uniqueId val="{00000000-E8D0-4986-A543-D607F5BC458E}"/>
            </c:ext>
          </c:extLst>
        </c:ser>
        <c:ser>
          <c:idx val="1"/>
          <c:order val="1"/>
          <c:tx>
            <c:strRef>
              <c:f>'CCONV Gráfico 19'!$C$4</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19'!$A$5:$A$23</c:f>
              <c:strCache>
                <c:ptCount val="19"/>
                <c:pt idx="0">
                  <c:v>Sem formação profissional</c:v>
                </c:pt>
                <c:pt idx="1">
                  <c:v>Profissional de nível médio</c:v>
                </c:pt>
                <c:pt idx="2">
                  <c:v>Outra formação de nível superior</c:v>
                </c:pt>
                <c:pt idx="3">
                  <c:v>Pedagogo</c:v>
                </c:pt>
                <c:pt idx="4">
                  <c:v>Assistente Social</c:v>
                </c:pt>
                <c:pt idx="5">
                  <c:v>Psicólogo</c:v>
                </c:pt>
                <c:pt idx="6">
                  <c:v>Administrador</c:v>
                </c:pt>
                <c:pt idx="7">
                  <c:v>Fisioterapeuta</c:v>
                </c:pt>
                <c:pt idx="8">
                  <c:v>Advogado</c:v>
                </c:pt>
                <c:pt idx="9">
                  <c:v>Terapeuta Ocupacional</c:v>
                </c:pt>
                <c:pt idx="10">
                  <c:v>Nutricionista</c:v>
                </c:pt>
                <c:pt idx="11">
                  <c:v>Enfermeiro</c:v>
                </c:pt>
                <c:pt idx="12">
                  <c:v>Sociólogo</c:v>
                </c:pt>
                <c:pt idx="13">
                  <c:v>Analista de Sistema</c:v>
                </c:pt>
                <c:pt idx="14">
                  <c:v>Médico</c:v>
                </c:pt>
                <c:pt idx="15">
                  <c:v>Economista</c:v>
                </c:pt>
                <c:pt idx="16">
                  <c:v>Antropólogo</c:v>
                </c:pt>
                <c:pt idx="17">
                  <c:v>Programador</c:v>
                </c:pt>
                <c:pt idx="18">
                  <c:v>Cientista Político</c:v>
                </c:pt>
              </c:strCache>
            </c:strRef>
          </c:cat>
          <c:val>
            <c:numRef>
              <c:f>'CCONV Gráfico 19'!$C$5:$C$23</c:f>
              <c:numCache>
                <c:formatCode>#,##0</c:formatCode>
                <c:ptCount val="19"/>
                <c:pt idx="0">
                  <c:v>18517</c:v>
                </c:pt>
                <c:pt idx="1">
                  <c:v>17362</c:v>
                </c:pt>
                <c:pt idx="2">
                  <c:v>9449</c:v>
                </c:pt>
                <c:pt idx="3">
                  <c:v>6378</c:v>
                </c:pt>
                <c:pt idx="4">
                  <c:v>4463</c:v>
                </c:pt>
                <c:pt idx="5">
                  <c:v>2626</c:v>
                </c:pt>
                <c:pt idx="6">
                  <c:v>828</c:v>
                </c:pt>
                <c:pt idx="7">
                  <c:v>367</c:v>
                </c:pt>
                <c:pt idx="8">
                  <c:v>262</c:v>
                </c:pt>
                <c:pt idx="9">
                  <c:v>218</c:v>
                </c:pt>
                <c:pt idx="10">
                  <c:v>186</c:v>
                </c:pt>
                <c:pt idx="11">
                  <c:v>157</c:v>
                </c:pt>
                <c:pt idx="12">
                  <c:v>98</c:v>
                </c:pt>
                <c:pt idx="13">
                  <c:v>89</c:v>
                </c:pt>
                <c:pt idx="14">
                  <c:v>80</c:v>
                </c:pt>
                <c:pt idx="15">
                  <c:v>60</c:v>
                </c:pt>
                <c:pt idx="16">
                  <c:v>39</c:v>
                </c:pt>
                <c:pt idx="17">
                  <c:v>26</c:v>
                </c:pt>
                <c:pt idx="18">
                  <c:v>10</c:v>
                </c:pt>
              </c:numCache>
            </c:numRef>
          </c:val>
          <c:extLst>
            <c:ext xmlns:c16="http://schemas.microsoft.com/office/drawing/2014/chart" uri="{C3380CC4-5D6E-409C-BE32-E72D297353CC}">
              <c16:uniqueId val="{00000001-E8D0-4986-A543-D607F5BC458E}"/>
            </c:ext>
          </c:extLst>
        </c:ser>
        <c:dLbls>
          <c:dLblPos val="outEnd"/>
          <c:showLegendKey val="0"/>
          <c:showVal val="1"/>
          <c:showCatName val="0"/>
          <c:showSerName val="0"/>
          <c:showPercent val="0"/>
          <c:showBubbleSize val="0"/>
        </c:dLbls>
        <c:gapWidth val="182"/>
        <c:axId val="586416512"/>
        <c:axId val="586417072"/>
      </c:barChart>
      <c:catAx>
        <c:axId val="5864165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17072"/>
        <c:crosses val="autoZero"/>
        <c:auto val="1"/>
        <c:lblAlgn val="ctr"/>
        <c:lblOffset val="100"/>
        <c:noMultiLvlLbl val="0"/>
      </c:catAx>
      <c:valAx>
        <c:axId val="586417072"/>
        <c:scaling>
          <c:orientation val="minMax"/>
        </c:scaling>
        <c:delete val="1"/>
        <c:axPos val="b"/>
        <c:numFmt formatCode="#,##0" sourceLinked="1"/>
        <c:majorTickMark val="none"/>
        <c:minorTickMark val="none"/>
        <c:tickLblPos val="nextTo"/>
        <c:crossAx val="586416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'CCONV Gráfico 20'!$A$3:$A$9</c:f>
              <c:strCache>
                <c:ptCount val="7"/>
                <c:pt idx="0">
                  <c:v>Estagiário(a)</c:v>
                </c:pt>
                <c:pt idx="1">
                  <c:v>Apoio Administrativo</c:v>
                </c:pt>
                <c:pt idx="2">
                  <c:v>Coordenador(a)</c:v>
                </c:pt>
                <c:pt idx="3">
                  <c:v>Técnico(a) de nível superior</c:v>
                </c:pt>
                <c:pt idx="4">
                  <c:v>Serviços Gerais</c:v>
                </c:pt>
                <c:pt idx="5">
                  <c:v>Outros</c:v>
                </c:pt>
                <c:pt idx="6">
                  <c:v>Educador(a) Social</c:v>
                </c:pt>
              </c:strCache>
            </c:strRef>
          </c:cat>
          <c:val>
            <c:numRef>
              <c:f>'CCONV Gráfico 20'!$B$3:$B$9</c:f>
              <c:numCache>
                <c:formatCode>#,##0</c:formatCode>
                <c:ptCount val="7"/>
                <c:pt idx="0">
                  <c:v>1130</c:v>
                </c:pt>
                <c:pt idx="1">
                  <c:v>4720</c:v>
                </c:pt>
                <c:pt idx="2">
                  <c:v>5164</c:v>
                </c:pt>
                <c:pt idx="3">
                  <c:v>9830</c:v>
                </c:pt>
                <c:pt idx="4">
                  <c:v>9961</c:v>
                </c:pt>
                <c:pt idx="5">
                  <c:v>15243</c:v>
                </c:pt>
                <c:pt idx="6">
                  <c:v>19184</c:v>
                </c:pt>
              </c:numCache>
            </c:numRef>
          </c:val>
          <c:extLst>
            <c:ext xmlns:c16="http://schemas.microsoft.com/office/drawing/2014/chart" uri="{C3380CC4-5D6E-409C-BE32-E72D297353CC}">
              <c16:uniqueId val="{00000000-9224-4399-A01C-BC0AE51FE3E0}"/>
            </c:ext>
          </c:extLst>
        </c:ser>
        <c:dLbls>
          <c:dLblPos val="outEnd"/>
          <c:showLegendKey val="0"/>
          <c:showVal val="1"/>
          <c:showCatName val="0"/>
          <c:showSerName val="0"/>
          <c:showPercent val="0"/>
          <c:showBubbleSize val="0"/>
        </c:dLbls>
        <c:gapWidth val="182"/>
        <c:axId val="586419312"/>
        <c:axId val="586419872"/>
      </c:barChart>
      <c:catAx>
        <c:axId val="5864193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19872"/>
        <c:crosses val="autoZero"/>
        <c:auto val="1"/>
        <c:lblAlgn val="ctr"/>
        <c:lblOffset val="100"/>
        <c:noMultiLvlLbl val="0"/>
      </c:catAx>
      <c:valAx>
        <c:axId val="586419872"/>
        <c:scaling>
          <c:orientation val="minMax"/>
        </c:scaling>
        <c:delete val="1"/>
        <c:axPos val="b"/>
        <c:numFmt formatCode="#,##0" sourceLinked="1"/>
        <c:majorTickMark val="none"/>
        <c:minorTickMark val="none"/>
        <c:tickLblPos val="nextTo"/>
        <c:crossAx val="586419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5"/>
          <c:order val="0"/>
          <c:tx>
            <c:strRef>
              <c:f>'Gráfico GM 8'!$G$4</c:f>
              <c:strCache>
                <c:ptCount val="1"/>
                <c:pt idx="0">
                  <c:v>Brasil</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'Gráfico GM 8'!$G$5:$G$11</c:f>
              <c:numCache>
                <c:formatCode>0.0%</c:formatCode>
                <c:ptCount val="7"/>
                <c:pt idx="0">
                  <c:v>0.72596241561758801</c:v>
                </c:pt>
                <c:pt idx="1">
                  <c:v>0.62671045429666117</c:v>
                </c:pt>
                <c:pt idx="2">
                  <c:v>0.32457580733442803</c:v>
                </c:pt>
                <c:pt idx="3">
                  <c:v>0.3667214012041598</c:v>
                </c:pt>
                <c:pt idx="4">
                  <c:v>0.3085203430031016</c:v>
                </c:pt>
                <c:pt idx="5">
                  <c:v>0.2968436416712279</c:v>
                </c:pt>
                <c:pt idx="6">
                  <c:v>6.1485130450647692E-2</c:v>
                </c:pt>
              </c:numCache>
            </c:numRef>
          </c:val>
          <c:extLst>
            <c:ext xmlns:c16="http://schemas.microsoft.com/office/drawing/2014/chart" uri="{C3380CC4-5D6E-409C-BE32-E72D297353CC}">
              <c16:uniqueId val="{00000000-CA7A-42DF-819C-2E00C2786317}"/>
            </c:ext>
          </c:extLst>
        </c:ser>
        <c:ser>
          <c:idx val="4"/>
          <c:order val="1"/>
          <c:tx>
            <c:strRef>
              <c:f>'Gráfico GM 8'!$F$4</c:f>
              <c:strCache>
                <c:ptCount val="1"/>
                <c:pt idx="0">
                  <c:v>Centro-Oeste</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8'!$A$5:$A$11</c:f>
              <c:strCache>
                <c:ptCount val="7"/>
                <c:pt idx="0">
                  <c:v>Capacitações presenciais</c:v>
                </c:pt>
                <c:pt idx="1">
                  <c:v>Assessoramento técnico à distância</c:v>
                </c:pt>
                <c:pt idx="2">
                  <c:v>Assessoramento técnico de forma presencial no município</c:v>
                </c:pt>
                <c:pt idx="3">
                  <c:v>Elaboração, pelo Estado, de normativas e instruções operacionais para orientação dos municípios</c:v>
                </c:pt>
                <c:pt idx="4">
                  <c:v>Produção e distribuição de material técnico</c:v>
                </c:pt>
                <c:pt idx="5">
                  <c:v>Capacitações à distância</c:v>
                </c:pt>
                <c:pt idx="6">
                  <c:v>Outras formas</c:v>
                </c:pt>
              </c:strCache>
            </c:strRef>
          </c:cat>
          <c:val>
            <c:numRef>
              <c:f>'Gráfico GM 8'!$F$5:$F$11</c:f>
              <c:numCache>
                <c:formatCode>0.0%</c:formatCode>
                <c:ptCount val="7"/>
                <c:pt idx="0">
                  <c:v>0.72307692307692306</c:v>
                </c:pt>
                <c:pt idx="1">
                  <c:v>0.64175824175824181</c:v>
                </c:pt>
                <c:pt idx="2">
                  <c:v>0.3098901098901099</c:v>
                </c:pt>
                <c:pt idx="3">
                  <c:v>0.34285714285714286</c:v>
                </c:pt>
                <c:pt idx="4">
                  <c:v>0.23076923076923078</c:v>
                </c:pt>
                <c:pt idx="5">
                  <c:v>0.14285714285714285</c:v>
                </c:pt>
                <c:pt idx="6">
                  <c:v>4.3956043956043959E-2</c:v>
                </c:pt>
              </c:numCache>
            </c:numRef>
          </c:val>
          <c:extLst>
            <c:ext xmlns:c16="http://schemas.microsoft.com/office/drawing/2014/chart" uri="{C3380CC4-5D6E-409C-BE32-E72D297353CC}">
              <c16:uniqueId val="{00000001-CA7A-42DF-819C-2E00C2786317}"/>
            </c:ext>
          </c:extLst>
        </c:ser>
        <c:ser>
          <c:idx val="3"/>
          <c:order val="2"/>
          <c:tx>
            <c:strRef>
              <c:f>'Gráfico GM 8'!$E$4</c:f>
              <c:strCache>
                <c:ptCount val="1"/>
                <c:pt idx="0">
                  <c:v>Sul</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8'!$A$5:$A$11</c:f>
              <c:strCache>
                <c:ptCount val="7"/>
                <c:pt idx="0">
                  <c:v>Capacitações presenciais</c:v>
                </c:pt>
                <c:pt idx="1">
                  <c:v>Assessoramento técnico à distância</c:v>
                </c:pt>
                <c:pt idx="2">
                  <c:v>Assessoramento técnico de forma presencial no município</c:v>
                </c:pt>
                <c:pt idx="3">
                  <c:v>Elaboração, pelo Estado, de normativas e instruções operacionais para orientação dos municípios</c:v>
                </c:pt>
                <c:pt idx="4">
                  <c:v>Produção e distribuição de material técnico</c:v>
                </c:pt>
                <c:pt idx="5">
                  <c:v>Capacitações à distância</c:v>
                </c:pt>
                <c:pt idx="6">
                  <c:v>Outras formas</c:v>
                </c:pt>
              </c:strCache>
            </c:strRef>
          </c:cat>
          <c:val>
            <c:numRef>
              <c:f>'Gráfico GM 8'!$E$5:$E$11</c:f>
              <c:numCache>
                <c:formatCode>0.0%</c:formatCode>
                <c:ptCount val="7"/>
                <c:pt idx="0">
                  <c:v>0.64880952380952384</c:v>
                </c:pt>
                <c:pt idx="1">
                  <c:v>0.6428571428571429</c:v>
                </c:pt>
                <c:pt idx="2">
                  <c:v>0.375</c:v>
                </c:pt>
                <c:pt idx="3">
                  <c:v>0.38690476190476192</c:v>
                </c:pt>
                <c:pt idx="4">
                  <c:v>0.37925170068027209</c:v>
                </c:pt>
                <c:pt idx="5">
                  <c:v>0.26530612244897961</c:v>
                </c:pt>
                <c:pt idx="6">
                  <c:v>8.2482993197278906E-2</c:v>
                </c:pt>
              </c:numCache>
            </c:numRef>
          </c:val>
          <c:extLst>
            <c:ext xmlns:c16="http://schemas.microsoft.com/office/drawing/2014/chart" uri="{C3380CC4-5D6E-409C-BE32-E72D297353CC}">
              <c16:uniqueId val="{00000002-CA7A-42DF-819C-2E00C2786317}"/>
            </c:ext>
          </c:extLst>
        </c:ser>
        <c:ser>
          <c:idx val="2"/>
          <c:order val="3"/>
          <c:tx>
            <c:strRef>
              <c:f>'Gráfico GM 8'!$D$4</c:f>
              <c:strCache>
                <c:ptCount val="1"/>
                <c:pt idx="0">
                  <c:v>Sudeste</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8'!$A$5:$A$11</c:f>
              <c:strCache>
                <c:ptCount val="7"/>
                <c:pt idx="0">
                  <c:v>Capacitações presenciais</c:v>
                </c:pt>
                <c:pt idx="1">
                  <c:v>Assessoramento técnico à distância</c:v>
                </c:pt>
                <c:pt idx="2">
                  <c:v>Assessoramento técnico de forma presencial no município</c:v>
                </c:pt>
                <c:pt idx="3">
                  <c:v>Elaboração, pelo Estado, de normativas e instruções operacionais para orientação dos municípios</c:v>
                </c:pt>
                <c:pt idx="4">
                  <c:v>Produção e distribuição de material técnico</c:v>
                </c:pt>
                <c:pt idx="5">
                  <c:v>Capacitações à distância</c:v>
                </c:pt>
                <c:pt idx="6">
                  <c:v>Outras formas</c:v>
                </c:pt>
              </c:strCache>
            </c:strRef>
          </c:cat>
          <c:val>
            <c:numRef>
              <c:f>'Gráfico GM 8'!$D$5:$D$11</c:f>
              <c:numCache>
                <c:formatCode>0.0%</c:formatCode>
                <c:ptCount val="7"/>
                <c:pt idx="0">
                  <c:v>0.7680538555691554</c:v>
                </c:pt>
                <c:pt idx="1">
                  <c:v>0.69706242350061198</c:v>
                </c:pt>
                <c:pt idx="2">
                  <c:v>0.30905752753977966</c:v>
                </c:pt>
                <c:pt idx="3">
                  <c:v>0.44675642594859238</c:v>
                </c:pt>
                <c:pt idx="4">
                  <c:v>0.37025703794369647</c:v>
                </c:pt>
                <c:pt idx="5">
                  <c:v>0.53916768665850678</c:v>
                </c:pt>
                <c:pt idx="6">
                  <c:v>4.6511627906976744E-2</c:v>
                </c:pt>
              </c:numCache>
            </c:numRef>
          </c:val>
          <c:extLst>
            <c:ext xmlns:c16="http://schemas.microsoft.com/office/drawing/2014/chart" uri="{C3380CC4-5D6E-409C-BE32-E72D297353CC}">
              <c16:uniqueId val="{00000003-CA7A-42DF-819C-2E00C2786317}"/>
            </c:ext>
          </c:extLst>
        </c:ser>
        <c:ser>
          <c:idx val="1"/>
          <c:order val="4"/>
          <c:tx>
            <c:strRef>
              <c:f>'Gráfico GM 8'!$C$4</c:f>
              <c:strCache>
                <c:ptCount val="1"/>
                <c:pt idx="0">
                  <c:v>Nordeste</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8'!$A$5:$A$11</c:f>
              <c:strCache>
                <c:ptCount val="7"/>
                <c:pt idx="0">
                  <c:v>Capacitações presenciais</c:v>
                </c:pt>
                <c:pt idx="1">
                  <c:v>Assessoramento técnico à distância</c:v>
                </c:pt>
                <c:pt idx="2">
                  <c:v>Assessoramento técnico de forma presencial no município</c:v>
                </c:pt>
                <c:pt idx="3">
                  <c:v>Elaboração, pelo Estado, de normativas e instruções operacionais para orientação dos municípios</c:v>
                </c:pt>
                <c:pt idx="4">
                  <c:v>Produção e distribuição de material técnico</c:v>
                </c:pt>
                <c:pt idx="5">
                  <c:v>Capacitações à distância</c:v>
                </c:pt>
                <c:pt idx="6">
                  <c:v>Outras formas</c:v>
                </c:pt>
              </c:strCache>
            </c:strRef>
          </c:cat>
          <c:val>
            <c:numRef>
              <c:f>'Gráfico GM 8'!$C$5:$C$11</c:f>
              <c:numCache>
                <c:formatCode>0.0%</c:formatCode>
                <c:ptCount val="7"/>
                <c:pt idx="0">
                  <c:v>0.73096446700507611</c:v>
                </c:pt>
                <c:pt idx="1">
                  <c:v>0.5408911449520587</c:v>
                </c:pt>
                <c:pt idx="2">
                  <c:v>0.2673434856175973</c:v>
                </c:pt>
                <c:pt idx="3">
                  <c:v>0.31415679639029892</c:v>
                </c:pt>
                <c:pt idx="4">
                  <c:v>0.24027072758037224</c:v>
                </c:pt>
                <c:pt idx="5">
                  <c:v>0.16582064297800339</c:v>
                </c:pt>
                <c:pt idx="6">
                  <c:v>6.9937958262831362E-2</c:v>
                </c:pt>
              </c:numCache>
            </c:numRef>
          </c:val>
          <c:extLst>
            <c:ext xmlns:c16="http://schemas.microsoft.com/office/drawing/2014/chart" uri="{C3380CC4-5D6E-409C-BE32-E72D297353CC}">
              <c16:uniqueId val="{00000004-CA7A-42DF-819C-2E00C2786317}"/>
            </c:ext>
          </c:extLst>
        </c:ser>
        <c:ser>
          <c:idx val="0"/>
          <c:order val="5"/>
          <c:tx>
            <c:strRef>
              <c:f>'Gráfico GM 8'!$B$4</c:f>
              <c:strCache>
                <c:ptCount val="1"/>
                <c:pt idx="0">
                  <c:v> Norte</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8'!$A$5:$A$11</c:f>
              <c:strCache>
                <c:ptCount val="7"/>
                <c:pt idx="0">
                  <c:v>Capacitações presenciais</c:v>
                </c:pt>
                <c:pt idx="1">
                  <c:v>Assessoramento técnico à distância</c:v>
                </c:pt>
                <c:pt idx="2">
                  <c:v>Assessoramento técnico de forma presencial no município</c:v>
                </c:pt>
                <c:pt idx="3">
                  <c:v>Elaboração, pelo Estado, de normativas e instruções operacionais para orientação dos municípios</c:v>
                </c:pt>
                <c:pt idx="4">
                  <c:v>Produção e distribuição de material técnico</c:v>
                </c:pt>
                <c:pt idx="5">
                  <c:v>Capacitações à distância</c:v>
                </c:pt>
                <c:pt idx="6">
                  <c:v>Outras formas</c:v>
                </c:pt>
              </c:strCache>
            </c:strRef>
          </c:cat>
          <c:val>
            <c:numRef>
              <c:f>'Gráfico GM 8'!$B$5:$B$11</c:f>
              <c:numCache>
                <c:formatCode>0.0%</c:formatCode>
                <c:ptCount val="7"/>
                <c:pt idx="0">
                  <c:v>0.75846501128668176</c:v>
                </c:pt>
                <c:pt idx="1">
                  <c:v>0.65237020316027083</c:v>
                </c:pt>
                <c:pt idx="2">
                  <c:v>0.49209932279909707</c:v>
                </c:pt>
                <c:pt idx="3">
                  <c:v>0.25282167042889392</c:v>
                </c:pt>
                <c:pt idx="4">
                  <c:v>0.24604966139954854</c:v>
                </c:pt>
                <c:pt idx="5">
                  <c:v>0.16930022573363432</c:v>
                </c:pt>
                <c:pt idx="6">
                  <c:v>4.5146726862302484E-2</c:v>
                </c:pt>
              </c:numCache>
            </c:numRef>
          </c:val>
          <c:extLst>
            <c:ext xmlns:c16="http://schemas.microsoft.com/office/drawing/2014/chart" uri="{C3380CC4-5D6E-409C-BE32-E72D297353CC}">
              <c16:uniqueId val="{00000005-CA7A-42DF-819C-2E00C2786317}"/>
            </c:ext>
          </c:extLst>
        </c:ser>
        <c:dLbls>
          <c:dLblPos val="outEnd"/>
          <c:showLegendKey val="0"/>
          <c:showVal val="1"/>
          <c:showCatName val="0"/>
          <c:showSerName val="0"/>
          <c:showPercent val="0"/>
          <c:showBubbleSize val="0"/>
        </c:dLbls>
        <c:gapWidth val="182"/>
        <c:axId val="857899616"/>
        <c:axId val="857901856"/>
      </c:barChart>
      <c:catAx>
        <c:axId val="8578996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901856"/>
        <c:crosses val="autoZero"/>
        <c:auto val="1"/>
        <c:lblAlgn val="ctr"/>
        <c:lblOffset val="100"/>
        <c:noMultiLvlLbl val="0"/>
      </c:catAx>
      <c:valAx>
        <c:axId val="857901856"/>
        <c:scaling>
          <c:orientation val="minMax"/>
        </c:scaling>
        <c:delete val="1"/>
        <c:axPos val="b"/>
        <c:numFmt formatCode="0.0%" sourceLinked="1"/>
        <c:majorTickMark val="none"/>
        <c:minorTickMark val="none"/>
        <c:tickLblPos val="nextTo"/>
        <c:crossAx val="85789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'CREAS Gráfico 21'!$B$3</c:f>
              <c:strCache>
                <c:ptCount val="1"/>
                <c:pt idx="0">
                  <c:v>Qtd Trabalhadores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21'!$A$4:$A$10</c:f>
              <c:numCache>
                <c:formatCode>General</c:formatCode>
                <c:ptCount val="7"/>
                <c:pt idx="0">
                  <c:v>2010</c:v>
                </c:pt>
                <c:pt idx="1">
                  <c:v>2011</c:v>
                </c:pt>
                <c:pt idx="2">
                  <c:v>2012</c:v>
                </c:pt>
                <c:pt idx="3">
                  <c:v>2013</c:v>
                </c:pt>
                <c:pt idx="4">
                  <c:v>2014</c:v>
                </c:pt>
                <c:pt idx="5">
                  <c:v>2015</c:v>
                </c:pt>
                <c:pt idx="6">
                  <c:v>2016</c:v>
                </c:pt>
              </c:numCache>
            </c:numRef>
          </c:cat>
          <c:val>
            <c:numRef>
              <c:f>'CREAS Gráfico 21'!$B$4:$B$10</c:f>
              <c:numCache>
                <c:formatCode>#,##0</c:formatCode>
                <c:ptCount val="7"/>
                <c:pt idx="0">
                  <c:v>14575</c:v>
                </c:pt>
                <c:pt idx="1">
                  <c:v>18265</c:v>
                </c:pt>
                <c:pt idx="2">
                  <c:v>19876</c:v>
                </c:pt>
                <c:pt idx="3">
                  <c:v>20938</c:v>
                </c:pt>
                <c:pt idx="4">
                  <c:v>22082</c:v>
                </c:pt>
                <c:pt idx="5">
                  <c:v>22288</c:v>
                </c:pt>
                <c:pt idx="6">
                  <c:v>22680</c:v>
                </c:pt>
              </c:numCache>
            </c:numRef>
          </c:val>
          <c:smooth val="0"/>
          <c:extLst>
            <c:ext xmlns:c16="http://schemas.microsoft.com/office/drawing/2014/chart" uri="{C3380CC4-5D6E-409C-BE32-E72D297353CC}">
              <c16:uniqueId val="{00000000-2B73-4C3E-84AA-CF866E9625AF}"/>
            </c:ext>
          </c:extLst>
        </c:ser>
        <c:dLbls>
          <c:dLblPos val="t"/>
          <c:showLegendKey val="0"/>
          <c:showVal val="1"/>
          <c:showCatName val="0"/>
          <c:showSerName val="0"/>
          <c:showPercent val="0"/>
          <c:showBubbleSize val="0"/>
        </c:dLbls>
        <c:marker val="1"/>
        <c:smooth val="0"/>
        <c:axId val="586422112"/>
        <c:axId val="586422672"/>
      </c:lineChart>
      <c:catAx>
        <c:axId val="58642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22672"/>
        <c:crosses val="autoZero"/>
        <c:auto val="1"/>
        <c:lblAlgn val="ctr"/>
        <c:lblOffset val="100"/>
        <c:noMultiLvlLbl val="0"/>
      </c:catAx>
      <c:valAx>
        <c:axId val="586422672"/>
        <c:scaling>
          <c:orientation val="minMax"/>
        </c:scaling>
        <c:delete val="1"/>
        <c:axPos val="l"/>
        <c:numFmt formatCode="#,##0" sourceLinked="1"/>
        <c:majorTickMark val="none"/>
        <c:minorTickMark val="none"/>
        <c:tickLblPos val="nextTo"/>
        <c:crossAx val="58642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'CREAS Gráfico 22'!$B$3</c:f>
              <c:strCache>
                <c:ptCount val="1"/>
                <c:pt idx="0">
                  <c:v>2012</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22'!$A$4:$A$12</c:f>
              <c:strCache>
                <c:ptCount val="9"/>
                <c:pt idx="0">
                  <c:v>Servidor Estatuário</c:v>
                </c:pt>
                <c:pt idx="1">
                  <c:v>Empregador Público (CLT)</c:v>
                </c:pt>
                <c:pt idx="2">
                  <c:v>Outro Vínculo Não Permanente</c:v>
                </c:pt>
                <c:pt idx="3">
                  <c:v>Trabalhador de Empresa, Cooperativa ou Entidade Prestadora de Serviços</c:v>
                </c:pt>
                <c:pt idx="4">
                  <c:v>Voluntário</c:v>
                </c:pt>
                <c:pt idx="5">
                  <c:v>Servidor Temporário</c:v>
                </c:pt>
                <c:pt idx="6">
                  <c:v>Sem Vínculo</c:v>
                </c:pt>
                <c:pt idx="7">
                  <c:v>Comissionado</c:v>
                </c:pt>
                <c:pt idx="8">
                  <c:v>Terceirizado</c:v>
                </c:pt>
              </c:strCache>
            </c:strRef>
          </c:cat>
          <c:val>
            <c:numRef>
              <c:f>'CREAS Gráfico 22'!$B$4:$B$12</c:f>
              <c:numCache>
                <c:formatCode>#,##0</c:formatCode>
                <c:ptCount val="9"/>
                <c:pt idx="0">
                  <c:v>6549</c:v>
                </c:pt>
                <c:pt idx="1">
                  <c:v>1451</c:v>
                </c:pt>
                <c:pt idx="2">
                  <c:v>1982</c:v>
                </c:pt>
                <c:pt idx="3">
                  <c:v>706</c:v>
                </c:pt>
                <c:pt idx="4">
                  <c:v>31</c:v>
                </c:pt>
                <c:pt idx="5">
                  <c:v>5871</c:v>
                </c:pt>
                <c:pt idx="6">
                  <c:v>240</c:v>
                </c:pt>
                <c:pt idx="7">
                  <c:v>1489</c:v>
                </c:pt>
                <c:pt idx="8">
                  <c:v>1557</c:v>
                </c:pt>
              </c:numCache>
            </c:numRef>
          </c:val>
          <c:extLst>
            <c:ext xmlns:c16="http://schemas.microsoft.com/office/drawing/2014/chart" uri="{C3380CC4-5D6E-409C-BE32-E72D297353CC}">
              <c16:uniqueId val="{00000000-B31B-4266-8294-A2A60344ED9F}"/>
            </c:ext>
          </c:extLst>
        </c:ser>
        <c:ser>
          <c:idx val="1"/>
          <c:order val="1"/>
          <c:tx>
            <c:strRef>
              <c:f>'CREAS Gráfico 22'!$C$3</c:f>
              <c:strCache>
                <c:ptCount val="1"/>
                <c:pt idx="0">
                  <c:v>2013</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22'!$A$4:$A$12</c:f>
              <c:strCache>
                <c:ptCount val="9"/>
                <c:pt idx="0">
                  <c:v>Servidor Estatuário</c:v>
                </c:pt>
                <c:pt idx="1">
                  <c:v>Empregador Público (CLT)</c:v>
                </c:pt>
                <c:pt idx="2">
                  <c:v>Outro Vínculo Não Permanente</c:v>
                </c:pt>
                <c:pt idx="3">
                  <c:v>Trabalhador de Empresa, Cooperativa ou Entidade Prestadora de Serviços</c:v>
                </c:pt>
                <c:pt idx="4">
                  <c:v>Voluntário</c:v>
                </c:pt>
                <c:pt idx="5">
                  <c:v>Servidor Temporário</c:v>
                </c:pt>
                <c:pt idx="6">
                  <c:v>Sem Vínculo</c:v>
                </c:pt>
                <c:pt idx="7">
                  <c:v>Comissionado</c:v>
                </c:pt>
                <c:pt idx="8">
                  <c:v>Terceirizado</c:v>
                </c:pt>
              </c:strCache>
            </c:strRef>
          </c:cat>
          <c:val>
            <c:numRef>
              <c:f>'CREAS Gráfico 22'!$C$4:$C$12</c:f>
              <c:numCache>
                <c:formatCode>#,##0</c:formatCode>
                <c:ptCount val="9"/>
                <c:pt idx="0">
                  <c:v>7410</c:v>
                </c:pt>
                <c:pt idx="1">
                  <c:v>1595</c:v>
                </c:pt>
                <c:pt idx="2">
                  <c:v>2186</c:v>
                </c:pt>
                <c:pt idx="3">
                  <c:v>752</c:v>
                </c:pt>
                <c:pt idx="4">
                  <c:v>10</c:v>
                </c:pt>
                <c:pt idx="5">
                  <c:v>5818</c:v>
                </c:pt>
                <c:pt idx="6">
                  <c:v>217</c:v>
                </c:pt>
                <c:pt idx="7">
                  <c:v>1797</c:v>
                </c:pt>
                <c:pt idx="8">
                  <c:v>1153</c:v>
                </c:pt>
              </c:numCache>
            </c:numRef>
          </c:val>
          <c:extLst>
            <c:ext xmlns:c16="http://schemas.microsoft.com/office/drawing/2014/chart" uri="{C3380CC4-5D6E-409C-BE32-E72D297353CC}">
              <c16:uniqueId val="{00000001-B31B-4266-8294-A2A60344ED9F}"/>
            </c:ext>
          </c:extLst>
        </c:ser>
        <c:ser>
          <c:idx val="2"/>
          <c:order val="2"/>
          <c:tx>
            <c:strRef>
              <c:f>'CREAS Gráfico 22'!$D$3</c:f>
              <c:strCache>
                <c:ptCount val="1"/>
                <c:pt idx="0">
                  <c:v>2014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22'!$A$4:$A$12</c:f>
              <c:strCache>
                <c:ptCount val="9"/>
                <c:pt idx="0">
                  <c:v>Servidor Estatuário</c:v>
                </c:pt>
                <c:pt idx="1">
                  <c:v>Empregador Público (CLT)</c:v>
                </c:pt>
                <c:pt idx="2">
                  <c:v>Outro Vínculo Não Permanente</c:v>
                </c:pt>
                <c:pt idx="3">
                  <c:v>Trabalhador de Empresa, Cooperativa ou Entidade Prestadora de Serviços</c:v>
                </c:pt>
                <c:pt idx="4">
                  <c:v>Voluntário</c:v>
                </c:pt>
                <c:pt idx="5">
                  <c:v>Servidor Temporário</c:v>
                </c:pt>
                <c:pt idx="6">
                  <c:v>Sem Vínculo</c:v>
                </c:pt>
                <c:pt idx="7">
                  <c:v>Comissionado</c:v>
                </c:pt>
                <c:pt idx="8">
                  <c:v>Terceirizado</c:v>
                </c:pt>
              </c:strCache>
            </c:strRef>
          </c:cat>
          <c:val>
            <c:numRef>
              <c:f>'CREAS Gráfico 22'!$D$4:$D$12</c:f>
              <c:numCache>
                <c:formatCode>#,##0</c:formatCode>
                <c:ptCount val="9"/>
                <c:pt idx="0">
                  <c:v>7931</c:v>
                </c:pt>
                <c:pt idx="1">
                  <c:v>1658</c:v>
                </c:pt>
                <c:pt idx="2">
                  <c:v>2314</c:v>
                </c:pt>
                <c:pt idx="3">
                  <c:v>684</c:v>
                </c:pt>
                <c:pt idx="4">
                  <c:v>28</c:v>
                </c:pt>
                <c:pt idx="5">
                  <c:v>6153</c:v>
                </c:pt>
                <c:pt idx="6">
                  <c:v>209</c:v>
                </c:pt>
                <c:pt idx="7">
                  <c:v>1944</c:v>
                </c:pt>
                <c:pt idx="8">
                  <c:v>1161</c:v>
                </c:pt>
              </c:numCache>
            </c:numRef>
          </c:val>
          <c:extLst>
            <c:ext xmlns:c16="http://schemas.microsoft.com/office/drawing/2014/chart" uri="{C3380CC4-5D6E-409C-BE32-E72D297353CC}">
              <c16:uniqueId val="{00000002-B31B-4266-8294-A2A60344ED9F}"/>
            </c:ext>
          </c:extLst>
        </c:ser>
        <c:ser>
          <c:idx val="3"/>
          <c:order val="3"/>
          <c:tx>
            <c:strRef>
              <c:f>'CREAS Gráfico 22'!$E$3</c:f>
              <c:strCache>
                <c:ptCount val="1"/>
                <c:pt idx="0">
                  <c:v>2015</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22'!$A$4:$A$12</c:f>
              <c:strCache>
                <c:ptCount val="9"/>
                <c:pt idx="0">
                  <c:v>Servidor Estatuário</c:v>
                </c:pt>
                <c:pt idx="1">
                  <c:v>Empregador Público (CLT)</c:v>
                </c:pt>
                <c:pt idx="2">
                  <c:v>Outro Vínculo Não Permanente</c:v>
                </c:pt>
                <c:pt idx="3">
                  <c:v>Trabalhador de Empresa, Cooperativa ou Entidade Prestadora de Serviços</c:v>
                </c:pt>
                <c:pt idx="4">
                  <c:v>Voluntário</c:v>
                </c:pt>
                <c:pt idx="5">
                  <c:v>Servidor Temporário</c:v>
                </c:pt>
                <c:pt idx="6">
                  <c:v>Sem Vínculo</c:v>
                </c:pt>
                <c:pt idx="7">
                  <c:v>Comissionado</c:v>
                </c:pt>
                <c:pt idx="8">
                  <c:v>Terceirizado</c:v>
                </c:pt>
              </c:strCache>
            </c:strRef>
          </c:cat>
          <c:val>
            <c:numRef>
              <c:f>'CREAS Gráfico 22'!$E$4:$E$12</c:f>
              <c:numCache>
                <c:formatCode>#,##0</c:formatCode>
                <c:ptCount val="9"/>
                <c:pt idx="0">
                  <c:v>8401</c:v>
                </c:pt>
                <c:pt idx="1">
                  <c:v>1661</c:v>
                </c:pt>
                <c:pt idx="2">
                  <c:v>2221</c:v>
                </c:pt>
                <c:pt idx="3">
                  <c:v>613</c:v>
                </c:pt>
                <c:pt idx="4">
                  <c:v>26</c:v>
                </c:pt>
                <c:pt idx="5">
                  <c:v>6042</c:v>
                </c:pt>
                <c:pt idx="6">
                  <c:v>166</c:v>
                </c:pt>
                <c:pt idx="7">
                  <c:v>1973</c:v>
                </c:pt>
                <c:pt idx="8">
                  <c:v>1185</c:v>
                </c:pt>
              </c:numCache>
            </c:numRef>
          </c:val>
          <c:extLst>
            <c:ext xmlns:c16="http://schemas.microsoft.com/office/drawing/2014/chart" uri="{C3380CC4-5D6E-409C-BE32-E72D297353CC}">
              <c16:uniqueId val="{00000003-B31B-4266-8294-A2A60344ED9F}"/>
            </c:ext>
          </c:extLst>
        </c:ser>
        <c:ser>
          <c:idx val="4"/>
          <c:order val="4"/>
          <c:tx>
            <c:strRef>
              <c:f>'CREAS Gráfico 22'!$F$3</c:f>
              <c:strCache>
                <c:ptCount val="1"/>
                <c:pt idx="0">
                  <c:v>2016</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22'!$A$4:$A$12</c:f>
              <c:strCache>
                <c:ptCount val="9"/>
                <c:pt idx="0">
                  <c:v>Servidor Estatuário</c:v>
                </c:pt>
                <c:pt idx="1">
                  <c:v>Empregador Público (CLT)</c:v>
                </c:pt>
                <c:pt idx="2">
                  <c:v>Outro Vínculo Não Permanente</c:v>
                </c:pt>
                <c:pt idx="3">
                  <c:v>Trabalhador de Empresa, Cooperativa ou Entidade Prestadora de Serviços</c:v>
                </c:pt>
                <c:pt idx="4">
                  <c:v>Voluntário</c:v>
                </c:pt>
                <c:pt idx="5">
                  <c:v>Servidor Temporário</c:v>
                </c:pt>
                <c:pt idx="6">
                  <c:v>Sem Vínculo</c:v>
                </c:pt>
                <c:pt idx="7">
                  <c:v>Comissionado</c:v>
                </c:pt>
                <c:pt idx="8">
                  <c:v>Terceirizado</c:v>
                </c:pt>
              </c:strCache>
            </c:strRef>
          </c:cat>
          <c:val>
            <c:numRef>
              <c:f>'CREAS Gráfico 22'!$F$4:$F$12</c:f>
              <c:numCache>
                <c:formatCode>#,##0</c:formatCode>
                <c:ptCount val="9"/>
                <c:pt idx="0">
                  <c:v>9233</c:v>
                </c:pt>
                <c:pt idx="1">
                  <c:v>1559</c:v>
                </c:pt>
                <c:pt idx="2">
                  <c:v>2061</c:v>
                </c:pt>
                <c:pt idx="3">
                  <c:v>576</c:v>
                </c:pt>
                <c:pt idx="4">
                  <c:v>24</c:v>
                </c:pt>
                <c:pt idx="5">
                  <c:v>5906</c:v>
                </c:pt>
                <c:pt idx="6">
                  <c:v>219</c:v>
                </c:pt>
                <c:pt idx="7">
                  <c:v>1867</c:v>
                </c:pt>
                <c:pt idx="8">
                  <c:v>1235</c:v>
                </c:pt>
              </c:numCache>
            </c:numRef>
          </c:val>
          <c:extLst>
            <c:ext xmlns:c16="http://schemas.microsoft.com/office/drawing/2014/chart" uri="{C3380CC4-5D6E-409C-BE32-E72D297353CC}">
              <c16:uniqueId val="{00000004-B31B-4266-8294-A2A60344ED9F}"/>
            </c:ext>
          </c:extLst>
        </c:ser>
        <c:dLbls>
          <c:showLegendKey val="0"/>
          <c:showVal val="0"/>
          <c:showCatName val="0"/>
          <c:showSerName val="0"/>
          <c:showPercent val="0"/>
          <c:showBubbleSize val="0"/>
        </c:dLbls>
        <c:gapWidth val="219"/>
        <c:axId val="586427152"/>
        <c:axId val="586427712"/>
      </c:barChart>
      <c:catAx>
        <c:axId val="5864271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27712"/>
        <c:crosses val="autoZero"/>
        <c:auto val="1"/>
        <c:lblAlgn val="ctr"/>
        <c:lblOffset val="100"/>
        <c:noMultiLvlLbl val="0"/>
      </c:catAx>
      <c:valAx>
        <c:axId val="586427712"/>
        <c:scaling>
          <c:orientation val="minMax"/>
        </c:scaling>
        <c:delete val="1"/>
        <c:axPos val="b"/>
        <c:numFmt formatCode="#,##0" sourceLinked="1"/>
        <c:majorTickMark val="none"/>
        <c:minorTickMark val="none"/>
        <c:tickLblPos val="nextTo"/>
        <c:crossAx val="58642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percentStacked"/>
        <c:varyColors val="0"/>
        <c:ser>
          <c:idx val="0"/>
          <c:order val="0"/>
          <c:tx>
            <c:strRef>
              <c:f>'CREAS Gráfico 23'!$A$10</c:f>
              <c:strCache>
                <c:ptCount val="1"/>
                <c:pt idx="0">
                  <c:v>Nível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23'!$B$9:$F$9</c:f>
              <c:numCache>
                <c:formatCode>General</c:formatCode>
                <c:ptCount val="5"/>
                <c:pt idx="0">
                  <c:v>2012</c:v>
                </c:pt>
                <c:pt idx="1">
                  <c:v>2013</c:v>
                </c:pt>
                <c:pt idx="2">
                  <c:v>2014</c:v>
                </c:pt>
                <c:pt idx="3">
                  <c:v>2015</c:v>
                </c:pt>
                <c:pt idx="4">
                  <c:v>2016</c:v>
                </c:pt>
              </c:numCache>
            </c:numRef>
          </c:cat>
          <c:val>
            <c:numRef>
              <c:f>'CREAS Gráfico 23'!$B$10:$F$10</c:f>
              <c:numCache>
                <c:formatCode>0.0%</c:formatCode>
                <c:ptCount val="5"/>
                <c:pt idx="0">
                  <c:v>8.3215938820688271E-2</c:v>
                </c:pt>
                <c:pt idx="1">
                  <c:v>8.6206896551724144E-2</c:v>
                </c:pt>
                <c:pt idx="2">
                  <c:v>8.2012498867856179E-2</c:v>
                </c:pt>
                <c:pt idx="3">
                  <c:v>7.8697056712132091E-2</c:v>
                </c:pt>
                <c:pt idx="4">
                  <c:v>7.5176366843033512E-2</c:v>
                </c:pt>
              </c:numCache>
            </c:numRef>
          </c:val>
          <c:extLst>
            <c:ext xmlns:c16="http://schemas.microsoft.com/office/drawing/2014/chart" uri="{C3380CC4-5D6E-409C-BE32-E72D297353CC}">
              <c16:uniqueId val="{00000000-ED0D-4AE8-AF1F-793D4EB4E135}"/>
            </c:ext>
          </c:extLst>
        </c:ser>
        <c:ser>
          <c:idx val="1"/>
          <c:order val="1"/>
          <c:tx>
            <c:strRef>
              <c:f>'CREAS Gráfico 23'!$A$11</c:f>
              <c:strCache>
                <c:ptCount val="1"/>
                <c:pt idx="0">
                  <c:v>Nível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23'!$B$9:$F$9</c:f>
              <c:numCache>
                <c:formatCode>General</c:formatCode>
                <c:ptCount val="5"/>
                <c:pt idx="0">
                  <c:v>2012</c:v>
                </c:pt>
                <c:pt idx="1">
                  <c:v>2013</c:v>
                </c:pt>
                <c:pt idx="2">
                  <c:v>2014</c:v>
                </c:pt>
                <c:pt idx="3">
                  <c:v>2015</c:v>
                </c:pt>
                <c:pt idx="4">
                  <c:v>2016</c:v>
                </c:pt>
              </c:numCache>
            </c:numRef>
          </c:cat>
          <c:val>
            <c:numRef>
              <c:f>'CREAS Gráfico 23'!$B$11:$F$11</c:f>
              <c:numCache>
                <c:formatCode>0.0%</c:formatCode>
                <c:ptCount val="5"/>
                <c:pt idx="0">
                  <c:v>0.287331455021131</c:v>
                </c:pt>
                <c:pt idx="1">
                  <c:v>0.28503199923583916</c:v>
                </c:pt>
                <c:pt idx="2">
                  <c:v>0.28317181414726927</c:v>
                </c:pt>
                <c:pt idx="3">
                  <c:v>0.27409368269921036</c:v>
                </c:pt>
                <c:pt idx="4">
                  <c:v>0.2694885361552028</c:v>
                </c:pt>
              </c:numCache>
            </c:numRef>
          </c:val>
          <c:extLst>
            <c:ext xmlns:c16="http://schemas.microsoft.com/office/drawing/2014/chart" uri="{C3380CC4-5D6E-409C-BE32-E72D297353CC}">
              <c16:uniqueId val="{00000001-ED0D-4AE8-AF1F-793D4EB4E135}"/>
            </c:ext>
          </c:extLst>
        </c:ser>
        <c:ser>
          <c:idx val="2"/>
          <c:order val="2"/>
          <c:tx>
            <c:strRef>
              <c:f>'CREAS Gráfico 23'!$A$12</c:f>
              <c:strCache>
                <c:ptCount val="1"/>
                <c:pt idx="0">
                  <c:v>Nível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23'!$B$9:$F$9</c:f>
              <c:numCache>
                <c:formatCode>General</c:formatCode>
                <c:ptCount val="5"/>
                <c:pt idx="0">
                  <c:v>2012</c:v>
                </c:pt>
                <c:pt idx="1">
                  <c:v>2013</c:v>
                </c:pt>
                <c:pt idx="2">
                  <c:v>2014</c:v>
                </c:pt>
                <c:pt idx="3">
                  <c:v>2015</c:v>
                </c:pt>
                <c:pt idx="4">
                  <c:v>2016</c:v>
                </c:pt>
              </c:numCache>
            </c:numRef>
          </c:cat>
          <c:val>
            <c:numRef>
              <c:f>'CREAS Gráfico 23'!$B$12:$F$12</c:f>
              <c:numCache>
                <c:formatCode>0.0%</c:formatCode>
                <c:ptCount val="5"/>
                <c:pt idx="0">
                  <c:v>0.62945260615818077</c:v>
                </c:pt>
                <c:pt idx="1">
                  <c:v>0.62876110421243669</c:v>
                </c:pt>
                <c:pt idx="2">
                  <c:v>0.63481568698487456</c:v>
                </c:pt>
                <c:pt idx="3">
                  <c:v>0.64720926058865758</c:v>
                </c:pt>
                <c:pt idx="4">
                  <c:v>0.65533509700176362</c:v>
                </c:pt>
              </c:numCache>
            </c:numRef>
          </c:val>
          <c:extLst>
            <c:ext xmlns:c16="http://schemas.microsoft.com/office/drawing/2014/chart" uri="{C3380CC4-5D6E-409C-BE32-E72D297353CC}">
              <c16:uniqueId val="{00000002-ED0D-4AE8-AF1F-793D4EB4E135}"/>
            </c:ext>
          </c:extLst>
        </c:ser>
        <c:dLbls>
          <c:dLblPos val="ctr"/>
          <c:showLegendKey val="0"/>
          <c:showVal val="1"/>
          <c:showCatName val="0"/>
          <c:showSerName val="0"/>
          <c:showPercent val="0"/>
          <c:showBubbleSize val="0"/>
        </c:dLbls>
        <c:gapWidth val="150"/>
        <c:overlap val="100"/>
        <c:axId val="586431072"/>
        <c:axId val="586431632"/>
      </c:barChart>
      <c:catAx>
        <c:axId val="58643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31632"/>
        <c:crosses val="autoZero"/>
        <c:auto val="1"/>
        <c:lblAlgn val="ctr"/>
        <c:lblOffset val="100"/>
        <c:noMultiLvlLbl val="0"/>
      </c:catAx>
      <c:valAx>
        <c:axId val="586431632"/>
        <c:scaling>
          <c:orientation val="minMax"/>
        </c:scaling>
        <c:delete val="1"/>
        <c:axPos val="l"/>
        <c:numFmt formatCode="0%" sourceLinked="1"/>
        <c:majorTickMark val="none"/>
        <c:minorTickMark val="none"/>
        <c:tickLblPos val="nextTo"/>
        <c:crossAx val="58643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4"/>
          <c:order val="0"/>
          <c:tx>
            <c:strRef>
              <c:f>'CREAS Gráfico 24'!$F$3</c:f>
              <c:strCache>
                <c:ptCount val="1"/>
                <c:pt idx="0">
                  <c:v>2016</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24'!$A$4:$A$11</c:f>
              <c:strCache>
                <c:ptCount val="8"/>
                <c:pt idx="0">
                  <c:v>Assistente Social</c:v>
                </c:pt>
                <c:pt idx="1">
                  <c:v>Psicólogo</c:v>
                </c:pt>
                <c:pt idx="2">
                  <c:v>Sem formação profissional</c:v>
                </c:pt>
                <c:pt idx="3">
                  <c:v>Profissional de nível médio</c:v>
                </c:pt>
                <c:pt idx="4">
                  <c:v>Advogado</c:v>
                </c:pt>
                <c:pt idx="5">
                  <c:v>Outra formação de nível superior*</c:v>
                </c:pt>
                <c:pt idx="6">
                  <c:v>Pedagogo</c:v>
                </c:pt>
                <c:pt idx="7">
                  <c:v>Administrador</c:v>
                </c:pt>
              </c:strCache>
            </c:strRef>
          </c:cat>
          <c:val>
            <c:numRef>
              <c:f>'CREAS Gráfico 24'!$F$4:$F$11</c:f>
              <c:numCache>
                <c:formatCode>#,##0</c:formatCode>
                <c:ptCount val="8"/>
                <c:pt idx="0">
                  <c:v>6064</c:v>
                </c:pt>
                <c:pt idx="1">
                  <c:v>4376</c:v>
                </c:pt>
                <c:pt idx="2">
                  <c:v>3893</c:v>
                </c:pt>
                <c:pt idx="3">
                  <c:v>3865</c:v>
                </c:pt>
                <c:pt idx="4">
                  <c:v>1565</c:v>
                </c:pt>
                <c:pt idx="5">
                  <c:v>1372</c:v>
                </c:pt>
                <c:pt idx="6">
                  <c:v>1339</c:v>
                </c:pt>
                <c:pt idx="7">
                  <c:v>206</c:v>
                </c:pt>
              </c:numCache>
            </c:numRef>
          </c:val>
          <c:extLst>
            <c:ext xmlns:c16="http://schemas.microsoft.com/office/drawing/2014/chart" uri="{C3380CC4-5D6E-409C-BE32-E72D297353CC}">
              <c16:uniqueId val="{00000000-17A1-473A-A0CB-48B9C776DB91}"/>
            </c:ext>
          </c:extLst>
        </c:ser>
        <c:ser>
          <c:idx val="3"/>
          <c:order val="1"/>
          <c:tx>
            <c:strRef>
              <c:f>'CREAS Gráfico 24'!$E$3</c:f>
              <c:strCache>
                <c:ptCount val="1"/>
                <c:pt idx="0">
                  <c:v>2015</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24'!$A$4:$A$11</c:f>
              <c:strCache>
                <c:ptCount val="8"/>
                <c:pt idx="0">
                  <c:v>Assistente Social</c:v>
                </c:pt>
                <c:pt idx="1">
                  <c:v>Psicólogo</c:v>
                </c:pt>
                <c:pt idx="2">
                  <c:v>Sem formação profissional</c:v>
                </c:pt>
                <c:pt idx="3">
                  <c:v>Profissional de nível médio</c:v>
                </c:pt>
                <c:pt idx="4">
                  <c:v>Advogado</c:v>
                </c:pt>
                <c:pt idx="5">
                  <c:v>Outra formação de nível superior*</c:v>
                </c:pt>
                <c:pt idx="6">
                  <c:v>Pedagogo</c:v>
                </c:pt>
                <c:pt idx="7">
                  <c:v>Administrador</c:v>
                </c:pt>
              </c:strCache>
            </c:strRef>
          </c:cat>
          <c:val>
            <c:numRef>
              <c:f>'CREAS Gráfico 24'!$E$4:$E$11</c:f>
              <c:numCache>
                <c:formatCode>#,##0</c:formatCode>
                <c:ptCount val="8"/>
                <c:pt idx="0">
                  <c:v>5795</c:v>
                </c:pt>
                <c:pt idx="1">
                  <c:v>4284</c:v>
                </c:pt>
                <c:pt idx="2">
                  <c:v>4076</c:v>
                </c:pt>
                <c:pt idx="3">
                  <c:v>3674</c:v>
                </c:pt>
                <c:pt idx="4">
                  <c:v>1569</c:v>
                </c:pt>
                <c:pt idx="5">
                  <c:v>1344</c:v>
                </c:pt>
                <c:pt idx="6">
                  <c:v>1330</c:v>
                </c:pt>
                <c:pt idx="7">
                  <c:v>216</c:v>
                </c:pt>
              </c:numCache>
            </c:numRef>
          </c:val>
          <c:extLst>
            <c:ext xmlns:c16="http://schemas.microsoft.com/office/drawing/2014/chart" uri="{C3380CC4-5D6E-409C-BE32-E72D297353CC}">
              <c16:uniqueId val="{00000001-17A1-473A-A0CB-48B9C776DB91}"/>
            </c:ext>
          </c:extLst>
        </c:ser>
        <c:ser>
          <c:idx val="2"/>
          <c:order val="2"/>
          <c:tx>
            <c:strRef>
              <c:f>'CREAS Gráfico 24'!$D$3</c:f>
              <c:strCache>
                <c:ptCount val="1"/>
                <c:pt idx="0">
                  <c:v>2014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24'!$A$4:$A$11</c:f>
              <c:strCache>
                <c:ptCount val="8"/>
                <c:pt idx="0">
                  <c:v>Assistente Social</c:v>
                </c:pt>
                <c:pt idx="1">
                  <c:v>Psicólogo</c:v>
                </c:pt>
                <c:pt idx="2">
                  <c:v>Sem formação profissional</c:v>
                </c:pt>
                <c:pt idx="3">
                  <c:v>Profissional de nível médio</c:v>
                </c:pt>
                <c:pt idx="4">
                  <c:v>Advogado</c:v>
                </c:pt>
                <c:pt idx="5">
                  <c:v>Outra formação de nível superior*</c:v>
                </c:pt>
                <c:pt idx="6">
                  <c:v>Pedagogo</c:v>
                </c:pt>
                <c:pt idx="7">
                  <c:v>Administrador</c:v>
                </c:pt>
              </c:strCache>
            </c:strRef>
          </c:cat>
          <c:val>
            <c:numRef>
              <c:f>'CREAS Gráfico 24'!$D$4:$D$11</c:f>
              <c:numCache>
                <c:formatCode>#,##0</c:formatCode>
                <c:ptCount val="8"/>
                <c:pt idx="0">
                  <c:v>5420</c:v>
                </c:pt>
                <c:pt idx="1">
                  <c:v>4160</c:v>
                </c:pt>
                <c:pt idx="2">
                  <c:v>4233</c:v>
                </c:pt>
                <c:pt idx="3">
                  <c:v>3288</c:v>
                </c:pt>
                <c:pt idx="4">
                  <c:v>1503</c:v>
                </c:pt>
                <c:pt idx="5">
                  <c:v>1188</c:v>
                </c:pt>
                <c:pt idx="6">
                  <c:v>1328</c:v>
                </c:pt>
                <c:pt idx="7">
                  <c:v>147</c:v>
                </c:pt>
              </c:numCache>
            </c:numRef>
          </c:val>
          <c:extLst>
            <c:ext xmlns:c16="http://schemas.microsoft.com/office/drawing/2014/chart" uri="{C3380CC4-5D6E-409C-BE32-E72D297353CC}">
              <c16:uniqueId val="{00000002-17A1-473A-A0CB-48B9C776DB91}"/>
            </c:ext>
          </c:extLst>
        </c:ser>
        <c:ser>
          <c:idx val="1"/>
          <c:order val="3"/>
          <c:tx>
            <c:strRef>
              <c:f>'CREAS Gráfico 24'!$C$3</c:f>
              <c:strCache>
                <c:ptCount val="1"/>
                <c:pt idx="0">
                  <c:v>2013</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24'!$A$4:$A$11</c:f>
              <c:strCache>
                <c:ptCount val="8"/>
                <c:pt idx="0">
                  <c:v>Assistente Social</c:v>
                </c:pt>
                <c:pt idx="1">
                  <c:v>Psicólogo</c:v>
                </c:pt>
                <c:pt idx="2">
                  <c:v>Sem formação profissional</c:v>
                </c:pt>
                <c:pt idx="3">
                  <c:v>Profissional de nível médio</c:v>
                </c:pt>
                <c:pt idx="4">
                  <c:v>Advogado</c:v>
                </c:pt>
                <c:pt idx="5">
                  <c:v>Outra formação de nível superior*</c:v>
                </c:pt>
                <c:pt idx="6">
                  <c:v>Pedagogo</c:v>
                </c:pt>
                <c:pt idx="7">
                  <c:v>Administrador</c:v>
                </c:pt>
              </c:strCache>
            </c:strRef>
          </c:cat>
          <c:val>
            <c:numRef>
              <c:f>'CREAS Gráfico 24'!$C$4:$C$11</c:f>
              <c:numCache>
                <c:formatCode>#,##0</c:formatCode>
                <c:ptCount val="8"/>
                <c:pt idx="0">
                  <c:v>5006</c:v>
                </c:pt>
                <c:pt idx="1">
                  <c:v>3907</c:v>
                </c:pt>
                <c:pt idx="2">
                  <c:v>4273</c:v>
                </c:pt>
                <c:pt idx="3">
                  <c:v>2982</c:v>
                </c:pt>
                <c:pt idx="4">
                  <c:v>1373</c:v>
                </c:pt>
                <c:pt idx="5">
                  <c:v>1198</c:v>
                </c:pt>
                <c:pt idx="6">
                  <c:v>1302</c:v>
                </c:pt>
                <c:pt idx="7">
                  <c:v>136</c:v>
                </c:pt>
              </c:numCache>
            </c:numRef>
          </c:val>
          <c:extLst>
            <c:ext xmlns:c16="http://schemas.microsoft.com/office/drawing/2014/chart" uri="{C3380CC4-5D6E-409C-BE32-E72D297353CC}">
              <c16:uniqueId val="{00000003-17A1-473A-A0CB-48B9C776DB91}"/>
            </c:ext>
          </c:extLst>
        </c:ser>
        <c:ser>
          <c:idx val="0"/>
          <c:order val="4"/>
          <c:tx>
            <c:strRef>
              <c:f>'CREAS Gráfico 24'!$B$3</c:f>
              <c:strCache>
                <c:ptCount val="1"/>
                <c:pt idx="0">
                  <c:v>2012</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'CREAS Gráfico 24'!$A$4:$A$11</c:f>
              <c:strCache>
                <c:ptCount val="8"/>
                <c:pt idx="0">
                  <c:v>Assistente Social</c:v>
                </c:pt>
                <c:pt idx="1">
                  <c:v>Psicólogo</c:v>
                </c:pt>
                <c:pt idx="2">
                  <c:v>Sem formação profissional</c:v>
                </c:pt>
                <c:pt idx="3">
                  <c:v>Profissional de nível médio</c:v>
                </c:pt>
                <c:pt idx="4">
                  <c:v>Advogado</c:v>
                </c:pt>
                <c:pt idx="5">
                  <c:v>Outra formação de nível superior*</c:v>
                </c:pt>
                <c:pt idx="6">
                  <c:v>Pedagogo</c:v>
                </c:pt>
                <c:pt idx="7">
                  <c:v>Administrador</c:v>
                </c:pt>
              </c:strCache>
            </c:strRef>
          </c:cat>
          <c:val>
            <c:numRef>
              <c:f>'CREAS Gráfico 24'!$B$4:$B$11</c:f>
              <c:numCache>
                <c:formatCode>#,##0</c:formatCode>
                <c:ptCount val="8"/>
                <c:pt idx="0">
                  <c:v>4713</c:v>
                </c:pt>
                <c:pt idx="1">
                  <c:v>3723</c:v>
                </c:pt>
                <c:pt idx="2">
                  <c:v>4280</c:v>
                </c:pt>
                <c:pt idx="3">
                  <c:v>2623</c:v>
                </c:pt>
                <c:pt idx="4">
                  <c:v>1245</c:v>
                </c:pt>
                <c:pt idx="5">
                  <c:v>1137</c:v>
                </c:pt>
                <c:pt idx="6">
                  <c:v>1401</c:v>
                </c:pt>
                <c:pt idx="7">
                  <c:v>114</c:v>
                </c:pt>
              </c:numCache>
            </c:numRef>
          </c:val>
          <c:extLst>
            <c:ext xmlns:c16="http://schemas.microsoft.com/office/drawing/2014/chart" uri="{C3380CC4-5D6E-409C-BE32-E72D297353CC}">
              <c16:uniqueId val="{00000004-17A1-473A-A0CB-48B9C776DB91}"/>
            </c:ext>
          </c:extLst>
        </c:ser>
        <c:dLbls>
          <c:dLblPos val="outEnd"/>
          <c:showLegendKey val="0"/>
          <c:showVal val="1"/>
          <c:showCatName val="0"/>
          <c:showSerName val="0"/>
          <c:showPercent val="0"/>
          <c:showBubbleSize val="0"/>
        </c:dLbls>
        <c:gapWidth val="182"/>
        <c:axId val="586436112"/>
        <c:axId val="586436672"/>
      </c:barChart>
      <c:catAx>
        <c:axId val="5864361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36672"/>
        <c:crosses val="autoZero"/>
        <c:auto val="1"/>
        <c:lblAlgn val="ctr"/>
        <c:lblOffset val="100"/>
        <c:noMultiLvlLbl val="0"/>
      </c:catAx>
      <c:valAx>
        <c:axId val="586436672"/>
        <c:scaling>
          <c:orientation val="minMax"/>
        </c:scaling>
        <c:delete val="1"/>
        <c:axPos val="b"/>
        <c:numFmt formatCode="#,##0" sourceLinked="1"/>
        <c:majorTickMark val="none"/>
        <c:minorTickMark val="none"/>
        <c:tickLblPos val="nextTo"/>
        <c:crossAx val="58643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6.6350190478158738E-2"/>
          <c:y val="5.3575902290192053E-2"/>
          <c:w val="0.91090265291641692"/>
          <c:h val="0.6398472918157958"/>
        </c:manualLayout>
      </c:layout>
      <c:barChart>
        <c:barDir val="col"/>
        <c:grouping val="stacked"/>
        <c:varyColors val="0"/>
        <c:ser>
          <c:idx val="0"/>
          <c:order val="0"/>
          <c:tx>
            <c:strRef>
              <c:f>'CREAS Gráfico 25'!$A$5</c:f>
              <c:strCache>
                <c:ptCount val="1"/>
                <c:pt idx="0">
                  <c:v>Coordenador(a)</c:v>
                </c:pt>
              </c:strCache>
            </c:strRef>
          </c:tx>
          <c:spPr>
            <a:solidFill>
              <a:schemeClr val="accent1">
                <a:shade val="4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25'!$B$5:$F$5</c:f>
              <c:numCache>
                <c:formatCode>#,##0</c:formatCode>
                <c:ptCount val="5"/>
                <c:pt idx="0">
                  <c:v>2083</c:v>
                </c:pt>
                <c:pt idx="1">
                  <c:v>2192</c:v>
                </c:pt>
                <c:pt idx="2">
                  <c:v>2276</c:v>
                </c:pt>
                <c:pt idx="3">
                  <c:v>2310</c:v>
                </c:pt>
                <c:pt idx="4">
                  <c:v>2366</c:v>
                </c:pt>
              </c:numCache>
            </c:numRef>
          </c:val>
          <c:extLst>
            <c:ext xmlns:c16="http://schemas.microsoft.com/office/drawing/2014/chart" uri="{C3380CC4-5D6E-409C-BE32-E72D297353CC}">
              <c16:uniqueId val="{00000000-ADA7-4A66-9304-C083C7793672}"/>
            </c:ext>
          </c:extLst>
        </c:ser>
        <c:ser>
          <c:idx val="1"/>
          <c:order val="1"/>
          <c:tx>
            <c:strRef>
              <c:f>'CREAS Gráfico 25'!$A$6</c:f>
              <c:strCache>
                <c:ptCount val="1"/>
                <c:pt idx="0">
                  <c:v>Educador(a) Social</c:v>
                </c:pt>
              </c:strCache>
            </c:strRef>
          </c:tx>
          <c:spPr>
            <a:solidFill>
              <a:schemeClr val="accent1">
                <a:shade val="6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25'!$B$6:$F$6</c:f>
              <c:numCache>
                <c:formatCode>#,##0</c:formatCode>
                <c:ptCount val="5"/>
                <c:pt idx="0">
                  <c:v>2377</c:v>
                </c:pt>
                <c:pt idx="1">
                  <c:v>2168</c:v>
                </c:pt>
                <c:pt idx="2">
                  <c:v>2437</c:v>
                </c:pt>
                <c:pt idx="3">
                  <c:v>2510</c:v>
                </c:pt>
                <c:pt idx="4">
                  <c:v>2620</c:v>
                </c:pt>
              </c:numCache>
            </c:numRef>
          </c:val>
          <c:extLst>
            <c:ext xmlns:c16="http://schemas.microsoft.com/office/drawing/2014/chart" uri="{C3380CC4-5D6E-409C-BE32-E72D297353CC}">
              <c16:uniqueId val="{00000001-ADA7-4A66-9304-C083C7793672}"/>
            </c:ext>
          </c:extLst>
        </c:ser>
        <c:ser>
          <c:idx val="2"/>
          <c:order val="2"/>
          <c:tx>
            <c:strRef>
              <c:f>'CREAS Gráfico 25'!$A$7</c:f>
              <c:strCache>
                <c:ptCount val="1"/>
                <c:pt idx="0">
                  <c:v>Técnico(a) de nível superior</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25'!$B$7:$F$7</c:f>
              <c:numCache>
                <c:formatCode>#,##0</c:formatCode>
                <c:ptCount val="5"/>
                <c:pt idx="0">
                  <c:v>8919</c:v>
                </c:pt>
                <c:pt idx="1">
                  <c:v>9659</c:v>
                </c:pt>
                <c:pt idx="2">
                  <c:v>10248</c:v>
                </c:pt>
                <c:pt idx="3">
                  <c:v>10526</c:v>
                </c:pt>
                <c:pt idx="4">
                  <c:v>10636</c:v>
                </c:pt>
              </c:numCache>
            </c:numRef>
          </c:val>
          <c:extLst>
            <c:ext xmlns:c16="http://schemas.microsoft.com/office/drawing/2014/chart" uri="{C3380CC4-5D6E-409C-BE32-E72D297353CC}">
              <c16:uniqueId val="{00000002-ADA7-4A66-9304-C083C7793672}"/>
            </c:ext>
          </c:extLst>
        </c:ser>
        <c:ser>
          <c:idx val="3"/>
          <c:order val="3"/>
          <c:tx>
            <c:strRef>
              <c:f>'CREAS Gráfico 25'!$A$8</c:f>
              <c:strCache>
                <c:ptCount val="1"/>
                <c:pt idx="0">
                  <c:v>Técnico(a) de nível médio</c:v>
                </c:pt>
              </c:strCache>
            </c:strRef>
          </c:tx>
          <c:spPr>
            <a:solidFill>
              <a:schemeClr val="accent1">
                <a:shade val="9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25'!$B$8:$F$8</c:f>
              <c:numCache>
                <c:formatCode>#,##0</c:formatCode>
                <c:ptCount val="5"/>
                <c:pt idx="0">
                  <c:v>890</c:v>
                </c:pt>
                <c:pt idx="1">
                  <c:v>930</c:v>
                </c:pt>
                <c:pt idx="2">
                  <c:v>1004</c:v>
                </c:pt>
                <c:pt idx="3">
                  <c:v>605</c:v>
                </c:pt>
                <c:pt idx="4">
                  <c:v>322</c:v>
                </c:pt>
              </c:numCache>
            </c:numRef>
          </c:val>
          <c:extLst>
            <c:ext xmlns:c16="http://schemas.microsoft.com/office/drawing/2014/chart" uri="{C3380CC4-5D6E-409C-BE32-E72D297353CC}">
              <c16:uniqueId val="{00000003-ADA7-4A66-9304-C083C7793672}"/>
            </c:ext>
          </c:extLst>
        </c:ser>
        <c:ser>
          <c:idx val="4"/>
          <c:order val="4"/>
          <c:tx>
            <c:strRef>
              <c:f>'CREAS Gráfico 25'!$A$9</c:f>
              <c:strCache>
                <c:ptCount val="1"/>
                <c:pt idx="0">
                  <c:v>Apoio Administrativo</c:v>
                </c:pt>
              </c:strCache>
            </c:strRef>
          </c:tx>
          <c:spPr>
            <a:solidFill>
              <a:schemeClr val="accent1">
                <a:tint val="9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25'!$B$9:$F$9</c:f>
              <c:numCache>
                <c:formatCode>#,##0</c:formatCode>
                <c:ptCount val="5"/>
                <c:pt idx="0">
                  <c:v>1907</c:v>
                </c:pt>
                <c:pt idx="1">
                  <c:v>2321</c:v>
                </c:pt>
                <c:pt idx="2">
                  <c:v>2264</c:v>
                </c:pt>
                <c:pt idx="3">
                  <c:v>2308</c:v>
                </c:pt>
                <c:pt idx="4">
                  <c:v>2415</c:v>
                </c:pt>
              </c:numCache>
            </c:numRef>
          </c:val>
          <c:extLst>
            <c:ext xmlns:c16="http://schemas.microsoft.com/office/drawing/2014/chart" uri="{C3380CC4-5D6E-409C-BE32-E72D297353CC}">
              <c16:uniqueId val="{00000004-ADA7-4A66-9304-C083C7793672}"/>
            </c:ext>
          </c:extLst>
        </c:ser>
        <c:ser>
          <c:idx val="5"/>
          <c:order val="5"/>
          <c:tx>
            <c:strRef>
              <c:f>'CREAS Gráfico 25'!$A$10</c:f>
              <c:strCache>
                <c:ptCount val="1"/>
                <c:pt idx="0">
                  <c:v>Serviços Gerais (limpeza, conservação, motoristas, etc.)</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25'!$B$10:$F$10</c:f>
              <c:numCache>
                <c:formatCode>#,##0</c:formatCode>
                <c:ptCount val="5"/>
                <c:pt idx="0">
                  <c:v>1466</c:v>
                </c:pt>
                <c:pt idx="1">
                  <c:v>1785</c:v>
                </c:pt>
                <c:pt idx="2">
                  <c:v>1893</c:v>
                </c:pt>
                <c:pt idx="3">
                  <c:v>1949</c:v>
                </c:pt>
                <c:pt idx="4">
                  <c:v>1958</c:v>
                </c:pt>
              </c:numCache>
            </c:numRef>
          </c:val>
          <c:extLst>
            <c:ext xmlns:c16="http://schemas.microsoft.com/office/drawing/2014/chart" uri="{C3380CC4-5D6E-409C-BE32-E72D297353CC}">
              <c16:uniqueId val="{00000005-ADA7-4A66-9304-C083C7793672}"/>
            </c:ext>
          </c:extLst>
        </c:ser>
        <c:ser>
          <c:idx val="6"/>
          <c:order val="6"/>
          <c:tx>
            <c:strRef>
              <c:f>'CREAS Gráfico 25'!$A$11</c:f>
              <c:strCache>
                <c:ptCount val="1"/>
                <c:pt idx="0">
                  <c:v>Estagiário(a)</c:v>
                </c:pt>
              </c:strCache>
            </c:strRef>
          </c:tx>
          <c:spPr>
            <a:solidFill>
              <a:schemeClr val="accent1">
                <a:tint val="6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25'!$B$11:$F$11</c:f>
              <c:numCache>
                <c:formatCode>#,##0</c:formatCode>
                <c:ptCount val="5"/>
                <c:pt idx="0">
                  <c:v>535</c:v>
                </c:pt>
                <c:pt idx="1">
                  <c:v>530</c:v>
                </c:pt>
                <c:pt idx="2">
                  <c:v>480</c:v>
                </c:pt>
                <c:pt idx="3">
                  <c:v>501</c:v>
                </c:pt>
                <c:pt idx="4">
                  <c:v>500</c:v>
                </c:pt>
              </c:numCache>
            </c:numRef>
          </c:val>
          <c:extLst>
            <c:ext xmlns:c16="http://schemas.microsoft.com/office/drawing/2014/chart" uri="{C3380CC4-5D6E-409C-BE32-E72D297353CC}">
              <c16:uniqueId val="{00000006-ADA7-4A66-9304-C083C7793672}"/>
            </c:ext>
          </c:extLst>
        </c:ser>
        <c:ser>
          <c:idx val="7"/>
          <c:order val="7"/>
          <c:tx>
            <c:strRef>
              <c:f>'CREAS Gráfico 25'!$A$12</c:f>
              <c:strCache>
                <c:ptCount val="1"/>
                <c:pt idx="0">
                  <c:v>Outros</c:v>
                </c:pt>
              </c:strCache>
            </c:strRef>
          </c:tx>
          <c:spPr>
            <a:solidFill>
              <a:schemeClr val="accent1">
                <a:tint val="4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'CREAS Gráfico 25'!$B$4:$F$4</c:f>
              <c:numCache>
                <c:formatCode>General</c:formatCode>
                <c:ptCount val="5"/>
                <c:pt idx="0">
                  <c:v>2012</c:v>
                </c:pt>
                <c:pt idx="1">
                  <c:v>2013</c:v>
                </c:pt>
                <c:pt idx="2">
                  <c:v>2014</c:v>
                </c:pt>
                <c:pt idx="3">
                  <c:v>2015</c:v>
                </c:pt>
                <c:pt idx="4">
                  <c:v>2016</c:v>
                </c:pt>
              </c:numCache>
            </c:numRef>
          </c:cat>
          <c:val>
            <c:numRef>
              <c:f>'CREAS Gráfico 25'!$B$12:$F$12</c:f>
              <c:numCache>
                <c:formatCode>#,##0</c:formatCode>
                <c:ptCount val="5"/>
                <c:pt idx="0">
                  <c:v>1692</c:v>
                </c:pt>
                <c:pt idx="1">
                  <c:v>1353</c:v>
                </c:pt>
                <c:pt idx="2">
                  <c:v>1480</c:v>
                </c:pt>
                <c:pt idx="3">
                  <c:v>1579</c:v>
                </c:pt>
                <c:pt idx="4">
                  <c:v>1740</c:v>
                </c:pt>
              </c:numCache>
            </c:numRef>
          </c:val>
          <c:extLst>
            <c:ext xmlns:c16="http://schemas.microsoft.com/office/drawing/2014/chart" uri="{C3380CC4-5D6E-409C-BE32-E72D297353CC}">
              <c16:uniqueId val="{00000007-ADA7-4A66-9304-C083C7793672}"/>
            </c:ext>
          </c:extLst>
        </c:ser>
        <c:dLbls>
          <c:dLblPos val="ctr"/>
          <c:showLegendKey val="0"/>
          <c:showVal val="1"/>
          <c:showCatName val="0"/>
          <c:showSerName val="0"/>
          <c:showPercent val="0"/>
          <c:showBubbleSize val="0"/>
        </c:dLbls>
        <c:gapWidth val="150"/>
        <c:overlap val="100"/>
        <c:axId val="586442832"/>
        <c:axId val="586443392"/>
      </c:barChart>
      <c:catAx>
        <c:axId val="58644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pt-BR"/>
          </a:p>
        </c:txPr>
        <c:crossAx val="586443392"/>
        <c:crosses val="autoZero"/>
        <c:auto val="1"/>
        <c:lblAlgn val="ctr"/>
        <c:lblOffset val="100"/>
        <c:noMultiLvlLbl val="0"/>
      </c:catAx>
      <c:valAx>
        <c:axId val="586443392"/>
        <c:scaling>
          <c:orientation val="minMax"/>
          <c:max val="23000"/>
          <c:min val="0"/>
        </c:scaling>
        <c:delete val="1"/>
        <c:axPos val="l"/>
        <c:numFmt formatCode="#,##0" sourceLinked="1"/>
        <c:majorTickMark val="out"/>
        <c:minorTickMark val="none"/>
        <c:tickLblPos val="nextTo"/>
        <c:crossAx val="586442832"/>
        <c:crosses val="autoZero"/>
        <c:crossBetween val="between"/>
      </c:valAx>
      <c:spPr>
        <a:noFill/>
        <a:ln>
          <a:noFill/>
        </a:ln>
        <a:effectLst/>
      </c:spPr>
    </c:plotArea>
    <c:legend>
      <c:legendPos val="b"/>
      <c:layout>
        <c:manualLayout>
          <c:xMode val="edge"/>
          <c:yMode val="edge"/>
          <c:x val="6.0495587657841982E-3"/>
          <c:y val="0.75304003083530646"/>
          <c:w val="0.98790088246843155"/>
          <c:h val="0.230895692234274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1834319526627219E-2"/>
          <c:y val="3.4509803921568626E-2"/>
          <c:w val="0.95660749506903353"/>
          <c:h val="0.89271131696773198"/>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26'!$A$3:$F$3</c:f>
              <c:numCache>
                <c:formatCode>General</c:formatCode>
                <c:ptCount val="6"/>
                <c:pt idx="0">
                  <c:v>2011</c:v>
                </c:pt>
                <c:pt idx="1">
                  <c:v>2012</c:v>
                </c:pt>
                <c:pt idx="2">
                  <c:v>2013</c:v>
                </c:pt>
                <c:pt idx="3">
                  <c:v>2014</c:v>
                </c:pt>
                <c:pt idx="4">
                  <c:v>2015</c:v>
                </c:pt>
                <c:pt idx="5">
                  <c:v>2016</c:v>
                </c:pt>
              </c:numCache>
            </c:numRef>
          </c:cat>
          <c:val>
            <c:numRef>
              <c:f>'CPOP Gráfico 26'!$A$4:$F$4</c:f>
              <c:numCache>
                <c:formatCode>#,##0</c:formatCode>
                <c:ptCount val="6"/>
                <c:pt idx="0">
                  <c:v>1187</c:v>
                </c:pt>
                <c:pt idx="1">
                  <c:v>1636</c:v>
                </c:pt>
                <c:pt idx="2">
                  <c:v>1914</c:v>
                </c:pt>
                <c:pt idx="3">
                  <c:v>3028</c:v>
                </c:pt>
                <c:pt idx="4">
                  <c:v>3108</c:v>
                </c:pt>
                <c:pt idx="5">
                  <c:v>3116</c:v>
                </c:pt>
              </c:numCache>
            </c:numRef>
          </c:val>
          <c:smooth val="0"/>
          <c:extLst>
            <c:ext xmlns:c16="http://schemas.microsoft.com/office/drawing/2014/chart" uri="{C3380CC4-5D6E-409C-BE32-E72D297353CC}">
              <c16:uniqueId val="{00000000-0BC4-4036-A30E-FF21D51081F4}"/>
            </c:ext>
          </c:extLst>
        </c:ser>
        <c:dLbls>
          <c:dLblPos val="t"/>
          <c:showLegendKey val="0"/>
          <c:showVal val="1"/>
          <c:showCatName val="0"/>
          <c:showSerName val="0"/>
          <c:showPercent val="0"/>
          <c:showBubbleSize val="0"/>
        </c:dLbls>
        <c:marker val="1"/>
        <c:smooth val="0"/>
        <c:axId val="586445632"/>
        <c:axId val="586446192"/>
      </c:lineChart>
      <c:catAx>
        <c:axId val="58644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46192"/>
        <c:crosses val="autoZero"/>
        <c:auto val="1"/>
        <c:lblAlgn val="ctr"/>
        <c:lblOffset val="100"/>
        <c:noMultiLvlLbl val="0"/>
      </c:catAx>
      <c:valAx>
        <c:axId val="586446192"/>
        <c:scaling>
          <c:orientation val="minMax"/>
        </c:scaling>
        <c:delete val="1"/>
        <c:axPos val="l"/>
        <c:numFmt formatCode="#,##0" sourceLinked="1"/>
        <c:majorTickMark val="none"/>
        <c:minorTickMark val="none"/>
        <c:tickLblPos val="nextTo"/>
        <c:crossAx val="586445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5.7983703529596115E-2"/>
          <c:y val="5.9510622244884452E-2"/>
          <c:w val="0.92377417375066928"/>
          <c:h val="0.67251714225376991"/>
        </c:manualLayout>
      </c:layout>
      <c:barChart>
        <c:barDir val="col"/>
        <c:grouping val="percentStacked"/>
        <c:varyColors val="0"/>
        <c:ser>
          <c:idx val="0"/>
          <c:order val="0"/>
          <c:tx>
            <c:strRef>
              <c:f>'CPOP Gráfico 27'!$A$4</c:f>
              <c:strCache>
                <c:ptCount val="1"/>
                <c:pt idx="0">
                  <c:v>Servidor Estatutário</c:v>
                </c:pt>
              </c:strCache>
            </c:strRef>
          </c:tx>
          <c:spPr>
            <a:solidFill>
              <a:schemeClr val="accent1">
                <a:shade val="4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27'!$B$4:$F$4</c:f>
              <c:numCache>
                <c:formatCode>0.0%</c:formatCode>
                <c:ptCount val="5"/>
                <c:pt idx="0">
                  <c:v>0.39486552567237199</c:v>
                </c:pt>
                <c:pt idx="1">
                  <c:v>0.40229885057471299</c:v>
                </c:pt>
                <c:pt idx="2">
                  <c:v>0.36955085865257598</c:v>
                </c:pt>
                <c:pt idx="3">
                  <c:v>0.37548262548262501</c:v>
                </c:pt>
                <c:pt idx="4">
                  <c:v>0.41399229781771502</c:v>
                </c:pt>
              </c:numCache>
            </c:numRef>
          </c:val>
          <c:extLst>
            <c:ext xmlns:c16="http://schemas.microsoft.com/office/drawing/2014/chart" uri="{C3380CC4-5D6E-409C-BE32-E72D297353CC}">
              <c16:uniqueId val="{00000000-D458-4A85-BF29-495BCA74987A}"/>
            </c:ext>
          </c:extLst>
        </c:ser>
        <c:ser>
          <c:idx val="1"/>
          <c:order val="1"/>
          <c:tx>
            <c:strRef>
              <c:f>'CPOP Gráfico 27'!$A$5</c:f>
              <c:strCache>
                <c:ptCount val="1"/>
                <c:pt idx="0">
                  <c:v>Servidor Temporário</c:v>
                </c:pt>
              </c:strCache>
            </c:strRef>
          </c:tx>
          <c:spPr>
            <a:solidFill>
              <a:schemeClr val="accent1">
                <a:shade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27'!$B$5:$F$5</c:f>
              <c:numCache>
                <c:formatCode>0.0%</c:formatCode>
                <c:ptCount val="5"/>
                <c:pt idx="0">
                  <c:v>0.121638141809291</c:v>
                </c:pt>
                <c:pt idx="1">
                  <c:v>0.13531870428422199</c:v>
                </c:pt>
                <c:pt idx="2">
                  <c:v>0.206406869220608</c:v>
                </c:pt>
                <c:pt idx="3">
                  <c:v>0.18243243243243201</c:v>
                </c:pt>
                <c:pt idx="4">
                  <c:v>0.16816431322208</c:v>
                </c:pt>
              </c:numCache>
            </c:numRef>
          </c:val>
          <c:extLst>
            <c:ext xmlns:c16="http://schemas.microsoft.com/office/drawing/2014/chart" uri="{C3380CC4-5D6E-409C-BE32-E72D297353CC}">
              <c16:uniqueId val="{00000001-D458-4A85-BF29-495BCA74987A}"/>
            </c:ext>
          </c:extLst>
        </c:ser>
        <c:ser>
          <c:idx val="2"/>
          <c:order val="2"/>
          <c:tx>
            <c:strRef>
              <c:f>'CPOP Gráfico 27'!$A$6</c:f>
              <c:strCache>
                <c:ptCount val="1"/>
                <c:pt idx="0">
                  <c:v>Terceirizado</c:v>
                </c:pt>
              </c:strCache>
            </c:strRef>
          </c:tx>
          <c:spPr>
            <a:solidFill>
              <a:schemeClr val="accent1">
                <a:shade val="7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27'!$B$6:$F$6</c:f>
              <c:numCache>
                <c:formatCode>0.0%</c:formatCode>
                <c:ptCount val="5"/>
                <c:pt idx="0">
                  <c:v>0.10574572127139401</c:v>
                </c:pt>
                <c:pt idx="1">
                  <c:v>0.126436781609195</c:v>
                </c:pt>
                <c:pt idx="2">
                  <c:v>0.11558784676354</c:v>
                </c:pt>
                <c:pt idx="3">
                  <c:v>0.11068211068211101</c:v>
                </c:pt>
                <c:pt idx="4">
                  <c:v>0.121309370988447</c:v>
                </c:pt>
              </c:numCache>
            </c:numRef>
          </c:val>
          <c:extLst>
            <c:ext xmlns:c16="http://schemas.microsoft.com/office/drawing/2014/chart" uri="{C3380CC4-5D6E-409C-BE32-E72D297353CC}">
              <c16:uniqueId val="{00000002-D458-4A85-BF29-495BCA74987A}"/>
            </c:ext>
          </c:extLst>
        </c:ser>
        <c:ser>
          <c:idx val="3"/>
          <c:order val="3"/>
          <c:tx>
            <c:strRef>
              <c:f>'CPOP Gráfico 27'!$A$7</c:f>
              <c:strCache>
                <c:ptCount val="1"/>
                <c:pt idx="0">
                  <c:v>Outro vínculo não permanente</c:v>
                </c:pt>
              </c:strCache>
            </c:strRef>
          </c:tx>
          <c:spPr>
            <a:solidFill>
              <a:schemeClr val="accent1">
                <a:shade val="8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27'!$B$7:$F$7</c:f>
              <c:numCache>
                <c:formatCode>0.0%</c:formatCode>
                <c:ptCount val="5"/>
                <c:pt idx="0">
                  <c:v>7.2738386308068503E-2</c:v>
                </c:pt>
                <c:pt idx="1">
                  <c:v>9.2998955067920594E-2</c:v>
                </c:pt>
                <c:pt idx="2">
                  <c:v>0.10072655217965699</c:v>
                </c:pt>
                <c:pt idx="3">
                  <c:v>9.8133848133848095E-2</c:v>
                </c:pt>
                <c:pt idx="4">
                  <c:v>9.1784338896020501E-2</c:v>
                </c:pt>
              </c:numCache>
            </c:numRef>
          </c:val>
          <c:extLst>
            <c:ext xmlns:c16="http://schemas.microsoft.com/office/drawing/2014/chart" uri="{C3380CC4-5D6E-409C-BE32-E72D297353CC}">
              <c16:uniqueId val="{00000003-D458-4A85-BF29-495BCA74987A}"/>
            </c:ext>
          </c:extLst>
        </c:ser>
        <c:ser>
          <c:idx val="4"/>
          <c:order val="4"/>
          <c:tx>
            <c:strRef>
              <c:f>'CPOP Gráfico 27'!$A$8</c:f>
              <c:strCache>
                <c:ptCount val="1"/>
                <c:pt idx="0">
                  <c:v>Comissionado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27'!$B$8:$F$8</c:f>
              <c:numCache>
                <c:formatCode>0.0%</c:formatCode>
                <c:ptCount val="5"/>
                <c:pt idx="0">
                  <c:v>5.0733496332518301E-2</c:v>
                </c:pt>
                <c:pt idx="1">
                  <c:v>5.3814002089864199E-2</c:v>
                </c:pt>
                <c:pt idx="2">
                  <c:v>6.3738441215323599E-2</c:v>
                </c:pt>
                <c:pt idx="3">
                  <c:v>7.5933075933075897E-2</c:v>
                </c:pt>
                <c:pt idx="4">
                  <c:v>7.1245186136071906E-2</c:v>
                </c:pt>
              </c:numCache>
            </c:numRef>
          </c:val>
          <c:extLst>
            <c:ext xmlns:c16="http://schemas.microsoft.com/office/drawing/2014/chart" uri="{C3380CC4-5D6E-409C-BE32-E72D297353CC}">
              <c16:uniqueId val="{00000004-D458-4A85-BF29-495BCA74987A}"/>
            </c:ext>
          </c:extLst>
        </c:ser>
        <c:ser>
          <c:idx val="5"/>
          <c:order val="5"/>
          <c:tx>
            <c:strRef>
              <c:f>'CPOP Gráfico 27'!$A$9</c:f>
              <c:strCache>
                <c:ptCount val="1"/>
                <c:pt idx="0">
                  <c:v>Empregado Público (CLT)</c:v>
                </c:pt>
              </c:strCache>
            </c:strRef>
          </c:tx>
          <c:spPr>
            <a:solidFill>
              <a:schemeClr val="accent1">
                <a:tint val="86000"/>
              </a:schemeClr>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lgn="ctr">
                  <a:defRPr lang="pt-B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27'!$B$9:$F$9</c:f>
              <c:numCache>
                <c:formatCode>0.0%</c:formatCode>
                <c:ptCount val="5"/>
                <c:pt idx="0">
                  <c:v>0.106356968215159</c:v>
                </c:pt>
                <c:pt idx="1">
                  <c:v>7.8369905956112901E-2</c:v>
                </c:pt>
                <c:pt idx="2">
                  <c:v>8.15719947159841E-2</c:v>
                </c:pt>
                <c:pt idx="3">
                  <c:v>7.2715572715572704E-2</c:v>
                </c:pt>
                <c:pt idx="4">
                  <c:v>7.06033376123235E-2</c:v>
                </c:pt>
              </c:numCache>
            </c:numRef>
          </c:val>
          <c:extLst>
            <c:ext xmlns:c16="http://schemas.microsoft.com/office/drawing/2014/chart" uri="{C3380CC4-5D6E-409C-BE32-E72D297353CC}">
              <c16:uniqueId val="{00000005-D458-4A85-BF29-495BCA74987A}"/>
            </c:ext>
          </c:extLst>
        </c:ser>
        <c:ser>
          <c:idx val="6"/>
          <c:order val="6"/>
          <c:tx>
            <c:strRef>
              <c:f>'CPOP Gráfico 27'!$A$10</c:f>
              <c:strCache>
                <c:ptCount val="1"/>
                <c:pt idx="0">
                  <c:v>Trabalhador de Empresa / Cooperativa / Entidade Prestadora de Serviços</c:v>
                </c:pt>
              </c:strCache>
            </c:strRef>
          </c:tx>
          <c:spPr>
            <a:solidFill>
              <a:schemeClr val="accent1">
                <a:tint val="7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27'!$B$10:$F$10</c:f>
              <c:numCache>
                <c:formatCode>0.0%</c:formatCode>
                <c:ptCount val="5"/>
                <c:pt idx="0">
                  <c:v>0.128361858190709</c:v>
                </c:pt>
                <c:pt idx="1">
                  <c:v>0.102925809822362</c:v>
                </c:pt>
                <c:pt idx="2">
                  <c:v>5.7463672391017198E-2</c:v>
                </c:pt>
                <c:pt idx="3">
                  <c:v>7.2072072072072099E-2</c:v>
                </c:pt>
                <c:pt idx="4">
                  <c:v>5.07060333761232E-2</c:v>
                </c:pt>
              </c:numCache>
            </c:numRef>
          </c:val>
          <c:extLst>
            <c:ext xmlns:c16="http://schemas.microsoft.com/office/drawing/2014/chart" uri="{C3380CC4-5D6E-409C-BE32-E72D297353CC}">
              <c16:uniqueId val="{00000006-D458-4A85-BF29-495BCA74987A}"/>
            </c:ext>
          </c:extLst>
        </c:ser>
        <c:ser>
          <c:idx val="7"/>
          <c:order val="7"/>
          <c:tx>
            <c:strRef>
              <c:f>'CPOP Gráfico 27'!$A$11</c:f>
              <c:strCache>
                <c:ptCount val="1"/>
                <c:pt idx="0">
                  <c:v>Sem Vínculo</c:v>
                </c:pt>
              </c:strCache>
            </c:strRef>
          </c:tx>
          <c:spPr>
            <a:solidFill>
              <a:schemeClr val="accent1">
                <a:tint val="5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27'!$B$11:$F$11</c:f>
              <c:numCache>
                <c:formatCode>0.0%</c:formatCode>
                <c:ptCount val="5"/>
                <c:pt idx="0">
                  <c:v>1.8337408312958402E-2</c:v>
                </c:pt>
                <c:pt idx="1">
                  <c:v>5.74712643678161E-3</c:v>
                </c:pt>
                <c:pt idx="2">
                  <c:v>2.6420079260237798E-3</c:v>
                </c:pt>
                <c:pt idx="3">
                  <c:v>1.0939510939510899E-2</c:v>
                </c:pt>
                <c:pt idx="4">
                  <c:v>1.0269576379974299E-2</c:v>
                </c:pt>
              </c:numCache>
            </c:numRef>
          </c:val>
          <c:extLst>
            <c:ext xmlns:c16="http://schemas.microsoft.com/office/drawing/2014/chart" uri="{C3380CC4-5D6E-409C-BE32-E72D297353CC}">
              <c16:uniqueId val="{00000007-D458-4A85-BF29-495BCA74987A}"/>
            </c:ext>
          </c:extLst>
        </c:ser>
        <c:ser>
          <c:idx val="8"/>
          <c:order val="8"/>
          <c:tx>
            <c:strRef>
              <c:f>'CPOP Gráfico 27'!$A$12</c:f>
              <c:strCache>
                <c:ptCount val="1"/>
                <c:pt idx="0">
                  <c:v>Voluntário</c:v>
                </c:pt>
              </c:strCache>
            </c:strRef>
          </c:tx>
          <c:spPr>
            <a:solidFill>
              <a:schemeClr val="accent1">
                <a:tint val="4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27'!$B$3:$F$3</c:f>
              <c:numCache>
                <c:formatCode>General</c:formatCode>
                <c:ptCount val="5"/>
                <c:pt idx="0">
                  <c:v>2012</c:v>
                </c:pt>
                <c:pt idx="1">
                  <c:v>2013</c:v>
                </c:pt>
                <c:pt idx="2">
                  <c:v>2014</c:v>
                </c:pt>
                <c:pt idx="3">
                  <c:v>2015</c:v>
                </c:pt>
                <c:pt idx="4">
                  <c:v>2016</c:v>
                </c:pt>
              </c:numCache>
            </c:numRef>
          </c:cat>
          <c:val>
            <c:numRef>
              <c:f>'CPOP Gráfico 27'!$B$12:$F$12</c:f>
              <c:numCache>
                <c:formatCode>0.0%</c:formatCode>
                <c:ptCount val="5"/>
                <c:pt idx="0">
                  <c:v>1.22249388753056E-3</c:v>
                </c:pt>
                <c:pt idx="1">
                  <c:v>2.0898641588296802E-3</c:v>
                </c:pt>
                <c:pt idx="2">
                  <c:v>2.3117569352708099E-3</c:v>
                </c:pt>
                <c:pt idx="3">
                  <c:v>1.6087516087516099E-3</c:v>
                </c:pt>
                <c:pt idx="4">
                  <c:v>1.9255455712451899E-3</c:v>
                </c:pt>
              </c:numCache>
            </c:numRef>
          </c:val>
          <c:extLst>
            <c:ext xmlns:c16="http://schemas.microsoft.com/office/drawing/2014/chart" uri="{C3380CC4-5D6E-409C-BE32-E72D297353CC}">
              <c16:uniqueId val="{00000008-D458-4A85-BF29-495BCA74987A}"/>
            </c:ext>
          </c:extLst>
        </c:ser>
        <c:dLbls>
          <c:dLblPos val="ctr"/>
          <c:showLegendKey val="0"/>
          <c:showVal val="1"/>
          <c:showCatName val="0"/>
          <c:showSerName val="0"/>
          <c:showPercent val="0"/>
          <c:showBubbleSize val="0"/>
        </c:dLbls>
        <c:gapWidth val="150"/>
        <c:overlap val="100"/>
        <c:axId val="586452912"/>
        <c:axId val="586453472"/>
      </c:barChart>
      <c:catAx>
        <c:axId val="58645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86453472"/>
        <c:crosses val="autoZero"/>
        <c:auto val="1"/>
        <c:lblAlgn val="ctr"/>
        <c:lblOffset val="100"/>
        <c:noMultiLvlLbl val="0"/>
      </c:catAx>
      <c:valAx>
        <c:axId val="586453472"/>
        <c:scaling>
          <c:orientation val="minMax"/>
        </c:scaling>
        <c:delete val="1"/>
        <c:axPos val="l"/>
        <c:numFmt formatCode="0%" sourceLinked="1"/>
        <c:majorTickMark val="none"/>
        <c:minorTickMark val="none"/>
        <c:tickLblPos val="nextTo"/>
        <c:crossAx val="586452912"/>
        <c:crosses val="autoZero"/>
        <c:crossBetween val="between"/>
      </c:valAx>
      <c:spPr>
        <a:noFill/>
        <a:ln>
          <a:noFill/>
        </a:ln>
        <a:effectLst/>
      </c:spPr>
    </c:plotArea>
    <c:legend>
      <c:legendPos val="b"/>
      <c:layout>
        <c:manualLayout>
          <c:xMode val="edge"/>
          <c:yMode val="edge"/>
          <c:x val="5.6799421811404007E-3"/>
          <c:y val="0.77519706588400583"/>
          <c:w val="0.98650107142404297"/>
          <c:h val="0.2151758616379849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stacked"/>
        <c:varyColors val="0"/>
        <c:ser>
          <c:idx val="0"/>
          <c:order val="0"/>
          <c:tx>
            <c:strRef>
              <c:f>'CPOP Gráfico 28'!$A$4</c:f>
              <c:strCache>
                <c:ptCount val="1"/>
                <c:pt idx="0">
                  <c:v>Nível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28'!$B$3:$F$3</c:f>
              <c:numCache>
                <c:formatCode>General</c:formatCode>
                <c:ptCount val="5"/>
                <c:pt idx="0">
                  <c:v>2012</c:v>
                </c:pt>
                <c:pt idx="1">
                  <c:v>2013</c:v>
                </c:pt>
                <c:pt idx="2">
                  <c:v>2014</c:v>
                </c:pt>
                <c:pt idx="3">
                  <c:v>2015</c:v>
                </c:pt>
                <c:pt idx="4">
                  <c:v>2016</c:v>
                </c:pt>
              </c:numCache>
            </c:numRef>
          </c:cat>
          <c:val>
            <c:numRef>
              <c:f>'CPOP Gráfico 28'!$B$4:$F$4</c:f>
              <c:numCache>
                <c:formatCode>0.0%</c:formatCode>
                <c:ptCount val="5"/>
                <c:pt idx="0">
                  <c:v>0.13325183374083099</c:v>
                </c:pt>
                <c:pt idx="1">
                  <c:v>0.130616509926855</c:v>
                </c:pt>
                <c:pt idx="2">
                  <c:v>0.128137384412153</c:v>
                </c:pt>
                <c:pt idx="3">
                  <c:v>0.119369369369369</c:v>
                </c:pt>
                <c:pt idx="4">
                  <c:v>0.111681643132221</c:v>
                </c:pt>
              </c:numCache>
            </c:numRef>
          </c:val>
          <c:extLst>
            <c:ext xmlns:c16="http://schemas.microsoft.com/office/drawing/2014/chart" uri="{C3380CC4-5D6E-409C-BE32-E72D297353CC}">
              <c16:uniqueId val="{00000000-198A-441D-879B-196A7E8C3B29}"/>
            </c:ext>
          </c:extLst>
        </c:ser>
        <c:ser>
          <c:idx val="1"/>
          <c:order val="1"/>
          <c:tx>
            <c:strRef>
              <c:f>'CPOP Gráfico 28'!$A$5</c:f>
              <c:strCache>
                <c:ptCount val="1"/>
                <c:pt idx="0">
                  <c:v>Nível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28'!$B$3:$F$3</c:f>
              <c:numCache>
                <c:formatCode>General</c:formatCode>
                <c:ptCount val="5"/>
                <c:pt idx="0">
                  <c:v>2012</c:v>
                </c:pt>
                <c:pt idx="1">
                  <c:v>2013</c:v>
                </c:pt>
                <c:pt idx="2">
                  <c:v>2014</c:v>
                </c:pt>
                <c:pt idx="3">
                  <c:v>2015</c:v>
                </c:pt>
                <c:pt idx="4">
                  <c:v>2016</c:v>
                </c:pt>
              </c:numCache>
            </c:numRef>
          </c:cat>
          <c:val>
            <c:numRef>
              <c:f>'CPOP Gráfico 28'!$B$5:$F$5</c:f>
              <c:numCache>
                <c:formatCode>0.0%</c:formatCode>
                <c:ptCount val="5"/>
                <c:pt idx="0">
                  <c:v>0.420537897310513</c:v>
                </c:pt>
                <c:pt idx="1">
                  <c:v>0.43991640543364702</c:v>
                </c:pt>
                <c:pt idx="2">
                  <c:v>0.41083223249669798</c:v>
                </c:pt>
                <c:pt idx="3">
                  <c:v>0.41473616473616498</c:v>
                </c:pt>
                <c:pt idx="4">
                  <c:v>0.41270860077021798</c:v>
                </c:pt>
              </c:numCache>
            </c:numRef>
          </c:val>
          <c:extLst>
            <c:ext xmlns:c16="http://schemas.microsoft.com/office/drawing/2014/chart" uri="{C3380CC4-5D6E-409C-BE32-E72D297353CC}">
              <c16:uniqueId val="{00000001-198A-441D-879B-196A7E8C3B29}"/>
            </c:ext>
          </c:extLst>
        </c:ser>
        <c:ser>
          <c:idx val="2"/>
          <c:order val="2"/>
          <c:tx>
            <c:strRef>
              <c:f>'CPOP Gráfico 28'!$A$6</c:f>
              <c:strCache>
                <c:ptCount val="1"/>
                <c:pt idx="0">
                  <c:v>Nível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'CPOP Gráfico 28'!$B$3:$F$3</c:f>
              <c:numCache>
                <c:formatCode>General</c:formatCode>
                <c:ptCount val="5"/>
                <c:pt idx="0">
                  <c:v>2012</c:v>
                </c:pt>
                <c:pt idx="1">
                  <c:v>2013</c:v>
                </c:pt>
                <c:pt idx="2">
                  <c:v>2014</c:v>
                </c:pt>
                <c:pt idx="3">
                  <c:v>2015</c:v>
                </c:pt>
                <c:pt idx="4">
                  <c:v>2016</c:v>
                </c:pt>
              </c:numCache>
            </c:numRef>
          </c:cat>
          <c:val>
            <c:numRef>
              <c:f>'CPOP Gráfico 28'!$B$6:$F$6</c:f>
              <c:numCache>
                <c:formatCode>0.0%</c:formatCode>
                <c:ptCount val="5"/>
                <c:pt idx="0">
                  <c:v>0.44621026894865501</c:v>
                </c:pt>
                <c:pt idx="1">
                  <c:v>0.42946708463949801</c:v>
                </c:pt>
                <c:pt idx="2">
                  <c:v>0.46103038309114902</c:v>
                </c:pt>
                <c:pt idx="3">
                  <c:v>0.46589446589446598</c:v>
                </c:pt>
                <c:pt idx="4">
                  <c:v>0.47560975609756101</c:v>
                </c:pt>
              </c:numCache>
            </c:numRef>
          </c:val>
          <c:extLst>
            <c:ext xmlns:c16="http://schemas.microsoft.com/office/drawing/2014/chart" uri="{C3380CC4-5D6E-409C-BE32-E72D297353CC}">
              <c16:uniqueId val="{00000002-198A-441D-879B-196A7E8C3B29}"/>
            </c:ext>
          </c:extLst>
        </c:ser>
        <c:dLbls>
          <c:dLblPos val="ctr"/>
          <c:showLegendKey val="0"/>
          <c:showVal val="1"/>
          <c:showCatName val="0"/>
          <c:showSerName val="0"/>
          <c:showPercent val="0"/>
          <c:showBubbleSize val="0"/>
        </c:dLbls>
        <c:gapWidth val="150"/>
        <c:overlap val="100"/>
        <c:axId val="586456832"/>
        <c:axId val="586457392"/>
      </c:barChart>
      <c:catAx>
        <c:axId val="58645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pt-BR"/>
          </a:p>
        </c:txPr>
        <c:crossAx val="586457392"/>
        <c:crosses val="autoZero"/>
        <c:auto val="1"/>
        <c:lblAlgn val="ctr"/>
        <c:lblOffset val="100"/>
        <c:noMultiLvlLbl val="0"/>
      </c:catAx>
      <c:valAx>
        <c:axId val="586457392"/>
        <c:scaling>
          <c:orientation val="minMax"/>
          <c:max val="1"/>
        </c:scaling>
        <c:delete val="1"/>
        <c:axPos val="l"/>
        <c:numFmt formatCode="0.0%" sourceLinked="1"/>
        <c:majorTickMark val="none"/>
        <c:minorTickMark val="none"/>
        <c:tickLblPos val="nextTo"/>
        <c:crossAx val="58645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'CPOP Gráfico 29'!$B$3</c:f>
              <c:strCache>
                <c:ptCount val="1"/>
                <c:pt idx="0">
                  <c:v>2012</c:v>
                </c:pt>
              </c:strCache>
            </c:strRef>
          </c:tx>
          <c:spPr>
            <a:solidFill>
              <a:schemeClr val="accent1">
                <a:shade val="53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29'!$A$4:$A$10</c:f>
              <c:strCache>
                <c:ptCount val="7"/>
                <c:pt idx="0">
                  <c:v>Advogado</c:v>
                </c:pt>
                <c:pt idx="1">
                  <c:v>Assistente Social</c:v>
                </c:pt>
                <c:pt idx="2">
                  <c:v>Psicólogo</c:v>
                </c:pt>
                <c:pt idx="3">
                  <c:v>Pedagogo</c:v>
                </c:pt>
                <c:pt idx="4">
                  <c:v>Profissional de nível médio</c:v>
                </c:pt>
                <c:pt idx="5">
                  <c:v>Outro Profissional de nível superior*</c:v>
                </c:pt>
                <c:pt idx="6">
                  <c:v>Sem formação profissional/ sem informação</c:v>
                </c:pt>
              </c:strCache>
            </c:strRef>
          </c:cat>
          <c:val>
            <c:numRef>
              <c:f>'CPOP Gráfico 29'!$B$4:$B$10</c:f>
              <c:numCache>
                <c:formatCode>#,##0</c:formatCode>
                <c:ptCount val="7"/>
                <c:pt idx="0">
                  <c:v>25</c:v>
                </c:pt>
                <c:pt idx="1">
                  <c:v>307</c:v>
                </c:pt>
                <c:pt idx="2">
                  <c:v>138</c:v>
                </c:pt>
                <c:pt idx="3">
                  <c:v>58</c:v>
                </c:pt>
                <c:pt idx="4">
                  <c:v>430</c:v>
                </c:pt>
                <c:pt idx="5">
                  <c:v>165</c:v>
                </c:pt>
                <c:pt idx="6">
                  <c:v>513</c:v>
                </c:pt>
              </c:numCache>
            </c:numRef>
          </c:val>
          <c:extLst>
            <c:ext xmlns:c16="http://schemas.microsoft.com/office/drawing/2014/chart" uri="{C3380CC4-5D6E-409C-BE32-E72D297353CC}">
              <c16:uniqueId val="{00000000-9BDC-42F3-9B0B-399C0C77C43F}"/>
            </c:ext>
          </c:extLst>
        </c:ser>
        <c:ser>
          <c:idx val="1"/>
          <c:order val="1"/>
          <c:tx>
            <c:strRef>
              <c:f>'CPOP Gráfico 29'!$C$3</c:f>
              <c:strCache>
                <c:ptCount val="1"/>
                <c:pt idx="0">
                  <c:v>2013</c:v>
                </c:pt>
              </c:strCache>
            </c:strRef>
          </c:tx>
          <c:spPr>
            <a:solidFill>
              <a:schemeClr val="accent1">
                <a:shade val="76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29'!$A$4:$A$10</c:f>
              <c:strCache>
                <c:ptCount val="7"/>
                <c:pt idx="0">
                  <c:v>Advogado</c:v>
                </c:pt>
                <c:pt idx="1">
                  <c:v>Assistente Social</c:v>
                </c:pt>
                <c:pt idx="2">
                  <c:v>Psicólogo</c:v>
                </c:pt>
                <c:pt idx="3">
                  <c:v>Pedagogo</c:v>
                </c:pt>
                <c:pt idx="4">
                  <c:v>Profissional de nível médio</c:v>
                </c:pt>
                <c:pt idx="5">
                  <c:v>Outro Profissional de nível superior*</c:v>
                </c:pt>
                <c:pt idx="6">
                  <c:v>Sem formação profissional/ sem informação</c:v>
                </c:pt>
              </c:strCache>
            </c:strRef>
          </c:cat>
          <c:val>
            <c:numRef>
              <c:f>'CPOP Gráfico 29'!$C$4:$C$10</c:f>
              <c:numCache>
                <c:formatCode>#,##0</c:formatCode>
                <c:ptCount val="7"/>
                <c:pt idx="0">
                  <c:v>28</c:v>
                </c:pt>
                <c:pt idx="1">
                  <c:v>345</c:v>
                </c:pt>
                <c:pt idx="2">
                  <c:v>170</c:v>
                </c:pt>
                <c:pt idx="3">
                  <c:v>55</c:v>
                </c:pt>
                <c:pt idx="4">
                  <c:v>545</c:v>
                </c:pt>
                <c:pt idx="5">
                  <c:v>157</c:v>
                </c:pt>
                <c:pt idx="6">
                  <c:v>614</c:v>
                </c:pt>
              </c:numCache>
            </c:numRef>
          </c:val>
          <c:extLst>
            <c:ext xmlns:c16="http://schemas.microsoft.com/office/drawing/2014/chart" uri="{C3380CC4-5D6E-409C-BE32-E72D297353CC}">
              <c16:uniqueId val="{00000001-9BDC-42F3-9B0B-399C0C77C43F}"/>
            </c:ext>
          </c:extLst>
        </c:ser>
        <c:ser>
          <c:idx val="2"/>
          <c:order val="2"/>
          <c:tx>
            <c:strRef>
              <c:f>'CPOP Gráfico 29'!$D$3</c:f>
              <c:strCache>
                <c:ptCount val="1"/>
                <c:pt idx="0">
                  <c:v>2014</c:v>
                </c:pt>
              </c:strCache>
            </c:strRef>
          </c:tx>
          <c:spPr>
            <a:solidFill>
              <a:schemeClr val="accent1"/>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29'!$A$4:$A$10</c:f>
              <c:strCache>
                <c:ptCount val="7"/>
                <c:pt idx="0">
                  <c:v>Advogado</c:v>
                </c:pt>
                <c:pt idx="1">
                  <c:v>Assistente Social</c:v>
                </c:pt>
                <c:pt idx="2">
                  <c:v>Psicólogo</c:v>
                </c:pt>
                <c:pt idx="3">
                  <c:v>Pedagogo</c:v>
                </c:pt>
                <c:pt idx="4">
                  <c:v>Profissional de nível médio</c:v>
                </c:pt>
                <c:pt idx="5">
                  <c:v>Outro Profissional de nível superior*</c:v>
                </c:pt>
                <c:pt idx="6">
                  <c:v>Sem formação profissional/ sem informação</c:v>
                </c:pt>
              </c:strCache>
            </c:strRef>
          </c:cat>
          <c:val>
            <c:numRef>
              <c:f>'CPOP Gráfico 29'!$D$4:$D$10</c:f>
              <c:numCache>
                <c:formatCode>#,##0</c:formatCode>
                <c:ptCount val="7"/>
                <c:pt idx="0">
                  <c:v>48</c:v>
                </c:pt>
                <c:pt idx="1">
                  <c:v>590</c:v>
                </c:pt>
                <c:pt idx="2">
                  <c:v>286</c:v>
                </c:pt>
                <c:pt idx="3">
                  <c:v>95</c:v>
                </c:pt>
                <c:pt idx="5">
                  <c:v>269</c:v>
                </c:pt>
                <c:pt idx="6">
                  <c:v>1740</c:v>
                </c:pt>
              </c:numCache>
            </c:numRef>
          </c:val>
          <c:extLst>
            <c:ext xmlns:c16="http://schemas.microsoft.com/office/drawing/2014/chart" uri="{C3380CC4-5D6E-409C-BE32-E72D297353CC}">
              <c16:uniqueId val="{00000002-9BDC-42F3-9B0B-399C0C77C43F}"/>
            </c:ext>
          </c:extLst>
        </c:ser>
        <c:ser>
          <c:idx val="3"/>
          <c:order val="3"/>
          <c:tx>
            <c:strRef>
              <c:f>'CPOP Gráfico 29'!$E$3</c:f>
              <c:strCache>
                <c:ptCount val="1"/>
                <c:pt idx="0">
                  <c:v>2015</c:v>
                </c:pt>
              </c:strCache>
            </c:strRef>
          </c:tx>
          <c:spPr>
            <a:solidFill>
              <a:schemeClr val="accent1">
                <a:tint val="77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29'!$A$4:$A$10</c:f>
              <c:strCache>
                <c:ptCount val="7"/>
                <c:pt idx="0">
                  <c:v>Advogado</c:v>
                </c:pt>
                <c:pt idx="1">
                  <c:v>Assistente Social</c:v>
                </c:pt>
                <c:pt idx="2">
                  <c:v>Psicólogo</c:v>
                </c:pt>
                <c:pt idx="3">
                  <c:v>Pedagogo</c:v>
                </c:pt>
                <c:pt idx="4">
                  <c:v>Profissional de nível médio</c:v>
                </c:pt>
                <c:pt idx="5">
                  <c:v>Outro Profissional de nível superior*</c:v>
                </c:pt>
                <c:pt idx="6">
                  <c:v>Sem formação profissional/ sem informação</c:v>
                </c:pt>
              </c:strCache>
            </c:strRef>
          </c:cat>
          <c:val>
            <c:numRef>
              <c:f>'CPOP Gráfico 29'!$E$4:$E$10</c:f>
              <c:numCache>
                <c:formatCode>#,##0</c:formatCode>
                <c:ptCount val="7"/>
                <c:pt idx="0">
                  <c:v>46</c:v>
                </c:pt>
                <c:pt idx="1">
                  <c:v>607</c:v>
                </c:pt>
                <c:pt idx="2">
                  <c:v>316</c:v>
                </c:pt>
                <c:pt idx="3">
                  <c:v>108</c:v>
                </c:pt>
                <c:pt idx="4">
                  <c:v>957</c:v>
                </c:pt>
                <c:pt idx="5">
                  <c:v>338</c:v>
                </c:pt>
                <c:pt idx="6">
                  <c:v>736</c:v>
                </c:pt>
              </c:numCache>
            </c:numRef>
          </c:val>
          <c:extLst>
            <c:ext xmlns:c16="http://schemas.microsoft.com/office/drawing/2014/chart" uri="{C3380CC4-5D6E-409C-BE32-E72D297353CC}">
              <c16:uniqueId val="{00000003-9BDC-42F3-9B0B-399C0C77C43F}"/>
            </c:ext>
          </c:extLst>
        </c:ser>
        <c:ser>
          <c:idx val="4"/>
          <c:order val="4"/>
          <c:tx>
            <c:strRef>
              <c:f>'CPOP Gráfico 29'!$F$3</c:f>
              <c:strCache>
                <c:ptCount val="1"/>
                <c:pt idx="0">
                  <c:v>2016</c:v>
                </c:pt>
              </c:strCache>
            </c:strRef>
          </c:tx>
          <c:spPr>
            <a:solidFill>
              <a:schemeClr val="accent1">
                <a:tint val="54000"/>
              </a:schemeClr>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29'!$A$4:$A$10</c:f>
              <c:strCache>
                <c:ptCount val="7"/>
                <c:pt idx="0">
                  <c:v>Advogado</c:v>
                </c:pt>
                <c:pt idx="1">
                  <c:v>Assistente Social</c:v>
                </c:pt>
                <c:pt idx="2">
                  <c:v>Psicólogo</c:v>
                </c:pt>
                <c:pt idx="3">
                  <c:v>Pedagogo</c:v>
                </c:pt>
                <c:pt idx="4">
                  <c:v>Profissional de nível médio</c:v>
                </c:pt>
                <c:pt idx="5">
                  <c:v>Outro Profissional de nível superior*</c:v>
                </c:pt>
                <c:pt idx="6">
                  <c:v>Sem formação profissional/ sem informação</c:v>
                </c:pt>
              </c:strCache>
            </c:strRef>
          </c:cat>
          <c:val>
            <c:numRef>
              <c:f>'CPOP Gráfico 29'!$F$4:$F$10</c:f>
              <c:numCache>
                <c:formatCode>#,##0</c:formatCode>
                <c:ptCount val="7"/>
                <c:pt idx="0">
                  <c:v>49</c:v>
                </c:pt>
                <c:pt idx="1">
                  <c:v>598</c:v>
                </c:pt>
                <c:pt idx="2">
                  <c:v>325</c:v>
                </c:pt>
                <c:pt idx="3">
                  <c:v>99</c:v>
                </c:pt>
                <c:pt idx="4">
                  <c:v>296</c:v>
                </c:pt>
                <c:pt idx="5">
                  <c:v>357</c:v>
                </c:pt>
                <c:pt idx="6">
                  <c:v>1392</c:v>
                </c:pt>
              </c:numCache>
            </c:numRef>
          </c:val>
          <c:extLst>
            <c:ext xmlns:c16="http://schemas.microsoft.com/office/drawing/2014/chart" uri="{C3380CC4-5D6E-409C-BE32-E72D297353CC}">
              <c16:uniqueId val="{00000004-9BDC-42F3-9B0B-399C0C77C43F}"/>
            </c:ext>
          </c:extLst>
        </c:ser>
        <c:dLbls>
          <c:dLblPos val="outEnd"/>
          <c:showLegendKey val="0"/>
          <c:showVal val="1"/>
          <c:showCatName val="0"/>
          <c:showSerName val="0"/>
          <c:showPercent val="0"/>
          <c:showBubbleSize val="0"/>
        </c:dLbls>
        <c:gapWidth val="219"/>
        <c:overlap val="-27"/>
        <c:axId val="586461872"/>
        <c:axId val="586462432"/>
      </c:barChart>
      <c:catAx>
        <c:axId val="586461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86462432"/>
        <c:crosses val="autoZero"/>
        <c:auto val="1"/>
        <c:lblAlgn val="ctr"/>
        <c:lblOffset val="100"/>
        <c:noMultiLvlLbl val="0"/>
      </c:catAx>
      <c:valAx>
        <c:axId val="586462432"/>
        <c:scaling>
          <c:orientation val="minMax"/>
        </c:scaling>
        <c:delete val="1"/>
        <c:axPos val="l"/>
        <c:numFmt formatCode="#,##0" sourceLinked="1"/>
        <c:majorTickMark val="none"/>
        <c:minorTickMark val="none"/>
        <c:tickLblPos val="nextTo"/>
        <c:crossAx val="58646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4"/>
          <c:order val="0"/>
          <c:tx>
            <c:strRef>
              <c:f>'CPOP Gráfico 30'!$F$5</c:f>
              <c:strCache>
                <c:ptCount val="1"/>
                <c:pt idx="0">
                  <c:v>2016</c:v>
                </c:pt>
              </c:strCache>
            </c:strRef>
          </c:tx>
          <c:spPr>
            <a:solidFill>
              <a:schemeClr val="accent1">
                <a:tint val="54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30'!$A$6:$A$14</c:f>
              <c:strCache>
                <c:ptCount val="9"/>
                <c:pt idx="0">
                  <c:v>Cadastrador(a)</c:v>
                </c:pt>
                <c:pt idx="1">
                  <c:v>Estagiário(a)</c:v>
                </c:pt>
                <c:pt idx="2">
                  <c:v>Técnico(a) de nível médio</c:v>
                </c:pt>
                <c:pt idx="3">
                  <c:v>Coordenador(a)</c:v>
                </c:pt>
                <c:pt idx="4">
                  <c:v>Apoio administrativo</c:v>
                </c:pt>
                <c:pt idx="5">
                  <c:v>Outros</c:v>
                </c:pt>
                <c:pt idx="6">
                  <c:v>Serviços Gerais</c:v>
                </c:pt>
                <c:pt idx="7">
                  <c:v>Técnico(a) de nível superior</c:v>
                </c:pt>
                <c:pt idx="8">
                  <c:v>Educador(a) Social</c:v>
                </c:pt>
              </c:strCache>
            </c:strRef>
          </c:cat>
          <c:val>
            <c:numRef>
              <c:f>'CPOP Gráfico 30'!$F$6:$F$14</c:f>
              <c:numCache>
                <c:formatCode>###0</c:formatCode>
                <c:ptCount val="9"/>
                <c:pt idx="0">
                  <c:v>10</c:v>
                </c:pt>
                <c:pt idx="1">
                  <c:v>47</c:v>
                </c:pt>
                <c:pt idx="2">
                  <c:v>75</c:v>
                </c:pt>
                <c:pt idx="3">
                  <c:v>223</c:v>
                </c:pt>
                <c:pt idx="4">
                  <c:v>279</c:v>
                </c:pt>
                <c:pt idx="5">
                  <c:v>355</c:v>
                </c:pt>
                <c:pt idx="6">
                  <c:v>406</c:v>
                </c:pt>
                <c:pt idx="7">
                  <c:v>838</c:v>
                </c:pt>
                <c:pt idx="8">
                  <c:v>883</c:v>
                </c:pt>
              </c:numCache>
            </c:numRef>
          </c:val>
          <c:extLst>
            <c:ext xmlns:c16="http://schemas.microsoft.com/office/drawing/2014/chart" uri="{C3380CC4-5D6E-409C-BE32-E72D297353CC}">
              <c16:uniqueId val="{00000000-ABE1-4593-ACC3-97D6FF760D93}"/>
            </c:ext>
          </c:extLst>
        </c:ser>
        <c:ser>
          <c:idx val="3"/>
          <c:order val="1"/>
          <c:tx>
            <c:strRef>
              <c:f>'CPOP Gráfico 30'!$E$5</c:f>
              <c:strCache>
                <c:ptCount val="1"/>
                <c:pt idx="0">
                  <c:v>2015</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30'!$A$6:$A$14</c:f>
              <c:strCache>
                <c:ptCount val="9"/>
                <c:pt idx="0">
                  <c:v>Cadastrador(a)</c:v>
                </c:pt>
                <c:pt idx="1">
                  <c:v>Estagiário(a)</c:v>
                </c:pt>
                <c:pt idx="2">
                  <c:v>Técnico(a) de nível médio</c:v>
                </c:pt>
                <c:pt idx="3">
                  <c:v>Coordenador(a)</c:v>
                </c:pt>
                <c:pt idx="4">
                  <c:v>Apoio administrativo</c:v>
                </c:pt>
                <c:pt idx="5">
                  <c:v>Outros</c:v>
                </c:pt>
                <c:pt idx="6">
                  <c:v>Serviços Gerais</c:v>
                </c:pt>
                <c:pt idx="7">
                  <c:v>Técnico(a) de nível superior</c:v>
                </c:pt>
                <c:pt idx="8">
                  <c:v>Educador(a) Social</c:v>
                </c:pt>
              </c:strCache>
            </c:strRef>
          </c:cat>
          <c:val>
            <c:numRef>
              <c:f>'CPOP Gráfico 30'!$E$6:$E$14</c:f>
              <c:numCache>
                <c:formatCode>###0</c:formatCode>
                <c:ptCount val="9"/>
                <c:pt idx="0">
                  <c:v>13</c:v>
                </c:pt>
                <c:pt idx="1">
                  <c:v>72</c:v>
                </c:pt>
                <c:pt idx="2">
                  <c:v>108</c:v>
                </c:pt>
                <c:pt idx="3">
                  <c:v>227</c:v>
                </c:pt>
                <c:pt idx="4">
                  <c:v>265</c:v>
                </c:pt>
                <c:pt idx="5">
                  <c:v>320</c:v>
                </c:pt>
                <c:pt idx="6">
                  <c:v>389</c:v>
                </c:pt>
                <c:pt idx="7">
                  <c:v>837</c:v>
                </c:pt>
                <c:pt idx="8">
                  <c:v>877</c:v>
                </c:pt>
              </c:numCache>
            </c:numRef>
          </c:val>
          <c:extLst>
            <c:ext xmlns:c16="http://schemas.microsoft.com/office/drawing/2014/chart" uri="{C3380CC4-5D6E-409C-BE32-E72D297353CC}">
              <c16:uniqueId val="{00000001-ABE1-4593-ACC3-97D6FF760D93}"/>
            </c:ext>
          </c:extLst>
        </c:ser>
        <c:ser>
          <c:idx val="2"/>
          <c:order val="2"/>
          <c:tx>
            <c:strRef>
              <c:f>'CPOP Gráfico 30'!$D$5</c:f>
              <c:strCache>
                <c:ptCount val="1"/>
                <c:pt idx="0">
                  <c:v>2014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30'!$A$6:$A$14</c:f>
              <c:strCache>
                <c:ptCount val="9"/>
                <c:pt idx="0">
                  <c:v>Cadastrador(a)</c:v>
                </c:pt>
                <c:pt idx="1">
                  <c:v>Estagiário(a)</c:v>
                </c:pt>
                <c:pt idx="2">
                  <c:v>Técnico(a) de nível médio</c:v>
                </c:pt>
                <c:pt idx="3">
                  <c:v>Coordenador(a)</c:v>
                </c:pt>
                <c:pt idx="4">
                  <c:v>Apoio administrativo</c:v>
                </c:pt>
                <c:pt idx="5">
                  <c:v>Outros</c:v>
                </c:pt>
                <c:pt idx="6">
                  <c:v>Serviços Gerais</c:v>
                </c:pt>
                <c:pt idx="7">
                  <c:v>Técnico(a) de nível superior</c:v>
                </c:pt>
                <c:pt idx="8">
                  <c:v>Educador(a) Social</c:v>
                </c:pt>
              </c:strCache>
            </c:strRef>
          </c:cat>
          <c:val>
            <c:numRef>
              <c:f>'CPOP Gráfico 30'!$D$6:$D$14</c:f>
              <c:numCache>
                <c:formatCode>###0</c:formatCode>
                <c:ptCount val="9"/>
                <c:pt idx="1">
                  <c:v>60</c:v>
                </c:pt>
                <c:pt idx="2">
                  <c:v>234</c:v>
                </c:pt>
                <c:pt idx="3">
                  <c:v>208</c:v>
                </c:pt>
                <c:pt idx="4">
                  <c:v>230</c:v>
                </c:pt>
                <c:pt idx="5">
                  <c:v>373</c:v>
                </c:pt>
                <c:pt idx="6">
                  <c:v>287</c:v>
                </c:pt>
                <c:pt idx="7">
                  <c:v>807</c:v>
                </c:pt>
                <c:pt idx="8">
                  <c:v>829</c:v>
                </c:pt>
              </c:numCache>
            </c:numRef>
          </c:val>
          <c:extLst>
            <c:ext xmlns:c16="http://schemas.microsoft.com/office/drawing/2014/chart" uri="{C3380CC4-5D6E-409C-BE32-E72D297353CC}">
              <c16:uniqueId val="{00000002-ABE1-4593-ACC3-97D6FF760D93}"/>
            </c:ext>
          </c:extLst>
        </c:ser>
        <c:ser>
          <c:idx val="1"/>
          <c:order val="3"/>
          <c:tx>
            <c:strRef>
              <c:f>'CPOP Gráfico 30'!$C$5</c:f>
              <c:strCache>
                <c:ptCount val="1"/>
                <c:pt idx="0">
                  <c:v>2013</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30'!$A$6:$A$14</c:f>
              <c:strCache>
                <c:ptCount val="9"/>
                <c:pt idx="0">
                  <c:v>Cadastrador(a)</c:v>
                </c:pt>
                <c:pt idx="1">
                  <c:v>Estagiário(a)</c:v>
                </c:pt>
                <c:pt idx="2">
                  <c:v>Técnico(a) de nível médio</c:v>
                </c:pt>
                <c:pt idx="3">
                  <c:v>Coordenador(a)</c:v>
                </c:pt>
                <c:pt idx="4">
                  <c:v>Apoio administrativo</c:v>
                </c:pt>
                <c:pt idx="5">
                  <c:v>Outros</c:v>
                </c:pt>
                <c:pt idx="6">
                  <c:v>Serviços Gerais</c:v>
                </c:pt>
                <c:pt idx="7">
                  <c:v>Técnico(a) de nível superior</c:v>
                </c:pt>
                <c:pt idx="8">
                  <c:v>Educador(a) Social</c:v>
                </c:pt>
              </c:strCache>
            </c:strRef>
          </c:cat>
          <c:val>
            <c:numRef>
              <c:f>'CPOP Gráfico 30'!$C$6:$C$14</c:f>
              <c:numCache>
                <c:formatCode>###0</c:formatCode>
                <c:ptCount val="9"/>
                <c:pt idx="1">
                  <c:v>57</c:v>
                </c:pt>
                <c:pt idx="2">
                  <c:v>165</c:v>
                </c:pt>
                <c:pt idx="3">
                  <c:v>131</c:v>
                </c:pt>
                <c:pt idx="4">
                  <c:v>148</c:v>
                </c:pt>
                <c:pt idx="5">
                  <c:v>260</c:v>
                </c:pt>
                <c:pt idx="6">
                  <c:v>165</c:v>
                </c:pt>
                <c:pt idx="7">
                  <c:v>489</c:v>
                </c:pt>
                <c:pt idx="8">
                  <c:v>499</c:v>
                </c:pt>
              </c:numCache>
            </c:numRef>
          </c:val>
          <c:extLst>
            <c:ext xmlns:c16="http://schemas.microsoft.com/office/drawing/2014/chart" uri="{C3380CC4-5D6E-409C-BE32-E72D297353CC}">
              <c16:uniqueId val="{00000003-ABE1-4593-ACC3-97D6FF760D93}"/>
            </c:ext>
          </c:extLst>
        </c:ser>
        <c:ser>
          <c:idx val="0"/>
          <c:order val="4"/>
          <c:tx>
            <c:strRef>
              <c:f>'CPOP Gráfico 30'!$B$5</c:f>
              <c:strCache>
                <c:ptCount val="1"/>
                <c:pt idx="0">
                  <c:v>2012</c:v>
                </c:pt>
              </c:strCache>
            </c:strRef>
          </c:tx>
          <c:spPr>
            <a:solidFill>
              <a:schemeClr val="accent1">
                <a:shade val="5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'CPOP Gráfico 30'!$A$6:$A$14</c:f>
              <c:strCache>
                <c:ptCount val="9"/>
                <c:pt idx="0">
                  <c:v>Cadastrador(a)</c:v>
                </c:pt>
                <c:pt idx="1">
                  <c:v>Estagiário(a)</c:v>
                </c:pt>
                <c:pt idx="2">
                  <c:v>Técnico(a) de nível médio</c:v>
                </c:pt>
                <c:pt idx="3">
                  <c:v>Coordenador(a)</c:v>
                </c:pt>
                <c:pt idx="4">
                  <c:v>Apoio administrativo</c:v>
                </c:pt>
                <c:pt idx="5">
                  <c:v>Outros</c:v>
                </c:pt>
                <c:pt idx="6">
                  <c:v>Serviços Gerais</c:v>
                </c:pt>
                <c:pt idx="7">
                  <c:v>Técnico(a) de nível superior</c:v>
                </c:pt>
                <c:pt idx="8">
                  <c:v>Educador(a) Social</c:v>
                </c:pt>
              </c:strCache>
            </c:strRef>
          </c:cat>
          <c:val>
            <c:numRef>
              <c:f>'CPOP Gráfico 30'!$B$6:$B$14</c:f>
              <c:numCache>
                <c:formatCode>###0</c:formatCode>
                <c:ptCount val="9"/>
                <c:pt idx="1">
                  <c:v>34</c:v>
                </c:pt>
                <c:pt idx="2">
                  <c:v>89</c:v>
                </c:pt>
                <c:pt idx="3">
                  <c:v>105</c:v>
                </c:pt>
                <c:pt idx="4">
                  <c:v>150</c:v>
                </c:pt>
                <c:pt idx="5">
                  <c:v>266</c:v>
                </c:pt>
                <c:pt idx="6">
                  <c:v>100</c:v>
                </c:pt>
                <c:pt idx="7">
                  <c:v>425</c:v>
                </c:pt>
                <c:pt idx="8">
                  <c:v>467</c:v>
                </c:pt>
              </c:numCache>
            </c:numRef>
          </c:val>
          <c:extLst>
            <c:ext xmlns:c16="http://schemas.microsoft.com/office/drawing/2014/chart" uri="{C3380CC4-5D6E-409C-BE32-E72D297353CC}">
              <c16:uniqueId val="{00000004-ABE1-4593-ACC3-97D6FF760D93}"/>
            </c:ext>
          </c:extLst>
        </c:ser>
        <c:dLbls>
          <c:dLblPos val="outEnd"/>
          <c:showLegendKey val="0"/>
          <c:showVal val="1"/>
          <c:showCatName val="0"/>
          <c:showSerName val="0"/>
          <c:showPercent val="0"/>
          <c:showBubbleSize val="0"/>
        </c:dLbls>
        <c:gapWidth val="182"/>
        <c:axId val="586466912"/>
        <c:axId val="586467472"/>
      </c:barChart>
      <c:catAx>
        <c:axId val="586466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586467472"/>
        <c:crosses val="autoZero"/>
        <c:auto val="1"/>
        <c:lblAlgn val="ctr"/>
        <c:lblOffset val="100"/>
        <c:noMultiLvlLbl val="0"/>
      </c:catAx>
      <c:valAx>
        <c:axId val="586467472"/>
        <c:scaling>
          <c:orientation val="minMax"/>
        </c:scaling>
        <c:delete val="1"/>
        <c:axPos val="b"/>
        <c:numFmt formatCode="###0" sourceLinked="1"/>
        <c:majorTickMark val="none"/>
        <c:minorTickMark val="none"/>
        <c:tickLblPos val="nextTo"/>
        <c:crossAx val="58646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percentStacked"/>
        <c:varyColors val="0"/>
        <c:ser>
          <c:idx val="0"/>
          <c:order val="0"/>
          <c:tx>
            <c:strRef>
              <c:f>'Gráfico GM 9'!$A$5</c:f>
              <c:strCache>
                <c:ptCount val="1"/>
                <c:pt idx="0">
                  <c:v>Nenhuma</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9'!$B$5:$G$5</c:f>
              <c:numCache>
                <c:formatCode>0.0%</c:formatCode>
                <c:ptCount val="6"/>
                <c:pt idx="0">
                  <c:v>0.58821382959313995</c:v>
                </c:pt>
                <c:pt idx="1">
                  <c:v>0.32747252747252747</c:v>
                </c:pt>
                <c:pt idx="2">
                  <c:v>0.71938775510204078</c:v>
                </c:pt>
                <c:pt idx="3">
                  <c:v>0.77906976744186052</c:v>
                </c:pt>
                <c:pt idx="4">
                  <c:v>0.46756909193457419</c:v>
                </c:pt>
                <c:pt idx="5">
                  <c:v>0.28668171557562078</c:v>
                </c:pt>
              </c:numCache>
            </c:numRef>
          </c:val>
          <c:extLst>
            <c:ext xmlns:c16="http://schemas.microsoft.com/office/drawing/2014/chart" uri="{C3380CC4-5D6E-409C-BE32-E72D297353CC}">
              <c16:uniqueId val="{00000000-9FD1-4A4D-861D-A9A73E7EE320}"/>
            </c:ext>
          </c:extLst>
        </c:ser>
        <c:ser>
          <c:idx val="1"/>
          <c:order val="1"/>
          <c:tx>
            <c:strRef>
              <c:f>'Gráfico GM 9'!$A$6</c:f>
              <c:strCache>
                <c:ptCount val="1"/>
                <c:pt idx="0">
                  <c:v>1 vez no ano</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9'!$B$6:$G$6</c:f>
              <c:numCache>
                <c:formatCode>0.0%</c:formatCode>
                <c:ptCount val="6"/>
                <c:pt idx="0">
                  <c:v>0.11348294106914797</c:v>
                </c:pt>
                <c:pt idx="1">
                  <c:v>0.12967032967032968</c:v>
                </c:pt>
                <c:pt idx="2">
                  <c:v>0.12329931972789115</c:v>
                </c:pt>
                <c:pt idx="3">
                  <c:v>7.7723378212974301E-2</c:v>
                </c:pt>
                <c:pt idx="4">
                  <c:v>0.13423575860124085</c:v>
                </c:pt>
                <c:pt idx="5">
                  <c:v>0.11963882618510158</c:v>
                </c:pt>
              </c:numCache>
            </c:numRef>
          </c:val>
          <c:extLst>
            <c:ext xmlns:c16="http://schemas.microsoft.com/office/drawing/2014/chart" uri="{C3380CC4-5D6E-409C-BE32-E72D297353CC}">
              <c16:uniqueId val="{00000001-9FD1-4A4D-861D-A9A73E7EE320}"/>
            </c:ext>
          </c:extLst>
        </c:ser>
        <c:ser>
          <c:idx val="2"/>
          <c:order val="2"/>
          <c:tx>
            <c:strRef>
              <c:f>'Gráfico GM 9'!$A$7</c:f>
              <c:strCache>
                <c:ptCount val="1"/>
                <c:pt idx="0">
                  <c:v>De 2 a 3 vezes no ano</c:v>
                </c:pt>
              </c:strCache>
            </c:strRef>
          </c:tx>
          <c:spPr>
            <a:solidFill>
              <a:schemeClr val="accent1">
                <a:shade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9'!$B$7:$G$7</c:f>
              <c:numCache>
                <c:formatCode>0.0%</c:formatCode>
                <c:ptCount val="6"/>
                <c:pt idx="0">
                  <c:v>0.11877394636015326</c:v>
                </c:pt>
                <c:pt idx="1">
                  <c:v>0.15384615384615385</c:v>
                </c:pt>
                <c:pt idx="2">
                  <c:v>7.8231292517006806E-2</c:v>
                </c:pt>
                <c:pt idx="3">
                  <c:v>6.4871481028151781E-2</c:v>
                </c:pt>
                <c:pt idx="4">
                  <c:v>0.16525662718556119</c:v>
                </c:pt>
                <c:pt idx="5">
                  <c:v>0.20316027088036118</c:v>
                </c:pt>
              </c:numCache>
            </c:numRef>
          </c:val>
          <c:extLst>
            <c:ext xmlns:c16="http://schemas.microsoft.com/office/drawing/2014/chart" uri="{C3380CC4-5D6E-409C-BE32-E72D297353CC}">
              <c16:uniqueId val="{00000002-9FD1-4A4D-861D-A9A73E7EE320}"/>
            </c:ext>
          </c:extLst>
        </c:ser>
        <c:ser>
          <c:idx val="3"/>
          <c:order val="3"/>
          <c:tx>
            <c:strRef>
              <c:f>'Gráfico GM 9'!$A$8</c:f>
              <c:strCache>
                <c:ptCount val="1"/>
                <c:pt idx="0">
                  <c:v>De 4 a 6 vezes no ano</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9'!$B$8:$G$8</c:f>
              <c:numCache>
                <c:formatCode>0.0%</c:formatCode>
                <c:ptCount val="6"/>
                <c:pt idx="0">
                  <c:v>8.7757708447363622E-2</c:v>
                </c:pt>
                <c:pt idx="1">
                  <c:v>0.21098901098901099</c:v>
                </c:pt>
                <c:pt idx="2">
                  <c:v>5.187074829931973E-2</c:v>
                </c:pt>
                <c:pt idx="3">
                  <c:v>2.4479804161566709E-2</c:v>
                </c:pt>
                <c:pt idx="4">
                  <c:v>0.10772701635645798</c:v>
                </c:pt>
                <c:pt idx="5">
                  <c:v>0.20993227990970656</c:v>
                </c:pt>
              </c:numCache>
            </c:numRef>
          </c:val>
          <c:extLst>
            <c:ext xmlns:c16="http://schemas.microsoft.com/office/drawing/2014/chart" uri="{C3380CC4-5D6E-409C-BE32-E72D297353CC}">
              <c16:uniqueId val="{00000003-9FD1-4A4D-861D-A9A73E7EE320}"/>
            </c:ext>
          </c:extLst>
        </c:ser>
        <c:ser>
          <c:idx val="4"/>
          <c:order val="4"/>
          <c:tx>
            <c:strRef>
              <c:f>'Gráfico GM 9'!$A$9</c:f>
              <c:strCache>
                <c:ptCount val="1"/>
                <c:pt idx="0">
                  <c:v>De 7 a 10 vezes no ano</c:v>
                </c:pt>
              </c:strCache>
            </c:strRef>
          </c:tx>
          <c:spPr>
            <a:solidFill>
              <a:schemeClr val="accent1">
                <a:tint val="70000"/>
              </a:schemeClr>
            </a:solidFill>
            <a:ln>
              <a:noFill/>
            </a:ln>
            <a:effectLst/>
          </c:spPr>
          <c:invertIfNegative val="0"/>
          <c:dLbls>
            <c:dLbl>
              <c:idx val="2"/>
              <c:layout>
                <c:manualLayout>
                  <c:x val="-1.3360053440213762E-3"/>
                  <c:y val="-6.859592711682747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FD1-4A4D-861D-A9A73E7EE320}"/>
                </c:ext>
              </c:extLst>
            </c:dLbl>
            <c:dLbl>
              <c:idx val="3"/>
              <c:layout>
                <c:manualLayout>
                  <c:x val="-2.6720106880427524E-3"/>
                  <c:y val="-6.645230439442657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FD1-4A4D-861D-A9A73E7EE32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9'!$B$9:$G$9</c:f>
              <c:numCache>
                <c:formatCode>0.0%</c:formatCode>
                <c:ptCount val="6"/>
                <c:pt idx="0">
                  <c:v>6.5498996533479292E-2</c:v>
                </c:pt>
                <c:pt idx="1">
                  <c:v>0.1076923076923077</c:v>
                </c:pt>
                <c:pt idx="2">
                  <c:v>2.1258503401360544E-2</c:v>
                </c:pt>
                <c:pt idx="3">
                  <c:v>3.182374541003672E-2</c:v>
                </c:pt>
                <c:pt idx="4">
                  <c:v>9.4190637337845454E-2</c:v>
                </c:pt>
                <c:pt idx="5">
                  <c:v>0.1489841986455982</c:v>
                </c:pt>
              </c:numCache>
            </c:numRef>
          </c:val>
          <c:extLst>
            <c:ext xmlns:c16="http://schemas.microsoft.com/office/drawing/2014/chart" uri="{C3380CC4-5D6E-409C-BE32-E72D297353CC}">
              <c16:uniqueId val="{00000006-9FD1-4A4D-861D-A9A73E7EE320}"/>
            </c:ext>
          </c:extLst>
        </c:ser>
        <c:ser>
          <c:idx val="5"/>
          <c:order val="5"/>
          <c:tx>
            <c:strRef>
              <c:f>'Gráfico GM 9'!$A$10</c:f>
              <c:strCache>
                <c:ptCount val="1"/>
                <c:pt idx="0">
                  <c:v>Mais de 10 vezes no ano</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'Gráfico GM 9'!$B$4:$G$4</c:f>
              <c:strCache>
                <c:ptCount val="6"/>
                <c:pt idx="0">
                  <c:v>Brasil</c:v>
                </c:pt>
                <c:pt idx="1">
                  <c:v>Centro-Oeste</c:v>
                </c:pt>
                <c:pt idx="2">
                  <c:v>Sul</c:v>
                </c:pt>
                <c:pt idx="3">
                  <c:v>Sudeste</c:v>
                </c:pt>
                <c:pt idx="4">
                  <c:v>Nordeste</c:v>
                </c:pt>
                <c:pt idx="5">
                  <c:v>Norte</c:v>
                </c:pt>
              </c:strCache>
            </c:strRef>
          </c:cat>
          <c:val>
            <c:numRef>
              <c:f>'Gráfico GM 9'!$B$10:$G$10</c:f>
              <c:numCache>
                <c:formatCode>0.0%</c:formatCode>
                <c:ptCount val="6"/>
                <c:pt idx="0">
                  <c:v>2.6272577996715927E-2</c:v>
                </c:pt>
                <c:pt idx="1">
                  <c:v>7.032967032967033E-2</c:v>
                </c:pt>
                <c:pt idx="2">
                  <c:v>5.9523809523809521E-3</c:v>
                </c:pt>
                <c:pt idx="3">
                  <c:v>2.2031823745410038E-2</c:v>
                </c:pt>
                <c:pt idx="4">
                  <c:v>3.102086858432036E-2</c:v>
                </c:pt>
                <c:pt idx="5">
                  <c:v>3.160270880361174E-2</c:v>
                </c:pt>
              </c:numCache>
            </c:numRef>
          </c:val>
          <c:extLst>
            <c:ext xmlns:c16="http://schemas.microsoft.com/office/drawing/2014/chart" uri="{C3380CC4-5D6E-409C-BE32-E72D297353CC}">
              <c16:uniqueId val="{00000007-9FD1-4A4D-861D-A9A73E7EE320}"/>
            </c:ext>
          </c:extLst>
        </c:ser>
        <c:dLbls>
          <c:dLblPos val="ctr"/>
          <c:showLegendKey val="0"/>
          <c:showVal val="1"/>
          <c:showCatName val="0"/>
          <c:showSerName val="0"/>
          <c:showPercent val="0"/>
          <c:showBubbleSize val="0"/>
        </c:dLbls>
        <c:gapWidth val="150"/>
        <c:overlap val="100"/>
        <c:axId val="857896816"/>
        <c:axId val="857896256"/>
      </c:barChart>
      <c:catAx>
        <c:axId val="857896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857896256"/>
        <c:crosses val="autoZero"/>
        <c:auto val="1"/>
        <c:lblAlgn val="ctr"/>
        <c:lblOffset val="100"/>
        <c:noMultiLvlLbl val="0"/>
      </c:catAx>
      <c:valAx>
        <c:axId val="857896256"/>
        <c:scaling>
          <c:orientation val="minMax"/>
        </c:scaling>
        <c:delete val="1"/>
        <c:axPos val="b"/>
        <c:numFmt formatCode="0%" sourceLinked="1"/>
        <c:majorTickMark val="none"/>
        <c:minorTickMark val="none"/>
        <c:tickLblPos val="nextTo"/>
        <c:crossAx val="85789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9112081513828238E-2"/>
          <c:y val="3.2548197662342571E-2"/>
          <c:w val="0.90117586830030527"/>
          <c:h val="0.83008318516637036"/>
        </c:manualLayout>
      </c:layout>
      <c:barChart>
        <c:barDir val="col"/>
        <c:grouping val="clustered"/>
        <c:varyColors val="0"/>
        <c:ser>
          <c:idx val="0"/>
          <c:order val="0"/>
          <c:tx>
            <c:strRef>
              <c:f>'CDIA Gráfico 31'!$A$4</c:f>
              <c:strCache>
                <c:ptCount val="1"/>
                <c:pt idx="0">
                  <c:v>Norte</c:v>
                </c:pt>
              </c:strCache>
            </c:strRef>
          </c:tx>
          <c:spPr>
            <a:solidFill>
              <a:schemeClr val="accent1">
                <a:shade val="50000"/>
              </a:schemeClr>
            </a:solidFill>
            <a:ln>
              <a:noFill/>
            </a:ln>
            <a:effectLst/>
          </c:spPr>
          <c:invertIfNegative val="0"/>
          <c:dLbls>
            <c:spPr>
              <a:noFill/>
              <a:ln>
                <a:noFill/>
              </a:ln>
              <a:effectLst/>
            </c:spPr>
            <c:txPr>
              <a:bodyPr rot="0" spcFirstLastPara="1" vertOverflow="ellipsis" vert="horz" wrap="square" lIns="38100" tIns="19050" rIns="38100" bIns="19050" anchor="ctr" anchorCtr="0">
                <a:spAutoFit/>
              </a:bodyPr>
              <a:lstStyle/>
              <a:p>
                <a:pPr algn="ctr">
                  <a:defRPr lang="pt-B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31'!$B$3:$C$3</c:f>
              <c:numCache>
                <c:formatCode>General</c:formatCode>
                <c:ptCount val="2"/>
                <c:pt idx="0">
                  <c:v>2015</c:v>
                </c:pt>
                <c:pt idx="1">
                  <c:v>2016</c:v>
                </c:pt>
              </c:numCache>
            </c:numRef>
          </c:cat>
          <c:val>
            <c:numRef>
              <c:f>'CDIA Gráfico 31'!$B$4:$C$4</c:f>
              <c:numCache>
                <c:formatCode>#,##0</c:formatCode>
                <c:ptCount val="2"/>
                <c:pt idx="0">
                  <c:v>249</c:v>
                </c:pt>
                <c:pt idx="1">
                  <c:v>227</c:v>
                </c:pt>
              </c:numCache>
            </c:numRef>
          </c:val>
          <c:extLst>
            <c:ext xmlns:c16="http://schemas.microsoft.com/office/drawing/2014/chart" uri="{C3380CC4-5D6E-409C-BE32-E72D297353CC}">
              <c16:uniqueId val="{00000000-ABED-4F03-B93B-03E4E01F6D98}"/>
            </c:ext>
          </c:extLst>
        </c:ser>
        <c:ser>
          <c:idx val="1"/>
          <c:order val="1"/>
          <c:tx>
            <c:strRef>
              <c:f>'CDIA Gráfico 31'!$A$5</c:f>
              <c:strCache>
                <c:ptCount val="1"/>
                <c:pt idx="0">
                  <c:v>Nordeste</c:v>
                </c:pt>
              </c:strCache>
            </c:strRef>
          </c:tx>
          <c:spPr>
            <a:solidFill>
              <a:schemeClr val="accent1">
                <a:shade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31'!$B$3:$C$3</c:f>
              <c:numCache>
                <c:formatCode>General</c:formatCode>
                <c:ptCount val="2"/>
                <c:pt idx="0">
                  <c:v>2015</c:v>
                </c:pt>
                <c:pt idx="1">
                  <c:v>2016</c:v>
                </c:pt>
              </c:numCache>
            </c:numRef>
          </c:cat>
          <c:val>
            <c:numRef>
              <c:f>'CDIA Gráfico 31'!$B$5:$C$5</c:f>
              <c:numCache>
                <c:formatCode>#,##0</c:formatCode>
                <c:ptCount val="2"/>
                <c:pt idx="0">
                  <c:v>1607</c:v>
                </c:pt>
                <c:pt idx="1">
                  <c:v>2602</c:v>
                </c:pt>
              </c:numCache>
            </c:numRef>
          </c:val>
          <c:extLst>
            <c:ext xmlns:c16="http://schemas.microsoft.com/office/drawing/2014/chart" uri="{C3380CC4-5D6E-409C-BE32-E72D297353CC}">
              <c16:uniqueId val="{00000001-ABED-4F03-B93B-03E4E01F6D98}"/>
            </c:ext>
          </c:extLst>
        </c:ser>
        <c:ser>
          <c:idx val="3"/>
          <c:order val="2"/>
          <c:tx>
            <c:strRef>
              <c:f>'CDIA Gráfico 31'!$A$6</c:f>
              <c:strCache>
                <c:ptCount val="1"/>
                <c:pt idx="0">
                  <c:v>Sudeste</c:v>
                </c:pt>
              </c:strCache>
            </c:strRef>
          </c:tx>
          <c:spPr>
            <a:solidFill>
              <a:schemeClr val="accent1">
                <a:tint val="9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'CDIA Gráfico 31'!$B$6:$C$6</c:f>
              <c:numCache>
                <c:formatCode>#,##0</c:formatCode>
                <c:ptCount val="2"/>
                <c:pt idx="0">
                  <c:v>13449</c:v>
                </c:pt>
                <c:pt idx="1">
                  <c:v>14800</c:v>
                </c:pt>
              </c:numCache>
            </c:numRef>
          </c:val>
          <c:extLst>
            <c:ext xmlns:c16="http://schemas.microsoft.com/office/drawing/2014/chart" uri="{C3380CC4-5D6E-409C-BE32-E72D297353CC}">
              <c16:uniqueId val="{00000002-ABED-4F03-B93B-03E4E01F6D98}"/>
            </c:ext>
          </c:extLst>
        </c:ser>
        <c:ser>
          <c:idx val="4"/>
          <c:order val="3"/>
          <c:tx>
            <c:strRef>
              <c:f>'CDIA Gráfico 31'!$A$7</c:f>
              <c:strCache>
                <c:ptCount val="1"/>
                <c:pt idx="0">
                  <c:v>Sul</c:v>
                </c:pt>
              </c:strCache>
            </c:strRef>
          </c:tx>
          <c:spPr>
            <a:solidFill>
              <a:schemeClr val="accent1">
                <a:tint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'CDIA Gráfico 31'!$B$7:$C$7</c:f>
              <c:numCache>
                <c:formatCode>#,##0</c:formatCode>
                <c:ptCount val="2"/>
                <c:pt idx="0">
                  <c:v>4979</c:v>
                </c:pt>
                <c:pt idx="1">
                  <c:v>5053</c:v>
                </c:pt>
              </c:numCache>
            </c:numRef>
          </c:val>
          <c:extLst>
            <c:ext xmlns:c16="http://schemas.microsoft.com/office/drawing/2014/chart" uri="{C3380CC4-5D6E-409C-BE32-E72D297353CC}">
              <c16:uniqueId val="{00000003-ABED-4F03-B93B-03E4E01F6D98}"/>
            </c:ext>
          </c:extLst>
        </c:ser>
        <c:ser>
          <c:idx val="5"/>
          <c:order val="4"/>
          <c:tx>
            <c:strRef>
              <c:f>'CDIA Gráfico 31'!$A$8</c:f>
              <c:strCache>
                <c:ptCount val="1"/>
                <c:pt idx="0">
                  <c:v>Centro-Oeste</c:v>
                </c:pt>
              </c:strCache>
            </c:strRef>
          </c:tx>
          <c:spPr>
            <a:solidFill>
              <a:schemeClr val="accent1">
                <a:tint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'CDIA Gráfico 31'!$B$8:$C$8</c:f>
              <c:numCache>
                <c:formatCode>#,##0</c:formatCode>
                <c:ptCount val="2"/>
                <c:pt idx="0">
                  <c:v>2200</c:v>
                </c:pt>
                <c:pt idx="1">
                  <c:v>2469</c:v>
                </c:pt>
              </c:numCache>
            </c:numRef>
          </c:val>
          <c:extLst>
            <c:ext xmlns:c16="http://schemas.microsoft.com/office/drawing/2014/chart" uri="{C3380CC4-5D6E-409C-BE32-E72D297353CC}">
              <c16:uniqueId val="{00000004-ABED-4F03-B93B-03E4E01F6D98}"/>
            </c:ext>
          </c:extLst>
        </c:ser>
        <c:dLbls>
          <c:showLegendKey val="0"/>
          <c:showVal val="0"/>
          <c:showCatName val="0"/>
          <c:showSerName val="0"/>
          <c:showPercent val="0"/>
          <c:showBubbleSize val="0"/>
        </c:dLbls>
        <c:gapWidth val="150"/>
        <c:axId val="586472512"/>
        <c:axId val="586473072"/>
      </c:barChart>
      <c:lineChart>
        <c:grouping val="standard"/>
        <c:varyColors val="0"/>
        <c:ser>
          <c:idx val="2"/>
          <c:order val="5"/>
          <c:tx>
            <c:strRef>
              <c:f>'CDIA Gráfico 31'!$A$9</c:f>
              <c:strCache>
                <c:ptCount val="1"/>
                <c:pt idx="0">
                  <c:v>Brasil</c:v>
                </c:pt>
              </c:strCache>
            </c:strRef>
          </c:tx>
          <c:spPr>
            <a:ln w="28575" cap="rnd">
              <a:solidFill>
                <a:schemeClr val="accent1">
                  <a:shade val="90000"/>
                </a:schemeClr>
              </a:solidFill>
              <a:round/>
            </a:ln>
            <a:effectLst/>
          </c:spPr>
          <c:marker>
            <c:symbol val="circle"/>
            <c:size val="5"/>
            <c:spPr>
              <a:solidFill>
                <a:schemeClr val="accent1">
                  <a:shade val="90000"/>
                </a:schemeClr>
              </a:solidFill>
              <a:ln w="9525">
                <a:solidFill>
                  <a:schemeClr val="accent1">
                    <a:shade val="9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31'!$B$3:$C$3</c:f>
              <c:numCache>
                <c:formatCode>General</c:formatCode>
                <c:ptCount val="2"/>
                <c:pt idx="0">
                  <c:v>2015</c:v>
                </c:pt>
                <c:pt idx="1">
                  <c:v>2016</c:v>
                </c:pt>
              </c:numCache>
            </c:numRef>
          </c:cat>
          <c:val>
            <c:numRef>
              <c:f>'CDIA Gráfico 31'!$B$9:$C$9</c:f>
              <c:numCache>
                <c:formatCode>#,##0</c:formatCode>
                <c:ptCount val="2"/>
                <c:pt idx="0">
                  <c:v>22484</c:v>
                </c:pt>
                <c:pt idx="1">
                  <c:v>25151</c:v>
                </c:pt>
              </c:numCache>
            </c:numRef>
          </c:val>
          <c:smooth val="0"/>
          <c:extLst>
            <c:ext xmlns:c16="http://schemas.microsoft.com/office/drawing/2014/chart" uri="{C3380CC4-5D6E-409C-BE32-E72D297353CC}">
              <c16:uniqueId val="{00000005-ABED-4F03-B93B-03E4E01F6D98}"/>
            </c:ext>
          </c:extLst>
        </c:ser>
        <c:dLbls>
          <c:showLegendKey val="0"/>
          <c:showVal val="0"/>
          <c:showCatName val="0"/>
          <c:showSerName val="0"/>
          <c:showPercent val="0"/>
          <c:showBubbleSize val="0"/>
        </c:dLbls>
        <c:marker val="1"/>
        <c:smooth val="0"/>
        <c:axId val="586474192"/>
        <c:axId val="586473632"/>
      </c:lineChart>
      <c:catAx>
        <c:axId val="58647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86473072"/>
        <c:crosses val="autoZero"/>
        <c:auto val="1"/>
        <c:lblAlgn val="ctr"/>
        <c:lblOffset val="100"/>
        <c:noMultiLvlLbl val="0"/>
      </c:catAx>
      <c:valAx>
        <c:axId val="586473072"/>
        <c:scaling>
          <c:orientation val="minMax"/>
        </c:scaling>
        <c:delete val="1"/>
        <c:axPos val="l"/>
        <c:numFmt formatCode="#,##0" sourceLinked="1"/>
        <c:majorTickMark val="none"/>
        <c:minorTickMark val="none"/>
        <c:tickLblPos val="nextTo"/>
        <c:crossAx val="586472512"/>
        <c:crosses val="autoZero"/>
        <c:crossBetween val="between"/>
      </c:valAx>
      <c:valAx>
        <c:axId val="586473632"/>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86474192"/>
        <c:crosses val="max"/>
        <c:crossBetween val="between"/>
      </c:valAx>
      <c:catAx>
        <c:axId val="586474192"/>
        <c:scaling>
          <c:orientation val="minMax"/>
        </c:scaling>
        <c:delete val="1"/>
        <c:axPos val="b"/>
        <c:numFmt formatCode="General" sourceLinked="1"/>
        <c:majorTickMark val="out"/>
        <c:minorTickMark val="none"/>
        <c:tickLblPos val="nextTo"/>
        <c:crossAx val="5864736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4.904817812286387E-2"/>
          <c:y val="2.9042904290429043E-2"/>
          <c:w val="0.93372186826547277"/>
          <c:h val="0.78348375637335366"/>
        </c:manualLayout>
      </c:layout>
      <c:barChart>
        <c:barDir val="bar"/>
        <c:grouping val="percentStacked"/>
        <c:varyColors val="0"/>
        <c:ser>
          <c:idx val="0"/>
          <c:order val="0"/>
          <c:tx>
            <c:strRef>
              <c:f>'CDIA Gráfico 32'!$A$5</c:f>
              <c:strCache>
                <c:ptCount val="1"/>
                <c:pt idx="0">
                  <c:v>Servidor Estatutário</c:v>
                </c:pt>
              </c:strCache>
            </c:strRef>
          </c:tx>
          <c:spPr>
            <a:solidFill>
              <a:schemeClr val="accent1">
                <a:shade val="4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32'!$B$5:$C$5</c:f>
              <c:numCache>
                <c:formatCode>0.0%</c:formatCode>
                <c:ptCount val="2"/>
                <c:pt idx="0">
                  <c:v>0.137564490304216</c:v>
                </c:pt>
                <c:pt idx="1">
                  <c:v>0.12913999443362101</c:v>
                </c:pt>
              </c:numCache>
            </c:numRef>
          </c:val>
          <c:extLst>
            <c:ext xmlns:c16="http://schemas.microsoft.com/office/drawing/2014/chart" uri="{C3380CC4-5D6E-409C-BE32-E72D297353CC}">
              <c16:uniqueId val="{00000000-65CD-468E-BC9C-15824771C65A}"/>
            </c:ext>
          </c:extLst>
        </c:ser>
        <c:ser>
          <c:idx val="1"/>
          <c:order val="1"/>
          <c:tx>
            <c:strRef>
              <c:f>'CDIA Gráfico 32'!$A$6</c:f>
              <c:strCache>
                <c:ptCount val="1"/>
                <c:pt idx="0">
                  <c:v>Empregado Público (CLT)</c:v>
                </c:pt>
              </c:strCache>
            </c:strRef>
          </c:tx>
          <c:spPr>
            <a:solidFill>
              <a:schemeClr val="accent1">
                <a:shade val="61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32'!$B$6:$C$6</c:f>
              <c:numCache>
                <c:formatCode>0.0%</c:formatCode>
                <c:ptCount val="2"/>
                <c:pt idx="0">
                  <c:v>6.3378402419498298E-2</c:v>
                </c:pt>
                <c:pt idx="1">
                  <c:v>7.9320901753409404E-2</c:v>
                </c:pt>
              </c:numCache>
            </c:numRef>
          </c:val>
          <c:extLst>
            <c:ext xmlns:c16="http://schemas.microsoft.com/office/drawing/2014/chart" uri="{C3380CC4-5D6E-409C-BE32-E72D297353CC}">
              <c16:uniqueId val="{00000001-65CD-468E-BC9C-15824771C65A}"/>
            </c:ext>
          </c:extLst>
        </c:ser>
        <c:ser>
          <c:idx val="2"/>
          <c:order val="2"/>
          <c:tx>
            <c:strRef>
              <c:f>'CDIA Gráfico 32'!$A$7</c:f>
              <c:strCache>
                <c:ptCount val="1"/>
                <c:pt idx="0">
                  <c:v>Outro vínculo não permanente</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32'!$B$7:$C$7</c:f>
              <c:numCache>
                <c:formatCode>0.0%</c:formatCode>
                <c:ptCount val="2"/>
                <c:pt idx="0">
                  <c:v>9.5312222024550794E-2</c:v>
                </c:pt>
                <c:pt idx="1">
                  <c:v>9.4429644944534999E-2</c:v>
                </c:pt>
              </c:numCache>
            </c:numRef>
          </c:val>
          <c:extLst>
            <c:ext xmlns:c16="http://schemas.microsoft.com/office/drawing/2014/chart" uri="{C3380CC4-5D6E-409C-BE32-E72D297353CC}">
              <c16:uniqueId val="{00000002-65CD-468E-BC9C-15824771C65A}"/>
            </c:ext>
          </c:extLst>
        </c:ser>
        <c:ser>
          <c:idx val="3"/>
          <c:order val="3"/>
          <c:tx>
            <c:strRef>
              <c:f>'CDIA Gráfico 32'!$A$8</c:f>
              <c:strCache>
                <c:ptCount val="1"/>
                <c:pt idx="0">
                  <c:v>Voluntário</c:v>
                </c:pt>
              </c:strCache>
            </c:strRef>
          </c:tx>
          <c:spPr>
            <a:solidFill>
              <a:schemeClr val="accent1">
                <a:shade val="9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32'!$B$8:$C$8</c:f>
              <c:numCache>
                <c:formatCode>0.0%</c:formatCode>
                <c:ptCount val="2"/>
                <c:pt idx="0">
                  <c:v>1.7256715886852899E-2</c:v>
                </c:pt>
                <c:pt idx="1">
                  <c:v>2.0396803308019601E-2</c:v>
                </c:pt>
              </c:numCache>
            </c:numRef>
          </c:val>
          <c:extLst>
            <c:ext xmlns:c16="http://schemas.microsoft.com/office/drawing/2014/chart" uri="{C3380CC4-5D6E-409C-BE32-E72D297353CC}">
              <c16:uniqueId val="{00000003-65CD-468E-BC9C-15824771C65A}"/>
            </c:ext>
          </c:extLst>
        </c:ser>
        <c:ser>
          <c:idx val="4"/>
          <c:order val="4"/>
          <c:tx>
            <c:strRef>
              <c:f>'CDIA Gráfico 32'!$A$9</c:f>
              <c:strCache>
                <c:ptCount val="1"/>
                <c:pt idx="0">
                  <c:v>Servidor Temporário</c:v>
                </c:pt>
              </c:strCache>
            </c:strRef>
          </c:tx>
          <c:spPr>
            <a:solidFill>
              <a:schemeClr val="accent1">
                <a:tint val="9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32'!$B$9:$C$9</c:f>
              <c:numCache>
                <c:formatCode>0.0%</c:formatCode>
                <c:ptCount val="2"/>
                <c:pt idx="0">
                  <c:v>6.3689734922611596E-2</c:v>
                </c:pt>
                <c:pt idx="1">
                  <c:v>6.2263925887638703E-2</c:v>
                </c:pt>
              </c:numCache>
            </c:numRef>
          </c:val>
          <c:extLst>
            <c:ext xmlns:c16="http://schemas.microsoft.com/office/drawing/2014/chart" uri="{C3380CC4-5D6E-409C-BE32-E72D297353CC}">
              <c16:uniqueId val="{00000004-65CD-468E-BC9C-15824771C65A}"/>
            </c:ext>
          </c:extLst>
        </c:ser>
        <c:ser>
          <c:idx val="5"/>
          <c:order val="5"/>
          <c:tx>
            <c:strRef>
              <c:f>'CDIA Gráfico 32'!$A$10</c:f>
              <c:strCache>
                <c:ptCount val="1"/>
                <c:pt idx="0">
                  <c:v>Comissionado</c:v>
                </c:pt>
              </c:strCache>
            </c:strRef>
          </c:tx>
          <c:spPr>
            <a:solidFill>
              <a:schemeClr val="accent1">
                <a:tint val="77000"/>
              </a:schemeClr>
            </a:solidFill>
            <a:ln>
              <a:noFill/>
            </a:ln>
            <a:effectLst/>
          </c:spPr>
          <c:invertIfNegative val="0"/>
          <c:dLbls>
            <c:dLbl>
              <c:idx val="0"/>
              <c:layout>
                <c:manualLayout>
                  <c:x val="0"/>
                  <c:y val="-0.12145214521452145"/>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5CD-468E-BC9C-15824771C65A}"/>
                </c:ext>
              </c:extLst>
            </c:dLbl>
            <c:dLbl>
              <c:idx val="1"/>
              <c:layout>
                <c:manualLayout>
                  <c:x val="-9.7193487329615852E-17"/>
                  <c:y val="-0.1108910891089109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5CD-468E-BC9C-15824771C65A}"/>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32'!$B$10:$C$10</c:f>
              <c:numCache>
                <c:formatCode>0.0%</c:formatCode>
                <c:ptCount val="2"/>
                <c:pt idx="0">
                  <c:v>7.9612168653264495E-3</c:v>
                </c:pt>
                <c:pt idx="1">
                  <c:v>7.4350920440539097E-3</c:v>
                </c:pt>
              </c:numCache>
            </c:numRef>
          </c:val>
          <c:extLst>
            <c:ext xmlns:c16="http://schemas.microsoft.com/office/drawing/2014/chart" uri="{C3380CC4-5D6E-409C-BE32-E72D297353CC}">
              <c16:uniqueId val="{00000007-65CD-468E-BC9C-15824771C65A}"/>
            </c:ext>
          </c:extLst>
        </c:ser>
        <c:ser>
          <c:idx val="6"/>
          <c:order val="6"/>
          <c:tx>
            <c:strRef>
              <c:f>'CDIA Gráfico 32'!$A$11</c:f>
              <c:strCache>
                <c:ptCount val="1"/>
                <c:pt idx="0">
                  <c:v>Terceirizado</c:v>
                </c:pt>
              </c:strCache>
            </c:strRef>
          </c:tx>
          <c:spPr>
            <a:solidFill>
              <a:schemeClr val="accent1">
                <a:tint val="6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32'!$B$11:$C$11</c:f>
              <c:numCache>
                <c:formatCode>0.0%</c:formatCode>
                <c:ptCount val="2"/>
                <c:pt idx="0">
                  <c:v>4.3586550435865498E-2</c:v>
                </c:pt>
                <c:pt idx="1">
                  <c:v>4.6240706134944902E-2</c:v>
                </c:pt>
              </c:numCache>
            </c:numRef>
          </c:val>
          <c:extLst>
            <c:ext xmlns:c16="http://schemas.microsoft.com/office/drawing/2014/chart" uri="{C3380CC4-5D6E-409C-BE32-E72D297353CC}">
              <c16:uniqueId val="{00000008-65CD-468E-BC9C-15824771C65A}"/>
            </c:ext>
          </c:extLst>
        </c:ser>
        <c:ser>
          <c:idx val="7"/>
          <c:order val="7"/>
          <c:tx>
            <c:strRef>
              <c:f>'CDIA Gráfico 32'!$A$12</c:f>
              <c:strCache>
                <c:ptCount val="1"/>
                <c:pt idx="0">
                  <c:v>Empregado Celetista do setor privado - CLT</c:v>
                </c:pt>
              </c:strCache>
            </c:strRef>
          </c:tx>
          <c:spPr>
            <a:solidFill>
              <a:schemeClr val="accent1">
                <a:tint val="4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'CDIA Gráfico 32'!$B$4:$C$4</c:f>
              <c:numCache>
                <c:formatCode>General</c:formatCode>
                <c:ptCount val="2"/>
                <c:pt idx="0">
                  <c:v>2015</c:v>
                </c:pt>
                <c:pt idx="1">
                  <c:v>2016</c:v>
                </c:pt>
              </c:numCache>
            </c:numRef>
          </c:cat>
          <c:val>
            <c:numRef>
              <c:f>'CDIA Gráfico 32'!$B$12:$C$12</c:f>
              <c:numCache>
                <c:formatCode>0.0%</c:formatCode>
                <c:ptCount val="2"/>
                <c:pt idx="0">
                  <c:v>0.57125066714107797</c:v>
                </c:pt>
                <c:pt idx="1">
                  <c:v>0.56077293149377805</c:v>
                </c:pt>
              </c:numCache>
            </c:numRef>
          </c:val>
          <c:extLst>
            <c:ext xmlns:c16="http://schemas.microsoft.com/office/drawing/2014/chart" uri="{C3380CC4-5D6E-409C-BE32-E72D297353CC}">
              <c16:uniqueId val="{00000009-65CD-468E-BC9C-15824771C65A}"/>
            </c:ext>
          </c:extLst>
        </c:ser>
        <c:dLbls>
          <c:dLblPos val="ctr"/>
          <c:showLegendKey val="0"/>
          <c:showVal val="1"/>
          <c:showCatName val="0"/>
          <c:showSerName val="0"/>
          <c:showPercent val="0"/>
          <c:showBubbleSize val="0"/>
        </c:dLbls>
        <c:gapWidth val="182"/>
        <c:overlap val="100"/>
        <c:axId val="586480352"/>
        <c:axId val="586480912"/>
      </c:barChart>
      <c:catAx>
        <c:axId val="586480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86480912"/>
        <c:crosses val="autoZero"/>
        <c:auto val="1"/>
        <c:lblAlgn val="ctr"/>
        <c:lblOffset val="100"/>
        <c:noMultiLvlLbl val="0"/>
      </c:catAx>
      <c:valAx>
        <c:axId val="586480912"/>
        <c:scaling>
          <c:orientation val="minMax"/>
        </c:scaling>
        <c:delete val="1"/>
        <c:axPos val="b"/>
        <c:numFmt formatCode="0%" sourceLinked="1"/>
        <c:majorTickMark val="none"/>
        <c:minorTickMark val="none"/>
        <c:tickLblPos val="nextTo"/>
        <c:crossAx val="586480352"/>
        <c:crosses val="autoZero"/>
        <c:crossBetween val="between"/>
      </c:valAx>
      <c:spPr>
        <a:noFill/>
        <a:ln>
          <a:noFill/>
        </a:ln>
        <a:effectLst/>
      </c:spPr>
    </c:plotArea>
    <c:legend>
      <c:legendPos val="b"/>
      <c:layout>
        <c:manualLayout>
          <c:xMode val="edge"/>
          <c:yMode val="edge"/>
          <c:x val="9.2776673293571907E-3"/>
          <c:y val="0.81113875871256258"/>
          <c:w val="0.9814446653412856"/>
          <c:h val="0.1835808137275891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0"/>
          <c:order val="0"/>
          <c:tx>
            <c:strRef>
              <c:f>'CDIA Gráfico 33'!$B$8</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33'!$A$9:$A$11</c:f>
              <c:strCache>
                <c:ptCount val="3"/>
                <c:pt idx="0">
                  <c:v>Nível Fundamental</c:v>
                </c:pt>
                <c:pt idx="1">
                  <c:v>Nível Médio</c:v>
                </c:pt>
                <c:pt idx="2">
                  <c:v>Nível Superior</c:v>
                </c:pt>
              </c:strCache>
            </c:strRef>
          </c:cat>
          <c:val>
            <c:numRef>
              <c:f>'CDIA Gráfico 33'!$B$9:$B$11</c:f>
              <c:numCache>
                <c:formatCode>#,##0</c:formatCode>
                <c:ptCount val="3"/>
                <c:pt idx="0">
                  <c:v>3025</c:v>
                </c:pt>
                <c:pt idx="1">
                  <c:v>5526</c:v>
                </c:pt>
                <c:pt idx="2">
                  <c:v>13933</c:v>
                </c:pt>
              </c:numCache>
            </c:numRef>
          </c:val>
          <c:extLst>
            <c:ext xmlns:c16="http://schemas.microsoft.com/office/drawing/2014/chart" uri="{C3380CC4-5D6E-409C-BE32-E72D297353CC}">
              <c16:uniqueId val="{00000000-BF06-4D8D-8BF6-91507F19B244}"/>
            </c:ext>
          </c:extLst>
        </c:ser>
        <c:ser>
          <c:idx val="1"/>
          <c:order val="1"/>
          <c:tx>
            <c:strRef>
              <c:f>'CDIA Gráfico 33'!$C$8</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33'!$A$9:$A$11</c:f>
              <c:strCache>
                <c:ptCount val="3"/>
                <c:pt idx="0">
                  <c:v>Nível Fundamental</c:v>
                </c:pt>
                <c:pt idx="1">
                  <c:v>Nível Médio</c:v>
                </c:pt>
                <c:pt idx="2">
                  <c:v>Nível Superior</c:v>
                </c:pt>
              </c:strCache>
            </c:strRef>
          </c:cat>
          <c:val>
            <c:numRef>
              <c:f>'CDIA Gráfico 33'!$C$9:$C$11</c:f>
              <c:numCache>
                <c:formatCode>#,##0</c:formatCode>
                <c:ptCount val="3"/>
                <c:pt idx="0">
                  <c:v>3469</c:v>
                </c:pt>
                <c:pt idx="1">
                  <c:v>6419</c:v>
                </c:pt>
                <c:pt idx="2">
                  <c:v>15263</c:v>
                </c:pt>
              </c:numCache>
            </c:numRef>
          </c:val>
          <c:extLst>
            <c:ext xmlns:c16="http://schemas.microsoft.com/office/drawing/2014/chart" uri="{C3380CC4-5D6E-409C-BE32-E72D297353CC}">
              <c16:uniqueId val="{00000001-BF06-4D8D-8BF6-91507F19B244}"/>
            </c:ext>
          </c:extLst>
        </c:ser>
        <c:dLbls>
          <c:dLblPos val="outEnd"/>
          <c:showLegendKey val="0"/>
          <c:showVal val="1"/>
          <c:showCatName val="0"/>
          <c:showSerName val="0"/>
          <c:showPercent val="0"/>
          <c:showBubbleSize val="0"/>
        </c:dLbls>
        <c:gapWidth val="182"/>
        <c:axId val="586483712"/>
        <c:axId val="586484272"/>
      </c:barChart>
      <c:catAx>
        <c:axId val="5864837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86484272"/>
        <c:crosses val="autoZero"/>
        <c:auto val="1"/>
        <c:lblAlgn val="ctr"/>
        <c:lblOffset val="100"/>
        <c:noMultiLvlLbl val="0"/>
      </c:catAx>
      <c:valAx>
        <c:axId val="586484272"/>
        <c:scaling>
          <c:orientation val="minMax"/>
        </c:scaling>
        <c:delete val="1"/>
        <c:axPos val="b"/>
        <c:numFmt formatCode="#,##0" sourceLinked="1"/>
        <c:majorTickMark val="none"/>
        <c:minorTickMark val="none"/>
        <c:tickLblPos val="nextTo"/>
        <c:crossAx val="586483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1"/>
          <c:order val="0"/>
          <c:tx>
            <c:strRef>
              <c:f>'CDIA Gráfico 34'!$C$3</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34'!$A$4:$A$16</c:f>
              <c:strCache>
                <c:ptCount val="13"/>
                <c:pt idx="0">
                  <c:v>Nutricionista</c:v>
                </c:pt>
                <c:pt idx="1">
                  <c:v>Enfermeiro</c:v>
                </c:pt>
                <c:pt idx="2">
                  <c:v>Administrador</c:v>
                </c:pt>
                <c:pt idx="3">
                  <c:v>Médico</c:v>
                </c:pt>
                <c:pt idx="4">
                  <c:v>Terapeuta Ocupacional</c:v>
                </c:pt>
                <c:pt idx="5">
                  <c:v>Fisioterapeuta</c:v>
                </c:pt>
                <c:pt idx="6">
                  <c:v>Assistente Social</c:v>
                </c:pt>
                <c:pt idx="7">
                  <c:v>Psicólogo</c:v>
                </c:pt>
                <c:pt idx="8">
                  <c:v>Profissional de nível médio</c:v>
                </c:pt>
                <c:pt idx="9">
                  <c:v>Pedagogo</c:v>
                </c:pt>
                <c:pt idx="10">
                  <c:v>Sem formação profissional</c:v>
                </c:pt>
                <c:pt idx="11">
                  <c:v>Outra formação de nível superior*</c:v>
                </c:pt>
                <c:pt idx="12">
                  <c:v>Não informado</c:v>
                </c:pt>
              </c:strCache>
            </c:strRef>
          </c:cat>
          <c:val>
            <c:numRef>
              <c:f>'CDIA Gráfico 34'!$C$4:$C$16</c:f>
              <c:numCache>
                <c:formatCode>#,##0</c:formatCode>
                <c:ptCount val="13"/>
                <c:pt idx="0">
                  <c:v>111</c:v>
                </c:pt>
                <c:pt idx="1">
                  <c:v>134</c:v>
                </c:pt>
                <c:pt idx="2">
                  <c:v>188</c:v>
                </c:pt>
                <c:pt idx="3">
                  <c:v>236</c:v>
                </c:pt>
                <c:pt idx="4">
                  <c:v>605</c:v>
                </c:pt>
                <c:pt idx="5">
                  <c:v>1008</c:v>
                </c:pt>
                <c:pt idx="6">
                  <c:v>1096</c:v>
                </c:pt>
                <c:pt idx="7">
                  <c:v>1267</c:v>
                </c:pt>
                <c:pt idx="8">
                  <c:v>2584</c:v>
                </c:pt>
                <c:pt idx="9">
                  <c:v>3315</c:v>
                </c:pt>
                <c:pt idx="10">
                  <c:v>3555</c:v>
                </c:pt>
                <c:pt idx="11">
                  <c:v>4233</c:v>
                </c:pt>
                <c:pt idx="12">
                  <c:v>6819</c:v>
                </c:pt>
              </c:numCache>
            </c:numRef>
          </c:val>
          <c:extLst>
            <c:ext xmlns:c16="http://schemas.microsoft.com/office/drawing/2014/chart" uri="{C3380CC4-5D6E-409C-BE32-E72D297353CC}">
              <c16:uniqueId val="{00000000-28A2-4AE3-9BB2-17AF422EE2EA}"/>
            </c:ext>
          </c:extLst>
        </c:ser>
        <c:ser>
          <c:idx val="0"/>
          <c:order val="1"/>
          <c:tx>
            <c:strRef>
              <c:f>'CDIA Gráfico 34'!$B$3</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34'!$A$4:$A$16</c:f>
              <c:strCache>
                <c:ptCount val="13"/>
                <c:pt idx="0">
                  <c:v>Nutricionista</c:v>
                </c:pt>
                <c:pt idx="1">
                  <c:v>Enfermeiro</c:v>
                </c:pt>
                <c:pt idx="2">
                  <c:v>Administrador</c:v>
                </c:pt>
                <c:pt idx="3">
                  <c:v>Médico</c:v>
                </c:pt>
                <c:pt idx="4">
                  <c:v>Terapeuta Ocupacional</c:v>
                </c:pt>
                <c:pt idx="5">
                  <c:v>Fisioterapeuta</c:v>
                </c:pt>
                <c:pt idx="6">
                  <c:v>Assistente Social</c:v>
                </c:pt>
                <c:pt idx="7">
                  <c:v>Psicólogo</c:v>
                </c:pt>
                <c:pt idx="8">
                  <c:v>Profissional de nível médio</c:v>
                </c:pt>
                <c:pt idx="9">
                  <c:v>Pedagogo</c:v>
                </c:pt>
                <c:pt idx="10">
                  <c:v>Sem formação profissional</c:v>
                </c:pt>
                <c:pt idx="11">
                  <c:v>Outra formação de nível superior*</c:v>
                </c:pt>
                <c:pt idx="12">
                  <c:v>Não informado</c:v>
                </c:pt>
              </c:strCache>
            </c:strRef>
          </c:cat>
          <c:val>
            <c:numRef>
              <c:f>'CDIA Gráfico 34'!$B$4:$B$16</c:f>
              <c:numCache>
                <c:formatCode>#,##0</c:formatCode>
                <c:ptCount val="13"/>
                <c:pt idx="0">
                  <c:v>133</c:v>
                </c:pt>
                <c:pt idx="1">
                  <c:v>138</c:v>
                </c:pt>
                <c:pt idx="2">
                  <c:v>198</c:v>
                </c:pt>
                <c:pt idx="3">
                  <c:v>239</c:v>
                </c:pt>
                <c:pt idx="4">
                  <c:v>654</c:v>
                </c:pt>
                <c:pt idx="5">
                  <c:v>1088</c:v>
                </c:pt>
                <c:pt idx="6">
                  <c:v>1343</c:v>
                </c:pt>
                <c:pt idx="7">
                  <c:v>1477</c:v>
                </c:pt>
                <c:pt idx="8">
                  <c:v>3524</c:v>
                </c:pt>
                <c:pt idx="9">
                  <c:v>3823</c:v>
                </c:pt>
                <c:pt idx="10">
                  <c:v>4483</c:v>
                </c:pt>
                <c:pt idx="11">
                  <c:v>4620</c:v>
                </c:pt>
                <c:pt idx="12">
                  <c:v>764</c:v>
                </c:pt>
              </c:numCache>
            </c:numRef>
          </c:val>
          <c:extLst>
            <c:ext xmlns:c16="http://schemas.microsoft.com/office/drawing/2014/chart" uri="{C3380CC4-5D6E-409C-BE32-E72D297353CC}">
              <c16:uniqueId val="{00000001-28A2-4AE3-9BB2-17AF422EE2EA}"/>
            </c:ext>
          </c:extLst>
        </c:ser>
        <c:dLbls>
          <c:dLblPos val="outEnd"/>
          <c:showLegendKey val="0"/>
          <c:showVal val="1"/>
          <c:showCatName val="0"/>
          <c:showSerName val="0"/>
          <c:showPercent val="0"/>
          <c:showBubbleSize val="0"/>
        </c:dLbls>
        <c:gapWidth val="182"/>
        <c:axId val="586487072"/>
        <c:axId val="586487632"/>
      </c:barChart>
      <c:catAx>
        <c:axId val="586487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487632"/>
        <c:crosses val="autoZero"/>
        <c:auto val="1"/>
        <c:lblAlgn val="ctr"/>
        <c:lblOffset val="100"/>
        <c:noMultiLvlLbl val="0"/>
      </c:catAx>
      <c:valAx>
        <c:axId val="586487632"/>
        <c:scaling>
          <c:orientation val="minMax"/>
        </c:scaling>
        <c:delete val="1"/>
        <c:axPos val="b"/>
        <c:numFmt formatCode="#,##0" sourceLinked="1"/>
        <c:majorTickMark val="none"/>
        <c:minorTickMark val="none"/>
        <c:tickLblPos val="nextTo"/>
        <c:crossAx val="58648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7.3517868771235066E-3"/>
          <c:y val="2.7964991986570063E-2"/>
          <c:w val="0.97411002516535206"/>
          <c:h val="0.70781561117589797"/>
        </c:manualLayout>
      </c:layout>
      <c:barChart>
        <c:barDir val="col"/>
        <c:grouping val="stacked"/>
        <c:varyColors val="0"/>
        <c:ser>
          <c:idx val="4"/>
          <c:order val="0"/>
          <c:tx>
            <c:strRef>
              <c:f>'CDIA Gráfico 35'!$F$5</c:f>
              <c:strCache>
                <c:ptCount val="1"/>
                <c:pt idx="0">
                  <c:v>Centro-Oeste</c:v>
                </c:pt>
              </c:strCache>
            </c:strRef>
          </c:tx>
          <c:spPr>
            <a:solidFill>
              <a:schemeClr val="accent1">
                <a:tint val="54000"/>
              </a:schemeClr>
            </a:solidFill>
            <a:ln>
              <a:noFill/>
            </a:ln>
            <a:effectLst/>
          </c:spPr>
          <c:invertIfNegative val="0"/>
          <c:dLbls>
            <c:dLbl>
              <c:idx val="6"/>
              <c:layout>
                <c:manualLayout>
                  <c:x val="3.4986706677372803E-2"/>
                  <c:y val="-1.308055149782360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4E-4DB4-8073-A2CBCC7782A0}"/>
                </c:ext>
              </c:extLst>
            </c:dLbl>
            <c:dLbl>
              <c:idx val="7"/>
              <c:layout>
                <c:manualLayout>
                  <c:x val="3.8358410544266211E-2"/>
                  <c:y val="-1.083786454626378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74E-4DB4-8073-A2CBCC7782A0}"/>
                </c:ext>
              </c:extLst>
            </c:dLbl>
            <c:dLbl>
              <c:idx val="8"/>
              <c:layout>
                <c:manualLayout>
                  <c:x val="4.150255034973712E-2"/>
                  <c:y val="-1.474306167088044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74E-4DB4-8073-A2CBCC7782A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35'!$A$6:$A$14</c:f>
              <c:strCache>
                <c:ptCount val="9"/>
                <c:pt idx="0">
                  <c:v>Técnico(a) de nível superior</c:v>
                </c:pt>
                <c:pt idx="1">
                  <c:v>Outros</c:v>
                </c:pt>
                <c:pt idx="2">
                  <c:v>Orientador/Educador(a) Social</c:v>
                </c:pt>
                <c:pt idx="3">
                  <c:v>Serviços Gerais</c:v>
                </c:pt>
                <c:pt idx="4">
                  <c:v>Apoio Administrativo</c:v>
                </c:pt>
                <c:pt idx="5">
                  <c:v>Cuidador(a)</c:v>
                </c:pt>
                <c:pt idx="6">
                  <c:v>Coordenador(a)</c:v>
                </c:pt>
                <c:pt idx="7">
                  <c:v>Estagiário(a)</c:v>
                </c:pt>
                <c:pt idx="8">
                  <c:v>Auxiliar de Cuidador(a)</c:v>
                </c:pt>
              </c:strCache>
            </c:strRef>
          </c:cat>
          <c:val>
            <c:numRef>
              <c:f>'CDIA Gráfico 35'!$F$6:$F$14</c:f>
              <c:numCache>
                <c:formatCode>#,##0</c:formatCode>
                <c:ptCount val="9"/>
                <c:pt idx="0">
                  <c:v>701</c:v>
                </c:pt>
                <c:pt idx="1">
                  <c:v>804</c:v>
                </c:pt>
                <c:pt idx="2">
                  <c:v>271</c:v>
                </c:pt>
                <c:pt idx="3">
                  <c:v>252</c:v>
                </c:pt>
                <c:pt idx="4">
                  <c:v>191</c:v>
                </c:pt>
                <c:pt idx="5">
                  <c:v>108</c:v>
                </c:pt>
                <c:pt idx="6">
                  <c:v>77</c:v>
                </c:pt>
                <c:pt idx="7">
                  <c:v>39</c:v>
                </c:pt>
                <c:pt idx="8">
                  <c:v>26</c:v>
                </c:pt>
              </c:numCache>
            </c:numRef>
          </c:val>
          <c:extLst>
            <c:ext xmlns:c16="http://schemas.microsoft.com/office/drawing/2014/chart" uri="{C3380CC4-5D6E-409C-BE32-E72D297353CC}">
              <c16:uniqueId val="{00000003-074E-4DB4-8073-A2CBCC7782A0}"/>
            </c:ext>
          </c:extLst>
        </c:ser>
        <c:ser>
          <c:idx val="3"/>
          <c:order val="1"/>
          <c:tx>
            <c:strRef>
              <c:f>'CDIA Gráfico 35'!$E$5</c:f>
              <c:strCache>
                <c:ptCount val="1"/>
                <c:pt idx="0">
                  <c:v>Sul</c:v>
                </c:pt>
              </c:strCache>
            </c:strRef>
          </c:tx>
          <c:spPr>
            <a:solidFill>
              <a:schemeClr val="accent1">
                <a:tint val="77000"/>
              </a:schemeClr>
            </a:solidFill>
            <a:ln>
              <a:noFill/>
            </a:ln>
            <a:effectLst/>
          </c:spPr>
          <c:invertIfNegative val="0"/>
          <c:dLbls>
            <c:dLbl>
              <c:idx val="7"/>
              <c:layout>
                <c:manualLayout>
                  <c:x val="3.9685207274253058E-2"/>
                  <c:y val="-3.006643102657646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74E-4DB4-8073-A2CBCC7782A0}"/>
                </c:ext>
              </c:extLst>
            </c:dLbl>
            <c:dLbl>
              <c:idx val="8"/>
              <c:layout>
                <c:manualLayout>
                  <c:x val="4.2162581210339715E-2"/>
                  <c:y val="-3.447378476724399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74E-4DB4-8073-A2CBCC7782A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35'!$A$6:$A$14</c:f>
              <c:strCache>
                <c:ptCount val="9"/>
                <c:pt idx="0">
                  <c:v>Técnico(a) de nível superior</c:v>
                </c:pt>
                <c:pt idx="1">
                  <c:v>Outros</c:v>
                </c:pt>
                <c:pt idx="2">
                  <c:v>Orientador/Educador(a) Social</c:v>
                </c:pt>
                <c:pt idx="3">
                  <c:v>Serviços Gerais</c:v>
                </c:pt>
                <c:pt idx="4">
                  <c:v>Apoio Administrativo</c:v>
                </c:pt>
                <c:pt idx="5">
                  <c:v>Cuidador(a)</c:v>
                </c:pt>
                <c:pt idx="6">
                  <c:v>Coordenador(a)</c:v>
                </c:pt>
                <c:pt idx="7">
                  <c:v>Estagiário(a)</c:v>
                </c:pt>
                <c:pt idx="8">
                  <c:v>Auxiliar de Cuidador(a)</c:v>
                </c:pt>
              </c:strCache>
            </c:strRef>
          </c:cat>
          <c:val>
            <c:numRef>
              <c:f>'CDIA Gráfico 35'!$E$6:$E$14</c:f>
              <c:numCache>
                <c:formatCode>#,##0</c:formatCode>
                <c:ptCount val="9"/>
                <c:pt idx="0">
                  <c:v>1903</c:v>
                </c:pt>
                <c:pt idx="1">
                  <c:v>1271</c:v>
                </c:pt>
                <c:pt idx="2">
                  <c:v>516</c:v>
                </c:pt>
                <c:pt idx="3">
                  <c:v>531</c:v>
                </c:pt>
                <c:pt idx="4">
                  <c:v>392</c:v>
                </c:pt>
                <c:pt idx="5">
                  <c:v>160</c:v>
                </c:pt>
                <c:pt idx="6">
                  <c:v>200</c:v>
                </c:pt>
                <c:pt idx="7">
                  <c:v>51</c:v>
                </c:pt>
                <c:pt idx="8">
                  <c:v>29</c:v>
                </c:pt>
              </c:numCache>
            </c:numRef>
          </c:val>
          <c:extLst>
            <c:ext xmlns:c16="http://schemas.microsoft.com/office/drawing/2014/chart" uri="{C3380CC4-5D6E-409C-BE32-E72D297353CC}">
              <c16:uniqueId val="{00000006-074E-4DB4-8073-A2CBCC7782A0}"/>
            </c:ext>
          </c:extLst>
        </c:ser>
        <c:ser>
          <c:idx val="2"/>
          <c:order val="2"/>
          <c:tx>
            <c:strRef>
              <c:f>'CDIA Gráfico 35'!$D$5</c:f>
              <c:strCache>
                <c:ptCount val="1"/>
                <c:pt idx="0">
                  <c:v>Sudeste</c:v>
                </c:pt>
              </c:strCache>
            </c:strRef>
          </c:tx>
          <c:spPr>
            <a:solidFill>
              <a:schemeClr val="accent1"/>
            </a:solidFill>
            <a:ln>
              <a:noFill/>
            </a:ln>
            <a:effectLst/>
          </c:spPr>
          <c:invertIfNegative val="0"/>
          <c:dLbls>
            <c:dLbl>
              <c:idx val="6"/>
              <c:layout>
                <c:manualLayout>
                  <c:x val="-1.0787364897876819E-17"/>
                  <c:y val="-1.4837121802209831E-16"/>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74E-4DB4-8073-A2CBCC7782A0}"/>
                </c:ext>
              </c:extLst>
            </c:dLbl>
            <c:dLbl>
              <c:idx val="7"/>
              <c:layout>
                <c:manualLayout>
                  <c:x val="3.7596166020977415E-2"/>
                  <c:y val="-4.032411879433726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74E-4DB4-8073-A2CBCC7782A0}"/>
                </c:ext>
              </c:extLst>
            </c:dLbl>
            <c:dLbl>
              <c:idx val="8"/>
              <c:layout>
                <c:manualLayout>
                  <c:x val="4.3277581722992585E-2"/>
                  <c:y val="-4.921684643812431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74E-4DB4-8073-A2CBCC7782A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35'!$A$6:$A$14</c:f>
              <c:strCache>
                <c:ptCount val="9"/>
                <c:pt idx="0">
                  <c:v>Técnico(a) de nível superior</c:v>
                </c:pt>
                <c:pt idx="1">
                  <c:v>Outros</c:v>
                </c:pt>
                <c:pt idx="2">
                  <c:v>Orientador/Educador(a) Social</c:v>
                </c:pt>
                <c:pt idx="3">
                  <c:v>Serviços Gerais</c:v>
                </c:pt>
                <c:pt idx="4">
                  <c:v>Apoio Administrativo</c:v>
                </c:pt>
                <c:pt idx="5">
                  <c:v>Cuidador(a)</c:v>
                </c:pt>
                <c:pt idx="6">
                  <c:v>Coordenador(a)</c:v>
                </c:pt>
                <c:pt idx="7">
                  <c:v>Estagiário(a)</c:v>
                </c:pt>
                <c:pt idx="8">
                  <c:v>Auxiliar de Cuidador(a)</c:v>
                </c:pt>
              </c:strCache>
            </c:strRef>
          </c:cat>
          <c:val>
            <c:numRef>
              <c:f>'CDIA Gráfico 35'!$D$6:$D$14</c:f>
              <c:numCache>
                <c:formatCode>#,##0</c:formatCode>
                <c:ptCount val="9"/>
                <c:pt idx="0">
                  <c:v>4779</c:v>
                </c:pt>
                <c:pt idx="1">
                  <c:v>3650</c:v>
                </c:pt>
                <c:pt idx="2">
                  <c:v>1871</c:v>
                </c:pt>
                <c:pt idx="3">
                  <c:v>1715</c:v>
                </c:pt>
                <c:pt idx="4">
                  <c:v>1104</c:v>
                </c:pt>
                <c:pt idx="5">
                  <c:v>807</c:v>
                </c:pt>
                <c:pt idx="6">
                  <c:v>567</c:v>
                </c:pt>
                <c:pt idx="7">
                  <c:v>148</c:v>
                </c:pt>
                <c:pt idx="8">
                  <c:v>159</c:v>
                </c:pt>
              </c:numCache>
            </c:numRef>
          </c:val>
          <c:extLst>
            <c:ext xmlns:c16="http://schemas.microsoft.com/office/drawing/2014/chart" uri="{C3380CC4-5D6E-409C-BE32-E72D297353CC}">
              <c16:uniqueId val="{0000000A-074E-4DB4-8073-A2CBCC7782A0}"/>
            </c:ext>
          </c:extLst>
        </c:ser>
        <c:ser>
          <c:idx val="1"/>
          <c:order val="3"/>
          <c:tx>
            <c:strRef>
              <c:f>'CDIA Gráfico 35'!$C$5</c:f>
              <c:strCache>
                <c:ptCount val="1"/>
                <c:pt idx="0">
                  <c:v>Nordeste</c:v>
                </c:pt>
              </c:strCache>
            </c:strRef>
          </c:tx>
          <c:spPr>
            <a:solidFill>
              <a:schemeClr val="accent1">
                <a:shade val="76000"/>
              </a:schemeClr>
            </a:solidFill>
            <a:ln>
              <a:noFill/>
            </a:ln>
            <a:effectLst/>
          </c:spPr>
          <c:invertIfNegative val="0"/>
          <c:dLbls>
            <c:dLbl>
              <c:idx val="2"/>
              <c:layout>
                <c:manualLayout>
                  <c:x val="1.1768170379384995E-3"/>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074E-4DB4-8073-A2CBCC7782A0}"/>
                </c:ext>
              </c:extLst>
            </c:dLbl>
            <c:dLbl>
              <c:idx val="5"/>
              <c:layout>
                <c:manualLayout>
                  <c:x val="3.7275738073765226E-2"/>
                  <c:y val="-2.744843567610810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74E-4DB4-8073-A2CBCC7782A0}"/>
                </c:ext>
              </c:extLst>
            </c:dLbl>
            <c:dLbl>
              <c:idx val="6"/>
              <c:layout>
                <c:manualLayout>
                  <c:x val="3.609893395111588E-2"/>
                  <c:y val="-4.4073537406675257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74E-4DB4-8073-A2CBCC7782A0}"/>
                </c:ext>
              </c:extLst>
            </c:dLbl>
            <c:dLbl>
              <c:idx val="7"/>
              <c:layout>
                <c:manualLayout>
                  <c:x val="3.7299270986802392E-2"/>
                  <c:y val="-5.015780101481191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74E-4DB4-8073-A2CBCC7782A0}"/>
                </c:ext>
              </c:extLst>
            </c:dLbl>
            <c:dLbl>
              <c:idx val="8"/>
              <c:layout>
                <c:manualLayout>
                  <c:x val="4.2171455574852017E-2"/>
                  <c:y val="-6.287770562076362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74E-4DB4-8073-A2CBCC7782A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35'!$A$6:$A$14</c:f>
              <c:strCache>
                <c:ptCount val="9"/>
                <c:pt idx="0">
                  <c:v>Técnico(a) de nível superior</c:v>
                </c:pt>
                <c:pt idx="1">
                  <c:v>Outros</c:v>
                </c:pt>
                <c:pt idx="2">
                  <c:v>Orientador/Educador(a) Social</c:v>
                </c:pt>
                <c:pt idx="3">
                  <c:v>Serviços Gerais</c:v>
                </c:pt>
                <c:pt idx="4">
                  <c:v>Apoio Administrativo</c:v>
                </c:pt>
                <c:pt idx="5">
                  <c:v>Cuidador(a)</c:v>
                </c:pt>
                <c:pt idx="6">
                  <c:v>Coordenador(a)</c:v>
                </c:pt>
                <c:pt idx="7">
                  <c:v>Estagiário(a)</c:v>
                </c:pt>
                <c:pt idx="8">
                  <c:v>Auxiliar de Cuidador(a)</c:v>
                </c:pt>
              </c:strCache>
            </c:strRef>
          </c:cat>
          <c:val>
            <c:numRef>
              <c:f>'CDIA Gráfico 35'!$C$6:$C$14</c:f>
              <c:numCache>
                <c:formatCode>#,##0</c:formatCode>
                <c:ptCount val="9"/>
                <c:pt idx="0">
                  <c:v>1034</c:v>
                </c:pt>
                <c:pt idx="1">
                  <c:v>538</c:v>
                </c:pt>
                <c:pt idx="2">
                  <c:v>237</c:v>
                </c:pt>
                <c:pt idx="3">
                  <c:v>201</c:v>
                </c:pt>
                <c:pt idx="4">
                  <c:v>330</c:v>
                </c:pt>
                <c:pt idx="5">
                  <c:v>110</c:v>
                </c:pt>
                <c:pt idx="6">
                  <c:v>65</c:v>
                </c:pt>
                <c:pt idx="7">
                  <c:v>52</c:v>
                </c:pt>
                <c:pt idx="8">
                  <c:v>35</c:v>
                </c:pt>
              </c:numCache>
            </c:numRef>
          </c:val>
          <c:extLst>
            <c:ext xmlns:c16="http://schemas.microsoft.com/office/drawing/2014/chart" uri="{C3380CC4-5D6E-409C-BE32-E72D297353CC}">
              <c16:uniqueId val="{00000010-074E-4DB4-8073-A2CBCC7782A0}"/>
            </c:ext>
          </c:extLst>
        </c:ser>
        <c:ser>
          <c:idx val="0"/>
          <c:order val="4"/>
          <c:tx>
            <c:strRef>
              <c:f>'CDIA Gráfico 35'!$B$5</c:f>
              <c:strCache>
                <c:ptCount val="1"/>
                <c:pt idx="0">
                  <c:v>Norte</c:v>
                </c:pt>
              </c:strCache>
            </c:strRef>
          </c:tx>
          <c:spPr>
            <a:solidFill>
              <a:schemeClr val="accent1">
                <a:shade val="53000"/>
              </a:schemeClr>
            </a:solidFill>
            <a:ln>
              <a:noFill/>
            </a:ln>
            <a:effectLst/>
          </c:spPr>
          <c:invertIfNegative val="0"/>
          <c:dLbls>
            <c:dLbl>
              <c:idx val="0"/>
              <c:layout>
                <c:manualLayout>
                  <c:x val="-4.3149459591507277E-17"/>
                  <c:y val="-2.225593980286048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74E-4DB4-8073-A2CBCC7782A0}"/>
                </c:ext>
              </c:extLst>
            </c:dLbl>
            <c:dLbl>
              <c:idx val="1"/>
              <c:layout>
                <c:manualLayout>
                  <c:x val="1.3473186979215447E-3"/>
                  <c:y val="-3.417610381184780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074E-4DB4-8073-A2CBCC7782A0}"/>
                </c:ext>
              </c:extLst>
            </c:dLbl>
            <c:dLbl>
              <c:idx val="2"/>
              <c:layout>
                <c:manualLayout>
                  <c:x val="1.0062895473772636E-3"/>
                  <c:y val="-2.680450752325125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74E-4DB4-8073-A2CBCC7782A0}"/>
                </c:ext>
              </c:extLst>
            </c:dLbl>
            <c:dLbl>
              <c:idx val="3"/>
              <c:layout>
                <c:manualLayout>
                  <c:x val="-1.1768170379386289E-3"/>
                  <c:y val="-2.4279207057666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074E-4DB4-8073-A2CBCC7782A0}"/>
                </c:ext>
              </c:extLst>
            </c:dLbl>
            <c:dLbl>
              <c:idx val="4"/>
              <c:layout>
                <c:manualLayout>
                  <c:x val="0"/>
                  <c:y val="-2.4279207057665984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074E-4DB4-8073-A2CBCC7782A0}"/>
                </c:ext>
              </c:extLst>
            </c:dLbl>
            <c:dLbl>
              <c:idx val="5"/>
              <c:layout>
                <c:manualLayout>
                  <c:x val="1.0062895473773004E-3"/>
                  <c:y val="-2.7165285321435868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074E-4DB4-8073-A2CBCC7782A0}"/>
                </c:ext>
              </c:extLst>
            </c:dLbl>
            <c:dLbl>
              <c:idx val="6"/>
              <c:layout>
                <c:manualLayout>
                  <c:x val="0"/>
                  <c:y val="-3.034900882208248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74E-4DB4-8073-A2CBCC7782A0}"/>
                </c:ext>
              </c:extLst>
            </c:dLbl>
            <c:dLbl>
              <c:idx val="7"/>
              <c:layout>
                <c:manualLayout>
                  <c:x val="3.6332282196551012E-2"/>
                  <c:y val="-6.598319608024609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074E-4DB4-8073-A2CBCC7782A0}"/>
                </c:ext>
              </c:extLst>
            </c:dLbl>
            <c:dLbl>
              <c:idx val="8"/>
              <c:layout>
                <c:manualLayout>
                  <c:x val="4.2093646414574346E-2"/>
                  <c:y val="-8.687440363992869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074E-4DB4-8073-A2CBCC7782A0}"/>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'CDIA Gráfico 35'!$A$6:$A$14</c:f>
              <c:strCache>
                <c:ptCount val="9"/>
                <c:pt idx="0">
                  <c:v>Técnico(a) de nível superior</c:v>
                </c:pt>
                <c:pt idx="1">
                  <c:v>Outros</c:v>
                </c:pt>
                <c:pt idx="2">
                  <c:v>Orientador/Educador(a) Social</c:v>
                </c:pt>
                <c:pt idx="3">
                  <c:v>Serviços Gerais</c:v>
                </c:pt>
                <c:pt idx="4">
                  <c:v>Apoio Administrativo</c:v>
                </c:pt>
                <c:pt idx="5">
                  <c:v>Cuidador(a)</c:v>
                </c:pt>
                <c:pt idx="6">
                  <c:v>Coordenador(a)</c:v>
                </c:pt>
                <c:pt idx="7">
                  <c:v>Estagiário(a)</c:v>
                </c:pt>
                <c:pt idx="8">
                  <c:v>Auxiliar de Cuidador(a)</c:v>
                </c:pt>
              </c:strCache>
            </c:strRef>
          </c:cat>
          <c:val>
            <c:numRef>
              <c:f>'CDIA Gráfico 35'!$B$6:$B$14</c:f>
              <c:numCache>
                <c:formatCode>#,##0</c:formatCode>
                <c:ptCount val="9"/>
                <c:pt idx="0">
                  <c:v>76</c:v>
                </c:pt>
                <c:pt idx="1">
                  <c:v>61</c:v>
                </c:pt>
                <c:pt idx="2">
                  <c:v>21</c:v>
                </c:pt>
                <c:pt idx="3">
                  <c:v>19</c:v>
                </c:pt>
                <c:pt idx="4">
                  <c:v>17</c:v>
                </c:pt>
                <c:pt idx="5">
                  <c:v>13</c:v>
                </c:pt>
                <c:pt idx="6">
                  <c:v>9</c:v>
                </c:pt>
                <c:pt idx="7">
                  <c:v>7</c:v>
                </c:pt>
                <c:pt idx="8">
                  <c:v>4</c:v>
                </c:pt>
              </c:numCache>
            </c:numRef>
          </c:val>
          <c:extLst>
            <c:ext xmlns:c16="http://schemas.microsoft.com/office/drawing/2014/chart" uri="{C3380CC4-5D6E-409C-BE32-E72D297353CC}">
              <c16:uniqueId val="{0000001A-074E-4DB4-8073-A2CBCC7782A0}"/>
            </c:ext>
          </c:extLst>
        </c:ser>
        <c:dLbls>
          <c:dLblPos val="ctr"/>
          <c:showLegendKey val="0"/>
          <c:showVal val="1"/>
          <c:showCatName val="0"/>
          <c:showSerName val="0"/>
          <c:showPercent val="0"/>
          <c:showBubbleSize val="0"/>
        </c:dLbls>
        <c:gapWidth val="150"/>
        <c:overlap val="100"/>
        <c:axId val="586492112"/>
        <c:axId val="586492672"/>
      </c:barChart>
      <c:catAx>
        <c:axId val="58649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586492672"/>
        <c:crosses val="autoZero"/>
        <c:auto val="1"/>
        <c:lblAlgn val="ctr"/>
        <c:lblOffset val="100"/>
        <c:noMultiLvlLbl val="0"/>
      </c:catAx>
      <c:valAx>
        <c:axId val="586492672"/>
        <c:scaling>
          <c:orientation val="minMax"/>
          <c:max val="8600"/>
          <c:min val="0"/>
        </c:scaling>
        <c:delete val="1"/>
        <c:axPos val="l"/>
        <c:numFmt formatCode="#,##0" sourceLinked="1"/>
        <c:majorTickMark val="none"/>
        <c:minorTickMark val="none"/>
        <c:tickLblPos val="nextTo"/>
        <c:crossAx val="58649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36'!$A$4:$A$8</c:f>
              <c:numCache>
                <c:formatCode>General</c:formatCode>
                <c:ptCount val="5"/>
                <c:pt idx="0">
                  <c:v>2012</c:v>
                </c:pt>
                <c:pt idx="1">
                  <c:v>2013</c:v>
                </c:pt>
                <c:pt idx="2">
                  <c:v>2014</c:v>
                </c:pt>
                <c:pt idx="3">
                  <c:v>2015</c:v>
                </c:pt>
                <c:pt idx="4">
                  <c:v>2016</c:v>
                </c:pt>
              </c:numCache>
            </c:numRef>
          </c:cat>
          <c:val>
            <c:numRef>
              <c:f>'UNACOL Gráfico 36'!$B$4:$B$8</c:f>
              <c:numCache>
                <c:formatCode>#,##0</c:formatCode>
                <c:ptCount val="5"/>
                <c:pt idx="0">
                  <c:v>67026</c:v>
                </c:pt>
                <c:pt idx="1">
                  <c:v>59086</c:v>
                </c:pt>
                <c:pt idx="2">
                  <c:v>75613</c:v>
                </c:pt>
                <c:pt idx="3">
                  <c:v>83824</c:v>
                </c:pt>
                <c:pt idx="4">
                  <c:v>89384</c:v>
                </c:pt>
              </c:numCache>
            </c:numRef>
          </c:val>
          <c:smooth val="0"/>
          <c:extLst>
            <c:ext xmlns:c16="http://schemas.microsoft.com/office/drawing/2014/chart" uri="{C3380CC4-5D6E-409C-BE32-E72D297353CC}">
              <c16:uniqueId val="{00000000-8626-4E8C-BCB2-C2660F2CF9EC}"/>
            </c:ext>
          </c:extLst>
        </c:ser>
        <c:dLbls>
          <c:dLblPos val="t"/>
          <c:showLegendKey val="0"/>
          <c:showVal val="1"/>
          <c:showCatName val="0"/>
          <c:showSerName val="0"/>
          <c:showPercent val="0"/>
          <c:showBubbleSize val="0"/>
        </c:dLbls>
        <c:marker val="1"/>
        <c:smooth val="0"/>
        <c:axId val="586494912"/>
        <c:axId val="586495472"/>
      </c:lineChart>
      <c:catAx>
        <c:axId val="58649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86495472"/>
        <c:crosses val="autoZero"/>
        <c:auto val="1"/>
        <c:lblAlgn val="ctr"/>
        <c:lblOffset val="100"/>
        <c:noMultiLvlLbl val="0"/>
      </c:catAx>
      <c:valAx>
        <c:axId val="586495472"/>
        <c:scaling>
          <c:orientation val="minMax"/>
        </c:scaling>
        <c:delete val="1"/>
        <c:axPos val="l"/>
        <c:numFmt formatCode="#,##0" sourceLinked="1"/>
        <c:majorTickMark val="none"/>
        <c:minorTickMark val="none"/>
        <c:tickLblPos val="nextTo"/>
        <c:crossAx val="586494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27604012154082402"/>
          <c:y val="3.3324282740519504E-2"/>
          <c:w val="0.40194349150339609"/>
          <c:h val="0.66805780311943763"/>
        </c:manualLayout>
      </c:layout>
      <c:pieChart>
        <c:varyColors val="1"/>
        <c:ser>
          <c:idx val="0"/>
          <c:order val="0"/>
          <c:tx>
            <c:strRef>
              <c:f>'UNACOL Gráfico 37'!$B$3</c:f>
              <c:strCache>
                <c:ptCount val="1"/>
                <c:pt idx="0">
                  <c:v>2016</c:v>
                </c:pt>
              </c:strCache>
            </c:strRef>
          </c:tx>
          <c:dPt>
            <c:idx val="0"/>
            <c:bubble3D val="0"/>
            <c:spPr>
              <a:solidFill>
                <a:schemeClr val="accent1">
                  <a:shade val="44000"/>
                </a:schemeClr>
              </a:solidFill>
              <a:ln w="19050">
                <a:solidFill>
                  <a:schemeClr val="lt1"/>
                </a:solidFill>
              </a:ln>
              <a:effectLst/>
            </c:spPr>
            <c:extLst>
              <c:ext xmlns:c16="http://schemas.microsoft.com/office/drawing/2014/chart" uri="{C3380CC4-5D6E-409C-BE32-E72D297353CC}">
                <c16:uniqueId val="{00000001-DB81-4E2E-BB2E-C1ADA56819B7}"/>
              </c:ext>
            </c:extLst>
          </c:dPt>
          <c:dPt>
            <c:idx val="1"/>
            <c:bubble3D val="0"/>
            <c:spPr>
              <a:solidFill>
                <a:schemeClr val="accent1">
                  <a:shade val="58000"/>
                </a:schemeClr>
              </a:solidFill>
              <a:ln w="19050">
                <a:solidFill>
                  <a:schemeClr val="lt1"/>
                </a:solidFill>
              </a:ln>
              <a:effectLst/>
            </c:spPr>
            <c:extLst>
              <c:ext xmlns:c16="http://schemas.microsoft.com/office/drawing/2014/chart" uri="{C3380CC4-5D6E-409C-BE32-E72D297353CC}">
                <c16:uniqueId val="{00000003-DB81-4E2E-BB2E-C1ADA56819B7}"/>
              </c:ext>
            </c:extLst>
          </c:dPt>
          <c:dPt>
            <c:idx val="2"/>
            <c:bubble3D val="0"/>
            <c:spPr>
              <a:solidFill>
                <a:schemeClr val="accent1">
                  <a:shade val="72000"/>
                </a:schemeClr>
              </a:solidFill>
              <a:ln w="19050">
                <a:solidFill>
                  <a:schemeClr val="lt1"/>
                </a:solidFill>
              </a:ln>
              <a:effectLst/>
            </c:spPr>
            <c:extLst>
              <c:ext xmlns:c16="http://schemas.microsoft.com/office/drawing/2014/chart" uri="{C3380CC4-5D6E-409C-BE32-E72D297353CC}">
                <c16:uniqueId val="{00000005-DB81-4E2E-BB2E-C1ADA56819B7}"/>
              </c:ext>
            </c:extLst>
          </c:dPt>
          <c:dPt>
            <c:idx val="3"/>
            <c:bubble3D val="0"/>
            <c:spPr>
              <a:solidFill>
                <a:schemeClr val="accent1">
                  <a:shade val="86000"/>
                </a:schemeClr>
              </a:solidFill>
              <a:ln w="19050">
                <a:solidFill>
                  <a:schemeClr val="lt1"/>
                </a:solidFill>
              </a:ln>
              <a:effectLst/>
            </c:spPr>
            <c:extLst>
              <c:ext xmlns:c16="http://schemas.microsoft.com/office/drawing/2014/chart" uri="{C3380CC4-5D6E-409C-BE32-E72D297353CC}">
                <c16:uniqueId val="{00000007-DB81-4E2E-BB2E-C1ADA56819B7}"/>
              </c:ext>
            </c:extLst>
          </c:dPt>
          <c:dPt>
            <c:idx val="4"/>
            <c:bubble3D val="0"/>
            <c:spPr>
              <a:solidFill>
                <a:schemeClr val="accent1"/>
              </a:solidFill>
              <a:ln w="19050">
                <a:solidFill>
                  <a:schemeClr val="lt1"/>
                </a:solidFill>
              </a:ln>
              <a:effectLst/>
            </c:spPr>
            <c:extLst>
              <c:ext xmlns:c16="http://schemas.microsoft.com/office/drawing/2014/chart" uri="{C3380CC4-5D6E-409C-BE32-E72D297353CC}">
                <c16:uniqueId val="{00000009-DB81-4E2E-BB2E-C1ADA56819B7}"/>
              </c:ext>
            </c:extLst>
          </c:dPt>
          <c:dPt>
            <c:idx val="5"/>
            <c:bubble3D val="0"/>
            <c:spPr>
              <a:solidFill>
                <a:schemeClr val="accent1">
                  <a:tint val="86000"/>
                </a:schemeClr>
              </a:solidFill>
              <a:ln w="19050">
                <a:solidFill>
                  <a:schemeClr val="lt1"/>
                </a:solidFill>
              </a:ln>
              <a:effectLst/>
            </c:spPr>
            <c:extLst>
              <c:ext xmlns:c16="http://schemas.microsoft.com/office/drawing/2014/chart" uri="{C3380CC4-5D6E-409C-BE32-E72D297353CC}">
                <c16:uniqueId val="{0000000B-DB81-4E2E-BB2E-C1ADA56819B7}"/>
              </c:ext>
            </c:extLst>
          </c:dPt>
          <c:dPt>
            <c:idx val="6"/>
            <c:bubble3D val="0"/>
            <c:spPr>
              <a:solidFill>
                <a:schemeClr val="accent1">
                  <a:tint val="72000"/>
                </a:schemeClr>
              </a:solidFill>
              <a:ln w="19050">
                <a:solidFill>
                  <a:schemeClr val="lt1"/>
                </a:solidFill>
              </a:ln>
              <a:effectLst/>
            </c:spPr>
            <c:extLst>
              <c:ext xmlns:c16="http://schemas.microsoft.com/office/drawing/2014/chart" uri="{C3380CC4-5D6E-409C-BE32-E72D297353CC}">
                <c16:uniqueId val="{0000000D-DB81-4E2E-BB2E-C1ADA56819B7}"/>
              </c:ext>
            </c:extLst>
          </c:dPt>
          <c:dPt>
            <c:idx val="7"/>
            <c:bubble3D val="0"/>
            <c:spPr>
              <a:solidFill>
                <a:schemeClr val="accent1">
                  <a:tint val="58000"/>
                </a:schemeClr>
              </a:solidFill>
              <a:ln w="19050">
                <a:solidFill>
                  <a:schemeClr val="lt1"/>
                </a:solidFill>
              </a:ln>
              <a:effectLst/>
            </c:spPr>
            <c:extLst>
              <c:ext xmlns:c16="http://schemas.microsoft.com/office/drawing/2014/chart" uri="{C3380CC4-5D6E-409C-BE32-E72D297353CC}">
                <c16:uniqueId val="{0000000F-DB81-4E2E-BB2E-C1ADA56819B7}"/>
              </c:ext>
            </c:extLst>
          </c:dPt>
          <c:dPt>
            <c:idx val="8"/>
            <c:bubble3D val="0"/>
            <c:spPr>
              <a:solidFill>
                <a:schemeClr val="accent1">
                  <a:tint val="44000"/>
                </a:schemeClr>
              </a:solidFill>
              <a:ln w="19050">
                <a:solidFill>
                  <a:schemeClr val="lt1"/>
                </a:solidFill>
              </a:ln>
              <a:effectLst/>
            </c:spPr>
            <c:extLst>
              <c:ext xmlns:c16="http://schemas.microsoft.com/office/drawing/2014/chart" uri="{C3380CC4-5D6E-409C-BE32-E72D297353CC}">
                <c16:uniqueId val="{00000011-DB81-4E2E-BB2E-C1ADA56819B7}"/>
              </c:ext>
            </c:extLst>
          </c:dPt>
          <c:dLbls>
            <c:dLbl>
              <c:idx val="0"/>
              <c:tx>
                <c:rich>
                  <a:bodyPr/>
                  <a:lstStyle/>
                  <a:p>
                    <a:fld id="{C776EA9D-F7D1-4914-A812-C21F17E80B18}" type="VALUE">
                      <a:rPr lang="en-US">
                        <a:solidFill>
                          <a:schemeClr val="bg1"/>
                        </a:solidFill>
                      </a:rPr>
                      <a:pPr/>
                      <a:t>[VALOR]</a:t>
                    </a:fld>
                    <a:endParaRPr lang="pt-B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B81-4E2E-BB2E-C1ADA56819B7}"/>
                </c:ext>
              </c:extLst>
            </c:dLbl>
            <c:dLbl>
              <c:idx val="1"/>
              <c:tx>
                <c:rich>
                  <a:bodyPr/>
                  <a:lstStyle/>
                  <a:p>
                    <a:fld id="{60BC61CA-B428-43E5-B435-0665CBBDF06C}" type="VALUE">
                      <a:rPr lang="en-US">
                        <a:solidFill>
                          <a:schemeClr val="bg1"/>
                        </a:solidFill>
                      </a:rPr>
                      <a:pPr/>
                      <a:t>[VALOR]</a:t>
                    </a:fld>
                    <a:endParaRPr lang="pt-BR"/>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B81-4E2E-BB2E-C1ADA56819B7}"/>
                </c:ext>
              </c:extLst>
            </c:dLbl>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'UNACOL Gráfico 37'!$A$4:$A$12</c:f>
              <c:strCache>
                <c:ptCount val="9"/>
                <c:pt idx="0">
                  <c:v>Servidor/Estatutário</c:v>
                </c:pt>
                <c:pt idx="1">
                  <c:v>Empregado Público Celetista</c:v>
                </c:pt>
                <c:pt idx="2">
                  <c:v>Outro vínculo não permanente</c:v>
                </c:pt>
                <c:pt idx="3">
                  <c:v>Trabalhador de empresa/cooperativa/entidade prestadora de serviço</c:v>
                </c:pt>
                <c:pt idx="4">
                  <c:v>Voluntário</c:v>
                </c:pt>
                <c:pt idx="5">
                  <c:v>Servidor Temporário</c:v>
                </c:pt>
                <c:pt idx="6">
                  <c:v>Sem vínculo</c:v>
                </c:pt>
                <c:pt idx="7">
                  <c:v>Terceirizado</c:v>
                </c:pt>
                <c:pt idx="8">
                  <c:v>Empregado Celetista do Setor Privado</c:v>
                </c:pt>
              </c:strCache>
            </c:strRef>
          </c:cat>
          <c:val>
            <c:numRef>
              <c:f>'UNACOL Gráfico 37'!$B$4:$B$12</c:f>
              <c:numCache>
                <c:formatCode>0.0%</c:formatCode>
                <c:ptCount val="9"/>
                <c:pt idx="0">
                  <c:v>0.13444240579969599</c:v>
                </c:pt>
                <c:pt idx="1">
                  <c:v>0.16520853844088401</c:v>
                </c:pt>
                <c:pt idx="2">
                  <c:v>8.5384408842745896E-2</c:v>
                </c:pt>
                <c:pt idx="3">
                  <c:v>0.121364002506041</c:v>
                </c:pt>
                <c:pt idx="4">
                  <c:v>2.5519108565291299E-2</c:v>
                </c:pt>
                <c:pt idx="5">
                  <c:v>9.61581491094603E-2</c:v>
                </c:pt>
                <c:pt idx="6">
                  <c:v>9.7444732838091793E-3</c:v>
                </c:pt>
                <c:pt idx="7">
                  <c:v>4.4582923118231498E-2</c:v>
                </c:pt>
                <c:pt idx="8">
                  <c:v>0.31759599033384001</c:v>
                </c:pt>
              </c:numCache>
            </c:numRef>
          </c:val>
          <c:extLst>
            <c:ext xmlns:c16="http://schemas.microsoft.com/office/drawing/2014/chart" uri="{C3380CC4-5D6E-409C-BE32-E72D297353CC}">
              <c16:uniqueId val="{00000012-DB81-4E2E-BB2E-C1ADA56819B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5.9019327129563332E-3"/>
          <c:y val="0.70337115432953956"/>
          <c:w val="0.98491281950752019"/>
          <c:h val="0.2782379040036476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1.7439502702573755E-2"/>
          <c:y val="1.5220696503865937E-2"/>
          <c:w val="0.96512088783194605"/>
          <c:h val="0.78220200923160466"/>
        </c:manualLayout>
      </c:layout>
      <c:barChart>
        <c:barDir val="col"/>
        <c:grouping val="stacked"/>
        <c:varyColors val="0"/>
        <c:ser>
          <c:idx val="0"/>
          <c:order val="0"/>
          <c:tx>
            <c:strRef>
              <c:f>'UNACOL Gráfico 38'!$A$4</c:f>
              <c:strCache>
                <c:ptCount val="1"/>
                <c:pt idx="0">
                  <c:v>Nível Fundamental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38'!$B$3:$E$3</c:f>
              <c:numCache>
                <c:formatCode>General</c:formatCode>
                <c:ptCount val="4"/>
                <c:pt idx="0">
                  <c:v>2013</c:v>
                </c:pt>
                <c:pt idx="1">
                  <c:v>2014</c:v>
                </c:pt>
                <c:pt idx="2">
                  <c:v>2015</c:v>
                </c:pt>
                <c:pt idx="3">
                  <c:v>2016</c:v>
                </c:pt>
              </c:numCache>
            </c:numRef>
          </c:cat>
          <c:val>
            <c:numRef>
              <c:f>'UNACOL Gráfico 38'!$B$4:$E$4</c:f>
              <c:numCache>
                <c:formatCode>0.0%</c:formatCode>
                <c:ptCount val="4"/>
                <c:pt idx="0">
                  <c:v>0.29553532139593136</c:v>
                </c:pt>
                <c:pt idx="1">
                  <c:v>0.29631344329951453</c:v>
                </c:pt>
                <c:pt idx="2">
                  <c:v>0.28938012979576255</c:v>
                </c:pt>
                <c:pt idx="3">
                  <c:v>0.27610086816432472</c:v>
                </c:pt>
              </c:numCache>
            </c:numRef>
          </c:val>
          <c:extLst>
            <c:ext xmlns:c16="http://schemas.microsoft.com/office/drawing/2014/chart" uri="{C3380CC4-5D6E-409C-BE32-E72D297353CC}">
              <c16:uniqueId val="{00000000-5804-4873-8A50-049A4AFEC30C}"/>
            </c:ext>
          </c:extLst>
        </c:ser>
        <c:ser>
          <c:idx val="1"/>
          <c:order val="1"/>
          <c:tx>
            <c:strRef>
              <c:f>'UNACOL Gráfico 38'!$A$5</c:f>
              <c:strCache>
                <c:ptCount val="1"/>
                <c:pt idx="0">
                  <c:v>Nível Médio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38'!$B$3:$E$3</c:f>
              <c:numCache>
                <c:formatCode>General</c:formatCode>
                <c:ptCount val="4"/>
                <c:pt idx="0">
                  <c:v>2013</c:v>
                </c:pt>
                <c:pt idx="1">
                  <c:v>2014</c:v>
                </c:pt>
                <c:pt idx="2">
                  <c:v>2015</c:v>
                </c:pt>
                <c:pt idx="3">
                  <c:v>2016</c:v>
                </c:pt>
              </c:numCache>
            </c:numRef>
          </c:cat>
          <c:val>
            <c:numRef>
              <c:f>'UNACOL Gráfico 38'!$B$5:$E$5</c:f>
              <c:numCache>
                <c:formatCode>0.0%</c:formatCode>
                <c:ptCount val="4"/>
                <c:pt idx="0">
                  <c:v>0.46115831161358023</c:v>
                </c:pt>
                <c:pt idx="1">
                  <c:v>0.46082620140478048</c:v>
                </c:pt>
                <c:pt idx="2">
                  <c:v>0.46591668257301011</c:v>
                </c:pt>
                <c:pt idx="3">
                  <c:v>0.47752394164503714</c:v>
                </c:pt>
              </c:numCache>
            </c:numRef>
          </c:val>
          <c:extLst>
            <c:ext xmlns:c16="http://schemas.microsoft.com/office/drawing/2014/chart" uri="{C3380CC4-5D6E-409C-BE32-E72D297353CC}">
              <c16:uniqueId val="{00000001-5804-4873-8A50-049A4AFEC30C}"/>
            </c:ext>
          </c:extLst>
        </c:ser>
        <c:ser>
          <c:idx val="2"/>
          <c:order val="2"/>
          <c:tx>
            <c:strRef>
              <c:f>'UNACOL Gráfico 38'!$A$6</c:f>
              <c:strCache>
                <c:ptCount val="1"/>
                <c:pt idx="0">
                  <c:v>Nível Superior</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38'!$B$3:$E$3</c:f>
              <c:numCache>
                <c:formatCode>General</c:formatCode>
                <c:ptCount val="4"/>
                <c:pt idx="0">
                  <c:v>2013</c:v>
                </c:pt>
                <c:pt idx="1">
                  <c:v>2014</c:v>
                </c:pt>
                <c:pt idx="2">
                  <c:v>2015</c:v>
                </c:pt>
                <c:pt idx="3">
                  <c:v>2016</c:v>
                </c:pt>
              </c:numCache>
            </c:numRef>
          </c:cat>
          <c:val>
            <c:numRef>
              <c:f>'UNACOL Gráfico 38'!$B$6:$E$6</c:f>
              <c:numCache>
                <c:formatCode>0.0%</c:formatCode>
                <c:ptCount val="4"/>
                <c:pt idx="0">
                  <c:v>0.24330636699048844</c:v>
                </c:pt>
                <c:pt idx="1">
                  <c:v>0.24286035529570496</c:v>
                </c:pt>
                <c:pt idx="2">
                  <c:v>0.24470318763122734</c:v>
                </c:pt>
                <c:pt idx="3">
                  <c:v>0.24637519019063814</c:v>
                </c:pt>
              </c:numCache>
            </c:numRef>
          </c:val>
          <c:extLst>
            <c:ext xmlns:c16="http://schemas.microsoft.com/office/drawing/2014/chart" uri="{C3380CC4-5D6E-409C-BE32-E72D297353CC}">
              <c16:uniqueId val="{00000002-5804-4873-8A50-049A4AFEC30C}"/>
            </c:ext>
          </c:extLst>
        </c:ser>
        <c:dLbls>
          <c:dLblPos val="inBase"/>
          <c:showLegendKey val="0"/>
          <c:showVal val="1"/>
          <c:showCatName val="0"/>
          <c:showSerName val="0"/>
          <c:showPercent val="0"/>
          <c:showBubbleSize val="0"/>
        </c:dLbls>
        <c:gapWidth val="150"/>
        <c:overlap val="100"/>
        <c:axId val="586500512"/>
        <c:axId val="586501072"/>
      </c:barChart>
      <c:catAx>
        <c:axId val="586500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86501072"/>
        <c:crosses val="autoZero"/>
        <c:auto val="1"/>
        <c:lblAlgn val="ctr"/>
        <c:lblOffset val="100"/>
        <c:noMultiLvlLbl val="0"/>
      </c:catAx>
      <c:valAx>
        <c:axId val="586501072"/>
        <c:scaling>
          <c:orientation val="minMax"/>
        </c:scaling>
        <c:delete val="1"/>
        <c:axPos val="l"/>
        <c:numFmt formatCode="0.0%" sourceLinked="1"/>
        <c:majorTickMark val="none"/>
        <c:minorTickMark val="none"/>
        <c:tickLblPos val="nextTo"/>
        <c:crossAx val="586500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2.247191011235955E-2"/>
          <c:y val="2.1317829457364341E-2"/>
          <c:w val="0.95880149812734083"/>
          <c:h val="0.80065514271653537"/>
        </c:manualLayout>
      </c:layout>
      <c:barChart>
        <c:barDir val="col"/>
        <c:grouping val="stacked"/>
        <c:varyColors val="0"/>
        <c:ser>
          <c:idx val="0"/>
          <c:order val="0"/>
          <c:tx>
            <c:strRef>
              <c:f>'UNACOL Gráfico 39'!$A$4</c:f>
              <c:strCache>
                <c:ptCount val="1"/>
                <c:pt idx="0">
                  <c:v>Profissional de nível médio</c:v>
                </c:pt>
              </c:strCache>
            </c:strRef>
          </c:tx>
          <c:spPr>
            <a:solidFill>
              <a:schemeClr val="accent1">
                <a:shade val="4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39'!$B$4:$D$4</c:f>
              <c:numCache>
                <c:formatCode>#,##0</c:formatCode>
                <c:ptCount val="3"/>
                <c:pt idx="0">
                  <c:v>20853</c:v>
                </c:pt>
                <c:pt idx="1">
                  <c:v>25366</c:v>
                </c:pt>
                <c:pt idx="2">
                  <c:v>43669</c:v>
                </c:pt>
              </c:numCache>
            </c:numRef>
          </c:val>
          <c:extLst>
            <c:ext xmlns:c16="http://schemas.microsoft.com/office/drawing/2014/chart" uri="{C3380CC4-5D6E-409C-BE32-E72D297353CC}">
              <c16:uniqueId val="{00000000-43DE-4071-8B00-4F155BA20B84}"/>
            </c:ext>
          </c:extLst>
        </c:ser>
        <c:ser>
          <c:idx val="1"/>
          <c:order val="1"/>
          <c:tx>
            <c:strRef>
              <c:f>'UNACOL Gráfico 39'!$A$5</c:f>
              <c:strCache>
                <c:ptCount val="1"/>
                <c:pt idx="0">
                  <c:v>Sem formação profissional</c:v>
                </c:pt>
              </c:strCache>
            </c:strRef>
          </c:tx>
          <c:spPr>
            <a:solidFill>
              <a:schemeClr val="accent1">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39'!$B$5:$D$5</c:f>
              <c:numCache>
                <c:formatCode>#,##0</c:formatCode>
                <c:ptCount val="3"/>
                <c:pt idx="0">
                  <c:v>34458</c:v>
                </c:pt>
                <c:pt idx="1">
                  <c:v>37538</c:v>
                </c:pt>
                <c:pt idx="2">
                  <c:v>24692</c:v>
                </c:pt>
              </c:numCache>
            </c:numRef>
          </c:val>
          <c:extLst>
            <c:ext xmlns:c16="http://schemas.microsoft.com/office/drawing/2014/chart" uri="{C3380CC4-5D6E-409C-BE32-E72D297353CC}">
              <c16:uniqueId val="{00000001-43DE-4071-8B00-4F155BA20B84}"/>
            </c:ext>
          </c:extLst>
        </c:ser>
        <c:ser>
          <c:idx val="2"/>
          <c:order val="2"/>
          <c:tx>
            <c:strRef>
              <c:f>'UNACOL Gráfico 39'!$A$6</c:f>
              <c:strCache>
                <c:ptCount val="1"/>
                <c:pt idx="0">
                  <c:v>Outra formação de nível superior*</c:v>
                </c:pt>
              </c:strCache>
            </c:strRef>
          </c:tx>
          <c:spPr>
            <a:solidFill>
              <a:schemeClr val="accent1">
                <a:shade val="82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39'!$B$6:$D$6</c:f>
              <c:numCache>
                <c:formatCode>#,##0</c:formatCode>
                <c:ptCount val="3"/>
                <c:pt idx="0">
                  <c:v>6159</c:v>
                </c:pt>
                <c:pt idx="1">
                  <c:v>7535</c:v>
                </c:pt>
                <c:pt idx="2">
                  <c:v>7563</c:v>
                </c:pt>
              </c:numCache>
            </c:numRef>
          </c:val>
          <c:extLst>
            <c:ext xmlns:c16="http://schemas.microsoft.com/office/drawing/2014/chart" uri="{C3380CC4-5D6E-409C-BE32-E72D297353CC}">
              <c16:uniqueId val="{00000002-43DE-4071-8B00-4F155BA20B84}"/>
            </c:ext>
          </c:extLst>
        </c:ser>
        <c:ser>
          <c:idx val="3"/>
          <c:order val="3"/>
          <c:tx>
            <c:strRef>
              <c:f>'UNACOL Gráfico 39'!$A$7</c:f>
              <c:strCache>
                <c:ptCount val="1"/>
                <c:pt idx="0">
                  <c:v>Assistente Social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39'!$B$7:$D$7</c:f>
              <c:numCache>
                <c:formatCode>#,##0</c:formatCode>
                <c:ptCount val="3"/>
                <c:pt idx="0">
                  <c:v>4789</c:v>
                </c:pt>
                <c:pt idx="1">
                  <c:v>5610</c:v>
                </c:pt>
                <c:pt idx="2">
                  <c:v>5810</c:v>
                </c:pt>
              </c:numCache>
            </c:numRef>
          </c:val>
          <c:extLst>
            <c:ext xmlns:c16="http://schemas.microsoft.com/office/drawing/2014/chart" uri="{C3380CC4-5D6E-409C-BE32-E72D297353CC}">
              <c16:uniqueId val="{00000003-43DE-4071-8B00-4F155BA20B84}"/>
            </c:ext>
          </c:extLst>
        </c:ser>
        <c:ser>
          <c:idx val="4"/>
          <c:order val="4"/>
          <c:tx>
            <c:strRef>
              <c:f>'UNACOL Gráfico 39'!$A$8</c:f>
              <c:strCache>
                <c:ptCount val="1"/>
                <c:pt idx="0">
                  <c:v>Psicólogo</c:v>
                </c:pt>
              </c:strCache>
            </c:strRef>
          </c:tx>
          <c:spPr>
            <a:solidFill>
              <a:schemeClr val="accent1">
                <a:tint val="83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39'!$B$8:$D$8</c:f>
              <c:numCache>
                <c:formatCode>#,##0</c:formatCode>
                <c:ptCount val="3"/>
                <c:pt idx="0">
                  <c:v>3212</c:v>
                </c:pt>
                <c:pt idx="1">
                  <c:v>3753</c:v>
                </c:pt>
                <c:pt idx="2">
                  <c:v>3896</c:v>
                </c:pt>
              </c:numCache>
            </c:numRef>
          </c:val>
          <c:extLst>
            <c:ext xmlns:c16="http://schemas.microsoft.com/office/drawing/2014/chart" uri="{C3380CC4-5D6E-409C-BE32-E72D297353CC}">
              <c16:uniqueId val="{00000004-43DE-4071-8B00-4F155BA20B84}"/>
            </c:ext>
          </c:extLst>
        </c:ser>
        <c:ser>
          <c:idx val="5"/>
          <c:order val="5"/>
          <c:tx>
            <c:strRef>
              <c:f>'UNACOL Gráfico 39'!$A$9</c:f>
              <c:strCache>
                <c:ptCount val="1"/>
                <c:pt idx="0">
                  <c:v>Pedagogo</c:v>
                </c:pt>
              </c:strCache>
            </c:strRef>
          </c:tx>
          <c:spPr>
            <a:solidFill>
              <a:schemeClr val="accent1">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39'!$B$9:$D$9</c:f>
              <c:numCache>
                <c:formatCode>#,##0</c:formatCode>
                <c:ptCount val="3"/>
                <c:pt idx="0">
                  <c:v>1848</c:v>
                </c:pt>
                <c:pt idx="1">
                  <c:v>2078</c:v>
                </c:pt>
                <c:pt idx="2">
                  <c:v>2092</c:v>
                </c:pt>
              </c:numCache>
            </c:numRef>
          </c:val>
          <c:extLst>
            <c:ext xmlns:c16="http://schemas.microsoft.com/office/drawing/2014/chart" uri="{C3380CC4-5D6E-409C-BE32-E72D297353CC}">
              <c16:uniqueId val="{00000005-43DE-4071-8B00-4F155BA20B84}"/>
            </c:ext>
          </c:extLst>
        </c:ser>
        <c:ser>
          <c:idx val="6"/>
          <c:order val="6"/>
          <c:tx>
            <c:strRef>
              <c:f>'UNACOL Gráfico 39'!$A$10</c:f>
              <c:strCache>
                <c:ptCount val="1"/>
                <c:pt idx="0">
                  <c:v>Enfermeiro</c:v>
                </c:pt>
              </c:strCache>
            </c:strRef>
          </c:tx>
          <c:spPr>
            <a:solidFill>
              <a:schemeClr val="accent1">
                <a:tint val="48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lumMod val="75000"/>
                        <a:lumOff val="25000"/>
                      </a:schemeClr>
                    </a:solidFill>
                    <a:latin typeface="+mn-lt"/>
                    <a:ea typeface="+mn-ea"/>
                    <a:cs typeface="+mn-cs"/>
                  </a:defRPr>
                </a:pPr>
                <a:endParaRPr lang="pt-B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'UNACOL Gráfico 39'!$B$3:$D$3</c:f>
              <c:numCache>
                <c:formatCode>General</c:formatCode>
                <c:ptCount val="3"/>
                <c:pt idx="0">
                  <c:v>2014</c:v>
                </c:pt>
                <c:pt idx="1">
                  <c:v>2015</c:v>
                </c:pt>
                <c:pt idx="2">
                  <c:v>2016</c:v>
                </c:pt>
              </c:numCache>
            </c:numRef>
          </c:cat>
          <c:val>
            <c:numRef>
              <c:f>'UNACOL Gráfico 39'!$B$10:$D$10</c:f>
              <c:numCache>
                <c:formatCode>#,##0</c:formatCode>
                <c:ptCount val="3"/>
                <c:pt idx="0">
                  <c:v>1369</c:v>
                </c:pt>
                <c:pt idx="1">
                  <c:v>1944</c:v>
                </c:pt>
                <c:pt idx="2">
                  <c:v>1662</c:v>
                </c:pt>
              </c:numCache>
            </c:numRef>
          </c:val>
          <c:extLst>
            <c:ext xmlns:c16="http://schemas.microsoft.com/office/drawing/2014/chart" uri="{C3380CC4-5D6E-409C-BE32-E72D297353CC}">
              <c16:uniqueId val="{00000006-43DE-4071-8B00-4F155BA20B84}"/>
            </c:ext>
          </c:extLst>
        </c:ser>
        <c:dLbls>
          <c:dLblPos val="inBase"/>
          <c:showLegendKey val="0"/>
          <c:showVal val="1"/>
          <c:showCatName val="0"/>
          <c:showSerName val="0"/>
          <c:showPercent val="0"/>
          <c:showBubbleSize val="0"/>
        </c:dLbls>
        <c:gapWidth val="150"/>
        <c:overlap val="100"/>
        <c:axId val="586506672"/>
        <c:axId val="586507232"/>
      </c:barChart>
      <c:catAx>
        <c:axId val="58650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507232"/>
        <c:crosses val="autoZero"/>
        <c:auto val="1"/>
        <c:lblAlgn val="ctr"/>
        <c:lblOffset val="100"/>
        <c:noMultiLvlLbl val="0"/>
      </c:catAx>
      <c:valAx>
        <c:axId val="586507232"/>
        <c:scaling>
          <c:orientation val="minMax"/>
          <c:max val="90000"/>
        </c:scaling>
        <c:delete val="1"/>
        <c:axPos val="l"/>
        <c:numFmt formatCode="#,##0" sourceLinked="1"/>
        <c:majorTickMark val="none"/>
        <c:minorTickMark val="none"/>
        <c:tickLblPos val="nextTo"/>
        <c:crossAx val="586506672"/>
        <c:crosses val="autoZero"/>
        <c:crossBetween val="between"/>
      </c:valAx>
      <c:spPr>
        <a:noFill/>
        <a:ln>
          <a:noFill/>
        </a:ln>
        <a:effectLst/>
      </c:spPr>
    </c:plotArea>
    <c:legend>
      <c:legendPos val="b"/>
      <c:layout>
        <c:manualLayout>
          <c:xMode val="edge"/>
          <c:yMode val="edge"/>
          <c:x val="1.7812380194048773E-2"/>
          <c:y val="0.88680917814960625"/>
          <c:w val="0.9660396944763926"/>
          <c:h val="0.1015629101049868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bar"/>
        <c:grouping val="clustered"/>
        <c:varyColors val="0"/>
        <c:ser>
          <c:idx val="1"/>
          <c:order val="0"/>
          <c:tx>
            <c:strRef>
              <c:f>'UNACOL Gráfico 40'!$C$5</c:f>
              <c:strCache>
                <c:ptCount val="1"/>
                <c:pt idx="0">
                  <c:v>2016</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40'!$A$6:$A$18</c:f>
              <c:strCache>
                <c:ptCount val="13"/>
                <c:pt idx="0">
                  <c:v>Diretor(a)</c:v>
                </c:pt>
                <c:pt idx="1">
                  <c:v>Estagiário(a)</c:v>
                </c:pt>
                <c:pt idx="2">
                  <c:v>Motorista</c:v>
                </c:pt>
                <c:pt idx="3">
                  <c:v>Cuidador(a) Residente</c:v>
                </c:pt>
                <c:pt idx="4">
                  <c:v>Auxiliar de Cuidador(a)</c:v>
                </c:pt>
                <c:pt idx="5">
                  <c:v>Cozinheiro(a)</c:v>
                </c:pt>
                <c:pt idx="6">
                  <c:v>Coordenador(a)</c:v>
                </c:pt>
                <c:pt idx="7">
                  <c:v>Apoio Administrativo</c:v>
                </c:pt>
                <c:pt idx="8">
                  <c:v>Educador(a) Social</c:v>
                </c:pt>
                <c:pt idx="9">
                  <c:v>Outros</c:v>
                </c:pt>
                <c:pt idx="10">
                  <c:v>Técnico(a) de Nível Superior</c:v>
                </c:pt>
                <c:pt idx="11">
                  <c:v>Serviços Gerais</c:v>
                </c:pt>
                <c:pt idx="12">
                  <c:v>Cuidador(a)</c:v>
                </c:pt>
              </c:strCache>
            </c:strRef>
          </c:cat>
          <c:val>
            <c:numRef>
              <c:f>'UNACOL Gráfico 40'!$C$6:$C$18</c:f>
              <c:numCache>
                <c:formatCode>#,##0</c:formatCode>
                <c:ptCount val="13"/>
                <c:pt idx="0">
                  <c:v>235</c:v>
                </c:pt>
                <c:pt idx="1">
                  <c:v>277</c:v>
                </c:pt>
                <c:pt idx="2">
                  <c:v>1144</c:v>
                </c:pt>
                <c:pt idx="3">
                  <c:v>1731</c:v>
                </c:pt>
                <c:pt idx="4">
                  <c:v>1853</c:v>
                </c:pt>
                <c:pt idx="5">
                  <c:v>3479</c:v>
                </c:pt>
                <c:pt idx="6">
                  <c:v>4131</c:v>
                </c:pt>
                <c:pt idx="7">
                  <c:v>5438</c:v>
                </c:pt>
                <c:pt idx="8">
                  <c:v>9697</c:v>
                </c:pt>
                <c:pt idx="9">
                  <c:v>9790</c:v>
                </c:pt>
                <c:pt idx="10">
                  <c:v>13011</c:v>
                </c:pt>
                <c:pt idx="11">
                  <c:v>17941</c:v>
                </c:pt>
                <c:pt idx="12">
                  <c:v>20657</c:v>
                </c:pt>
              </c:numCache>
            </c:numRef>
          </c:val>
          <c:extLst>
            <c:ext xmlns:c16="http://schemas.microsoft.com/office/drawing/2014/chart" uri="{C3380CC4-5D6E-409C-BE32-E72D297353CC}">
              <c16:uniqueId val="{00000000-C20B-4D94-9835-FE72DBD6AFE4}"/>
            </c:ext>
          </c:extLst>
        </c:ser>
        <c:ser>
          <c:idx val="0"/>
          <c:order val="1"/>
          <c:tx>
            <c:strRef>
              <c:f>'UNACOL Gráfico 40'!$B$5</c:f>
              <c:strCache>
                <c:ptCount val="1"/>
                <c:pt idx="0">
                  <c:v>2015</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'UNACOL Gráfico 40'!$A$6:$A$18</c:f>
              <c:strCache>
                <c:ptCount val="13"/>
                <c:pt idx="0">
                  <c:v>Diretor(a)</c:v>
                </c:pt>
                <c:pt idx="1">
                  <c:v>Estagiário(a)</c:v>
                </c:pt>
                <c:pt idx="2">
                  <c:v>Motorista</c:v>
                </c:pt>
                <c:pt idx="3">
                  <c:v>Cuidador(a) Residente</c:v>
                </c:pt>
                <c:pt idx="4">
                  <c:v>Auxiliar de Cuidador(a)</c:v>
                </c:pt>
                <c:pt idx="5">
                  <c:v>Cozinheiro(a)</c:v>
                </c:pt>
                <c:pt idx="6">
                  <c:v>Coordenador(a)</c:v>
                </c:pt>
                <c:pt idx="7">
                  <c:v>Apoio Administrativo</c:v>
                </c:pt>
                <c:pt idx="8">
                  <c:v>Educador(a) Social</c:v>
                </c:pt>
                <c:pt idx="9">
                  <c:v>Outros</c:v>
                </c:pt>
                <c:pt idx="10">
                  <c:v>Técnico(a) de Nível Superior</c:v>
                </c:pt>
                <c:pt idx="11">
                  <c:v>Serviços Gerais</c:v>
                </c:pt>
                <c:pt idx="12">
                  <c:v>Cuidador(a)</c:v>
                </c:pt>
              </c:strCache>
            </c:strRef>
          </c:cat>
          <c:val>
            <c:numRef>
              <c:f>'UNACOL Gráfico 40'!$B$6:$B$18</c:f>
              <c:numCache>
                <c:formatCode>#,##0</c:formatCode>
                <c:ptCount val="13"/>
                <c:pt idx="0">
                  <c:v>390</c:v>
                </c:pt>
                <c:pt idx="1">
                  <c:v>235</c:v>
                </c:pt>
                <c:pt idx="2">
                  <c:v>686</c:v>
                </c:pt>
                <c:pt idx="3">
                  <c:v>1589</c:v>
                </c:pt>
                <c:pt idx="4">
                  <c:v>1068</c:v>
                </c:pt>
                <c:pt idx="5">
                  <c:v>2260</c:v>
                </c:pt>
                <c:pt idx="6">
                  <c:v>3907</c:v>
                </c:pt>
                <c:pt idx="7">
                  <c:v>5890</c:v>
                </c:pt>
                <c:pt idx="8">
                  <c:v>9809</c:v>
                </c:pt>
                <c:pt idx="9">
                  <c:v>5853</c:v>
                </c:pt>
                <c:pt idx="10">
                  <c:v>12597</c:v>
                </c:pt>
                <c:pt idx="11">
                  <c:v>19321</c:v>
                </c:pt>
                <c:pt idx="12">
                  <c:v>20219</c:v>
                </c:pt>
              </c:numCache>
            </c:numRef>
          </c:val>
          <c:extLst>
            <c:ext xmlns:c16="http://schemas.microsoft.com/office/drawing/2014/chart" uri="{C3380CC4-5D6E-409C-BE32-E72D297353CC}">
              <c16:uniqueId val="{00000001-C20B-4D94-9835-FE72DBD6AFE4}"/>
            </c:ext>
          </c:extLst>
        </c:ser>
        <c:dLbls>
          <c:dLblPos val="outEnd"/>
          <c:showLegendKey val="0"/>
          <c:showVal val="1"/>
          <c:showCatName val="0"/>
          <c:showSerName val="0"/>
          <c:showPercent val="0"/>
          <c:showBubbleSize val="0"/>
        </c:dLbls>
        <c:gapWidth val="182"/>
        <c:axId val="586510032"/>
        <c:axId val="586510592"/>
      </c:barChart>
      <c:catAx>
        <c:axId val="5865100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crossAx val="586510592"/>
        <c:crosses val="autoZero"/>
        <c:auto val="1"/>
        <c:lblAlgn val="ctr"/>
        <c:lblOffset val="100"/>
        <c:noMultiLvlLbl val="0"/>
      </c:catAx>
      <c:valAx>
        <c:axId val="586510592"/>
        <c:scaling>
          <c:orientation val="minMax"/>
        </c:scaling>
        <c:delete val="1"/>
        <c:axPos val="b"/>
        <c:numFmt formatCode="#,##0" sourceLinked="1"/>
        <c:majorTickMark val="none"/>
        <c:minorTickMark val="none"/>
        <c:tickLblPos val="nextTo"/>
        <c:crossAx val="58651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00.xml><?xml version="1.0" encoding="utf-8"?>
<cs:colorStyle xmlns:cs="http://schemas.microsoft.com/office/drawing/2012/chartStyle" xmlns:a="http://schemas.openxmlformats.org/drawingml/2006/main" meth="withinLinear" id="14">
  <a:schemeClr val="accent1"/>
</cs:colorStyle>
</file>

<file path=word/charts/colors10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9.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withinLinearReversed" id="21">
  <a:schemeClr val="accent1"/>
</cs:colorStyle>
</file>

<file path=word/charts/colors1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5.xml><?xml version="1.0" encoding="utf-8"?>
<cs:colorStyle xmlns:cs="http://schemas.microsoft.com/office/drawing/2012/chartStyle" xmlns:a="http://schemas.openxmlformats.org/drawingml/2006/main" meth="withinLinear" id="18">
  <a:schemeClr val="accent5"/>
</cs:colorStyle>
</file>

<file path=word/charts/colors126.xml><?xml version="1.0" encoding="utf-8"?>
<cs:colorStyle xmlns:cs="http://schemas.microsoft.com/office/drawing/2012/chartStyle" xmlns:a="http://schemas.openxmlformats.org/drawingml/2006/main" meth="withinLinear" id="18">
  <a:schemeClr val="accent5"/>
</cs:colorStyle>
</file>

<file path=word/charts/colors127.xml><?xml version="1.0" encoding="utf-8"?>
<cs:colorStyle xmlns:cs="http://schemas.microsoft.com/office/drawing/2012/chartStyle" xmlns:a="http://schemas.openxmlformats.org/drawingml/2006/main" meth="withinLinear" id="18">
  <a:schemeClr val="accent5"/>
</cs:colorStyle>
</file>

<file path=word/charts/colors128.xml><?xml version="1.0" encoding="utf-8"?>
<cs:colorStyle xmlns:cs="http://schemas.microsoft.com/office/drawing/2012/chartStyle" xmlns:a="http://schemas.openxmlformats.org/drawingml/2006/main" meth="withinLinear" id="18">
  <a:schemeClr val="accent5"/>
</cs:colorStyle>
</file>

<file path=word/charts/colors129.xml><?xml version="1.0" encoding="utf-8"?>
<cs:colorStyle xmlns:cs="http://schemas.microsoft.com/office/drawing/2012/chartStyle" xmlns:a="http://schemas.openxmlformats.org/drawingml/2006/main" meth="withinLinear" id="18">
  <a:schemeClr val="accent5"/>
</cs:colorStyle>
</file>

<file path=word/charts/colors13.xml><?xml version="1.0" encoding="utf-8"?>
<cs:colorStyle xmlns:cs="http://schemas.microsoft.com/office/drawing/2012/chartStyle" xmlns:a="http://schemas.openxmlformats.org/drawingml/2006/main" meth="withinLinearReversed" id="21">
  <a:schemeClr val="accent1"/>
</cs:colorStyle>
</file>

<file path=word/charts/colors130.xml><?xml version="1.0" encoding="utf-8"?>
<cs:colorStyle xmlns:cs="http://schemas.microsoft.com/office/drawing/2012/chartStyle" xmlns:a="http://schemas.openxmlformats.org/drawingml/2006/main" meth="withinLinear" id="18">
  <a:schemeClr val="accent5"/>
</cs:colorStyle>
</file>

<file path=word/charts/colors131.xml><?xml version="1.0" encoding="utf-8"?>
<cs:colorStyle xmlns:cs="http://schemas.microsoft.com/office/drawing/2012/chartStyle" xmlns:a="http://schemas.openxmlformats.org/drawingml/2006/main" meth="withinLinear" id="18">
  <a:schemeClr val="accent5"/>
</cs:colorStyle>
</file>

<file path=word/charts/colors132.xml><?xml version="1.0" encoding="utf-8"?>
<cs:colorStyle xmlns:cs="http://schemas.microsoft.com/office/drawing/2012/chartStyle" xmlns:a="http://schemas.openxmlformats.org/drawingml/2006/main" meth="withinLinear" id="18">
  <a:schemeClr val="accent5"/>
</cs:colorStyle>
</file>

<file path=word/charts/colors133.xml><?xml version="1.0" encoding="utf-8"?>
<cs:colorStyle xmlns:cs="http://schemas.microsoft.com/office/drawing/2012/chartStyle" xmlns:a="http://schemas.openxmlformats.org/drawingml/2006/main" meth="withinLinear" id="18">
  <a:schemeClr val="accent5"/>
</cs:colorStyle>
</file>

<file path=word/charts/colors134.xml><?xml version="1.0" encoding="utf-8"?>
<cs:colorStyle xmlns:cs="http://schemas.microsoft.com/office/drawing/2012/chartStyle" xmlns:a="http://schemas.openxmlformats.org/drawingml/2006/main" meth="withinLinear" id="18">
  <a:schemeClr val="accent5"/>
</cs:colorStyle>
</file>

<file path=word/charts/colors135.xml><?xml version="1.0" encoding="utf-8"?>
<cs:colorStyle xmlns:cs="http://schemas.microsoft.com/office/drawing/2012/chartStyle" xmlns:a="http://schemas.openxmlformats.org/drawingml/2006/main" meth="withinLinear" id="18">
  <a:schemeClr val="accent5"/>
</cs:colorStyle>
</file>

<file path=word/charts/colors136.xml><?xml version="1.0" encoding="utf-8"?>
<cs:colorStyle xmlns:cs="http://schemas.microsoft.com/office/drawing/2012/chartStyle" xmlns:a="http://schemas.openxmlformats.org/drawingml/2006/main" meth="withinLinearReversed" id="25">
  <a:schemeClr val="accent5"/>
</cs:colorStyle>
</file>

<file path=word/charts/colors137.xml><?xml version="1.0" encoding="utf-8"?>
<cs:colorStyle xmlns:cs="http://schemas.microsoft.com/office/drawing/2012/chartStyle" xmlns:a="http://schemas.openxmlformats.org/drawingml/2006/main" meth="withinLinear" id="18">
  <a:schemeClr val="accent5"/>
</cs:colorStyle>
</file>

<file path=word/charts/colors138.xml><?xml version="1.0" encoding="utf-8"?>
<cs:colorStyle xmlns:cs="http://schemas.microsoft.com/office/drawing/2012/chartStyle" xmlns:a="http://schemas.openxmlformats.org/drawingml/2006/main" meth="withinLinearReversed" id="25">
  <a:schemeClr val="accent5"/>
</cs:colorStyle>
</file>

<file path=word/charts/colors139.xml><?xml version="1.0" encoding="utf-8"?>
<cs:colorStyle xmlns:cs="http://schemas.microsoft.com/office/drawing/2012/chartStyle" xmlns:a="http://schemas.openxmlformats.org/drawingml/2006/main" meth="withinLinear" id="18">
  <a:schemeClr val="accent5"/>
</cs:colorStyle>
</file>

<file path=word/charts/colors14.xml><?xml version="1.0" encoding="utf-8"?>
<cs:colorStyle xmlns:cs="http://schemas.microsoft.com/office/drawing/2012/chartStyle" xmlns:a="http://schemas.openxmlformats.org/drawingml/2006/main" meth="withinLinear" id="14">
  <a:schemeClr val="accent1"/>
</cs:colorStyle>
</file>

<file path=word/charts/colors140.xml><?xml version="1.0" encoding="utf-8"?>
<cs:colorStyle xmlns:cs="http://schemas.microsoft.com/office/drawing/2012/chartStyle" xmlns:a="http://schemas.openxmlformats.org/drawingml/2006/main" meth="withinLinear" id="18">
  <a:schemeClr val="accent5"/>
</cs:colorStyle>
</file>

<file path=word/charts/colors141.xml><?xml version="1.0" encoding="utf-8"?>
<cs:colorStyle xmlns:cs="http://schemas.microsoft.com/office/drawing/2012/chartStyle" xmlns:a="http://schemas.openxmlformats.org/drawingml/2006/main" meth="withinLinear" id="18">
  <a:schemeClr val="accent5"/>
</cs:colorStyle>
</file>

<file path=word/charts/colors142.xml><?xml version="1.0" encoding="utf-8"?>
<cs:colorStyle xmlns:cs="http://schemas.microsoft.com/office/drawing/2012/chartStyle" xmlns:a="http://schemas.openxmlformats.org/drawingml/2006/main" meth="withinLinear" id="18">
  <a:schemeClr val="accent5"/>
</cs:colorStyle>
</file>

<file path=word/charts/colors143.xml><?xml version="1.0" encoding="utf-8"?>
<cs:colorStyle xmlns:cs="http://schemas.microsoft.com/office/drawing/2012/chartStyle" xmlns:a="http://schemas.openxmlformats.org/drawingml/2006/main" meth="withinLinear" id="18">
  <a:schemeClr val="accent5"/>
</cs:colorStyle>
</file>

<file path=word/charts/colors144.xml><?xml version="1.0" encoding="utf-8"?>
<cs:colorStyle xmlns:cs="http://schemas.microsoft.com/office/drawing/2012/chartStyle" xmlns:a="http://schemas.openxmlformats.org/drawingml/2006/main" meth="withinLinear" id="18">
  <a:schemeClr val="accent5"/>
</cs:colorStyle>
</file>

<file path=word/charts/colors145.xml><?xml version="1.0" encoding="utf-8"?>
<cs:colorStyle xmlns:cs="http://schemas.microsoft.com/office/drawing/2012/chartStyle" xmlns:a="http://schemas.openxmlformats.org/drawingml/2006/main" meth="withinLinear" id="18">
  <a:schemeClr val="accent5"/>
</cs:colorStyle>
</file>

<file path=word/charts/colors146.xml><?xml version="1.0" encoding="utf-8"?>
<cs:colorStyle xmlns:cs="http://schemas.microsoft.com/office/drawing/2012/chartStyle" xmlns:a="http://schemas.openxmlformats.org/drawingml/2006/main" meth="withinLinear" id="18">
  <a:schemeClr val="accent5"/>
</cs:colorStyle>
</file>

<file path=word/charts/colors147.xml><?xml version="1.0" encoding="utf-8"?>
<cs:colorStyle xmlns:cs="http://schemas.microsoft.com/office/drawing/2012/chartStyle" xmlns:a="http://schemas.openxmlformats.org/drawingml/2006/main" meth="withinLinear" id="18">
  <a:schemeClr val="accent5"/>
</cs:colorStyle>
</file>

<file path=word/charts/colors148.xml><?xml version="1.0" encoding="utf-8"?>
<cs:colorStyle xmlns:cs="http://schemas.microsoft.com/office/drawing/2012/chartStyle" xmlns:a="http://schemas.openxmlformats.org/drawingml/2006/main" meth="withinLinear" id="18">
  <a:schemeClr val="accent5"/>
</cs:colorStyle>
</file>

<file path=word/charts/colors149.xml><?xml version="1.0" encoding="utf-8"?>
<cs:colorStyle xmlns:cs="http://schemas.microsoft.com/office/drawing/2012/chartStyle" xmlns:a="http://schemas.openxmlformats.org/drawingml/2006/main" meth="withinLinear" id="18">
  <a:schemeClr val="accent5"/>
</cs:colorStyle>
</file>

<file path=word/charts/colors15.xml><?xml version="1.0" encoding="utf-8"?>
<cs:colorStyle xmlns:cs="http://schemas.microsoft.com/office/drawing/2012/chartStyle" xmlns:a="http://schemas.openxmlformats.org/drawingml/2006/main" meth="withinLinear" id="14">
  <a:schemeClr val="accent1"/>
</cs:colorStyle>
</file>

<file path=word/charts/colors150.xml><?xml version="1.0" encoding="utf-8"?>
<cs:colorStyle xmlns:cs="http://schemas.microsoft.com/office/drawing/2012/chartStyle" xmlns:a="http://schemas.openxmlformats.org/drawingml/2006/main" meth="withinLinear" id="18">
  <a:schemeClr val="accent5"/>
</cs:colorStyle>
</file>

<file path=word/charts/colors151.xml><?xml version="1.0" encoding="utf-8"?>
<cs:colorStyle xmlns:cs="http://schemas.microsoft.com/office/drawing/2012/chartStyle" xmlns:a="http://schemas.openxmlformats.org/drawingml/2006/main" meth="withinLinear" id="18">
  <a:schemeClr val="accent5"/>
</cs:colorStyle>
</file>

<file path=word/charts/colors152.xml><?xml version="1.0" encoding="utf-8"?>
<cs:colorStyle xmlns:cs="http://schemas.microsoft.com/office/drawing/2012/chartStyle" xmlns:a="http://schemas.openxmlformats.org/drawingml/2006/main" meth="withinLinear" id="18">
  <a:schemeClr val="accent5"/>
</cs:colorStyle>
</file>

<file path=word/charts/colors153.xml><?xml version="1.0" encoding="utf-8"?>
<cs:colorStyle xmlns:cs="http://schemas.microsoft.com/office/drawing/2012/chartStyle" xmlns:a="http://schemas.openxmlformats.org/drawingml/2006/main" meth="withinLinear" id="14">
  <a:schemeClr val="accent1"/>
</cs:colorStyle>
</file>

<file path=word/charts/colors154.xml><?xml version="1.0" encoding="utf-8"?>
<cs:colorStyle xmlns:cs="http://schemas.microsoft.com/office/drawing/2012/chartStyle" xmlns:a="http://schemas.openxmlformats.org/drawingml/2006/main" meth="withinLinear" id="14">
  <a:schemeClr val="accent1"/>
</cs:colorStyle>
</file>

<file path=word/charts/colors155.xml><?xml version="1.0" encoding="utf-8"?>
<cs:colorStyle xmlns:cs="http://schemas.microsoft.com/office/drawing/2012/chartStyle" xmlns:a="http://schemas.openxmlformats.org/drawingml/2006/main" meth="withinLinear" id="14">
  <a:schemeClr val="accent1"/>
</cs:colorStyle>
</file>

<file path=word/charts/colors156.xml><?xml version="1.0" encoding="utf-8"?>
<cs:colorStyle xmlns:cs="http://schemas.microsoft.com/office/drawing/2012/chartStyle" xmlns:a="http://schemas.openxmlformats.org/drawingml/2006/main" meth="withinLinear" id="14">
  <a:schemeClr val="accent1"/>
</cs:colorStyle>
</file>

<file path=word/charts/colors157.xml><?xml version="1.0" encoding="utf-8"?>
<cs:colorStyle xmlns:cs="http://schemas.microsoft.com/office/drawing/2012/chartStyle" xmlns:a="http://schemas.openxmlformats.org/drawingml/2006/main" meth="withinLinear" id="14">
  <a:schemeClr val="accent1"/>
</cs:colorStyle>
</file>

<file path=word/charts/colors158.xml><?xml version="1.0" encoding="utf-8"?>
<cs:colorStyle xmlns:cs="http://schemas.microsoft.com/office/drawing/2012/chartStyle" xmlns:a="http://schemas.openxmlformats.org/drawingml/2006/main" meth="withinLinear" id="14">
  <a:schemeClr val="accent1"/>
</cs:colorStyle>
</file>

<file path=word/charts/colors159.xml><?xml version="1.0" encoding="utf-8"?>
<cs:colorStyle xmlns:cs="http://schemas.microsoft.com/office/drawing/2012/chartStyle" xmlns:a="http://schemas.openxmlformats.org/drawingml/2006/main" meth="withinLinear" id="14">
  <a:schemeClr val="accent1"/>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60.xml><?xml version="1.0" encoding="utf-8"?>
<cs:colorStyle xmlns:cs="http://schemas.microsoft.com/office/drawing/2012/chartStyle" xmlns:a="http://schemas.openxmlformats.org/drawingml/2006/main" meth="withinLinear" id="14">
  <a:schemeClr val="accent1"/>
</cs:colorStyle>
</file>

<file path=word/charts/colors161.xml><?xml version="1.0" encoding="utf-8"?>
<cs:colorStyle xmlns:cs="http://schemas.microsoft.com/office/drawing/2012/chartStyle" xmlns:a="http://schemas.openxmlformats.org/drawingml/2006/main" meth="withinLinear" id="14">
  <a:schemeClr val="accent1"/>
</cs:colorStyle>
</file>

<file path=word/charts/colors162.xml><?xml version="1.0" encoding="utf-8"?>
<cs:colorStyle xmlns:cs="http://schemas.microsoft.com/office/drawing/2012/chartStyle" xmlns:a="http://schemas.openxmlformats.org/drawingml/2006/main" meth="withinLinear" id="14">
  <a:schemeClr val="accent1"/>
</cs:colorStyle>
</file>

<file path=word/charts/colors163.xml><?xml version="1.0" encoding="utf-8"?>
<cs:colorStyle xmlns:cs="http://schemas.microsoft.com/office/drawing/2012/chartStyle" xmlns:a="http://schemas.openxmlformats.org/drawingml/2006/main" meth="withinLinear" id="14">
  <a:schemeClr val="accent1"/>
</cs:colorStyle>
</file>

<file path=word/charts/colors164.xml><?xml version="1.0" encoding="utf-8"?>
<cs:colorStyle xmlns:cs="http://schemas.microsoft.com/office/drawing/2012/chartStyle" xmlns:a="http://schemas.openxmlformats.org/drawingml/2006/main" meth="withinLinear" id="14">
  <a:schemeClr val="accent1"/>
</cs:colorStyle>
</file>

<file path=word/charts/colors165.xml><?xml version="1.0" encoding="utf-8"?>
<cs:colorStyle xmlns:cs="http://schemas.microsoft.com/office/drawing/2012/chartStyle" xmlns:a="http://schemas.openxmlformats.org/drawingml/2006/main" meth="withinLinear" id="14">
  <a:schemeClr val="accent1"/>
</cs:colorStyle>
</file>

<file path=word/charts/colors166.xml><?xml version="1.0" encoding="utf-8"?>
<cs:colorStyle xmlns:cs="http://schemas.microsoft.com/office/drawing/2012/chartStyle" xmlns:a="http://schemas.openxmlformats.org/drawingml/2006/main" meth="withinLinear" id="14">
  <a:schemeClr val="accent1"/>
</cs:colorStyle>
</file>

<file path=word/charts/colors167.xml><?xml version="1.0" encoding="utf-8"?>
<cs:colorStyle xmlns:cs="http://schemas.microsoft.com/office/drawing/2012/chartStyle" xmlns:a="http://schemas.openxmlformats.org/drawingml/2006/main" meth="withinLinear" id="14">
  <a:schemeClr val="accent1"/>
</cs:colorStyle>
</file>

<file path=word/charts/colors168.xml><?xml version="1.0" encoding="utf-8"?>
<cs:colorStyle xmlns:cs="http://schemas.microsoft.com/office/drawing/2012/chartStyle" xmlns:a="http://schemas.openxmlformats.org/drawingml/2006/main" meth="withinLinear" id="14">
  <a:schemeClr val="accent1"/>
</cs:colorStyle>
</file>

<file path=word/charts/colors169.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170.xml><?xml version="1.0" encoding="utf-8"?>
<cs:colorStyle xmlns:cs="http://schemas.microsoft.com/office/drawing/2012/chartStyle" xmlns:a="http://schemas.openxmlformats.org/drawingml/2006/main" meth="withinLinear" id="14">
  <a:schemeClr val="accent1"/>
</cs:colorStyle>
</file>

<file path=word/charts/colors18.xml><?xml version="1.0" encoding="utf-8"?>
<cs:colorStyle xmlns:cs="http://schemas.microsoft.com/office/drawing/2012/chartStyle" xmlns:a="http://schemas.openxmlformats.org/drawingml/2006/main" meth="withinLinear" id="14">
  <a:schemeClr val="accent1"/>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20.xml><?xml version="1.0" encoding="utf-8"?>
<cs:colorStyle xmlns:cs="http://schemas.microsoft.com/office/drawing/2012/chartStyle" xmlns:a="http://schemas.openxmlformats.org/drawingml/2006/main" meth="withinLinear" id="14">
  <a:schemeClr val="accent1"/>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withinLinear" id="14">
  <a:schemeClr val="accent1"/>
</cs:colorStyle>
</file>

<file path=word/charts/colors23.xml><?xml version="1.0" encoding="utf-8"?>
<cs:colorStyle xmlns:cs="http://schemas.microsoft.com/office/drawing/2012/chartStyle" xmlns:a="http://schemas.openxmlformats.org/drawingml/2006/main" meth="withinLinear" id="14">
  <a:schemeClr val="accent1"/>
</cs:colorStyle>
</file>

<file path=word/charts/colors24.xml><?xml version="1.0" encoding="utf-8"?>
<cs:colorStyle xmlns:cs="http://schemas.microsoft.com/office/drawing/2012/chartStyle" xmlns:a="http://schemas.openxmlformats.org/drawingml/2006/main" meth="withinLinear" id="14">
  <a:schemeClr val="accent1"/>
</cs:colorStyle>
</file>

<file path=word/charts/colors25.xml><?xml version="1.0" encoding="utf-8"?>
<cs:colorStyle xmlns:cs="http://schemas.microsoft.com/office/drawing/2012/chartStyle" xmlns:a="http://schemas.openxmlformats.org/drawingml/2006/main" meth="withinLinearReversed" id="21">
  <a:schemeClr val="accent1"/>
</cs:colorStyle>
</file>

<file path=word/charts/colors26.xml><?xml version="1.0" encoding="utf-8"?>
<cs:colorStyle xmlns:cs="http://schemas.microsoft.com/office/drawing/2012/chartStyle" xmlns:a="http://schemas.openxmlformats.org/drawingml/2006/main" meth="withinLinear" id="14">
  <a:schemeClr val="accent1"/>
</cs:colorStyle>
</file>

<file path=word/charts/colors27.xml><?xml version="1.0" encoding="utf-8"?>
<cs:colorStyle xmlns:cs="http://schemas.microsoft.com/office/drawing/2012/chartStyle" xmlns:a="http://schemas.openxmlformats.org/drawingml/2006/main" meth="withinLinear" id="14">
  <a:schemeClr val="accent1"/>
</cs:colorStyle>
</file>

<file path=word/charts/colors28.xml><?xml version="1.0" encoding="utf-8"?>
<cs:colorStyle xmlns:cs="http://schemas.microsoft.com/office/drawing/2012/chartStyle" xmlns:a="http://schemas.openxmlformats.org/drawingml/2006/main" meth="withinLinear" id="14">
  <a:schemeClr val="accent1"/>
</cs:colorStyle>
</file>

<file path=word/charts/colors29.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30.xml><?xml version="1.0" encoding="utf-8"?>
<cs:colorStyle xmlns:cs="http://schemas.microsoft.com/office/drawing/2012/chartStyle" xmlns:a="http://schemas.openxmlformats.org/drawingml/2006/main" meth="withinLinear" id="14">
  <a:schemeClr val="accent1"/>
</cs:colorStyle>
</file>

<file path=word/charts/colors31.xml><?xml version="1.0" encoding="utf-8"?>
<cs:colorStyle xmlns:cs="http://schemas.microsoft.com/office/drawing/2012/chartStyle" xmlns:a="http://schemas.openxmlformats.org/drawingml/2006/main" meth="withinLinear" id="14">
  <a:schemeClr val="accent1"/>
</cs:colorStyle>
</file>

<file path=word/charts/colors32.xml><?xml version="1.0" encoding="utf-8"?>
<cs:colorStyle xmlns:cs="http://schemas.microsoft.com/office/drawing/2012/chartStyle" xmlns:a="http://schemas.openxmlformats.org/drawingml/2006/main" meth="withinLinear" id="14">
  <a:schemeClr val="accent1"/>
</cs:colorStyle>
</file>

<file path=word/charts/colors33.xml><?xml version="1.0" encoding="utf-8"?>
<cs:colorStyle xmlns:cs="http://schemas.microsoft.com/office/drawing/2012/chartStyle" xmlns:a="http://schemas.openxmlformats.org/drawingml/2006/main" meth="withinLinearReversed" id="21">
  <a:schemeClr val="accent1"/>
</cs:colorStyle>
</file>

<file path=word/charts/colors34.xml><?xml version="1.0" encoding="utf-8"?>
<cs:colorStyle xmlns:cs="http://schemas.microsoft.com/office/drawing/2012/chartStyle" xmlns:a="http://schemas.openxmlformats.org/drawingml/2006/main" meth="withinLinear" id="14">
  <a:schemeClr val="accent1"/>
</cs:colorStyle>
</file>

<file path=word/charts/colors35.xml><?xml version="1.0" encoding="utf-8"?>
<cs:colorStyle xmlns:cs="http://schemas.microsoft.com/office/drawing/2012/chartStyle" xmlns:a="http://schemas.openxmlformats.org/drawingml/2006/main" meth="withinLinear" id="14">
  <a:schemeClr val="accent1"/>
</cs:colorStyle>
</file>

<file path=word/charts/colors36.xml><?xml version="1.0" encoding="utf-8"?>
<cs:colorStyle xmlns:cs="http://schemas.microsoft.com/office/drawing/2012/chartStyle" xmlns:a="http://schemas.openxmlformats.org/drawingml/2006/main" meth="withinLinear" id="14">
  <a:schemeClr val="accent1"/>
</cs:colorStyle>
</file>

<file path=word/charts/colors37.xml><?xml version="1.0" encoding="utf-8"?>
<cs:colorStyle xmlns:cs="http://schemas.microsoft.com/office/drawing/2012/chartStyle" xmlns:a="http://schemas.openxmlformats.org/drawingml/2006/main" meth="withinLinear" id="14">
  <a:schemeClr val="accent1"/>
</cs:colorStyle>
</file>

<file path=word/charts/colors38.xml><?xml version="1.0" encoding="utf-8"?>
<cs:colorStyle xmlns:cs="http://schemas.microsoft.com/office/drawing/2012/chartStyle" xmlns:a="http://schemas.openxmlformats.org/drawingml/2006/main" meth="withinLinear" id="14">
  <a:schemeClr val="accent1"/>
</cs:colorStyle>
</file>

<file path=word/charts/colors39.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40.xml><?xml version="1.0" encoding="utf-8"?>
<cs:colorStyle xmlns:cs="http://schemas.microsoft.com/office/drawing/2012/chartStyle" xmlns:a="http://schemas.openxmlformats.org/drawingml/2006/main" meth="withinLinear" id="14">
  <a:schemeClr val="accent1"/>
</cs:colorStyle>
</file>

<file path=word/charts/colors41.xml><?xml version="1.0" encoding="utf-8"?>
<cs:colorStyle xmlns:cs="http://schemas.microsoft.com/office/drawing/2012/chartStyle" xmlns:a="http://schemas.openxmlformats.org/drawingml/2006/main" meth="withinLinear" id="14">
  <a:schemeClr val="accent1"/>
</cs:colorStyle>
</file>

<file path=word/charts/colors42.xml><?xml version="1.0" encoding="utf-8"?>
<cs:colorStyle xmlns:cs="http://schemas.microsoft.com/office/drawing/2012/chartStyle" xmlns:a="http://schemas.openxmlformats.org/drawingml/2006/main" meth="withinLinear" id="14">
  <a:schemeClr val="accent1"/>
</cs:colorStyle>
</file>

<file path=word/charts/colors43.xml><?xml version="1.0" encoding="utf-8"?>
<cs:colorStyle xmlns:cs="http://schemas.microsoft.com/office/drawing/2012/chartStyle" xmlns:a="http://schemas.openxmlformats.org/drawingml/2006/main" meth="withinLinear" id="14">
  <a:schemeClr val="accent1"/>
</cs:colorStyle>
</file>

<file path=word/charts/colors44.xml><?xml version="1.0" encoding="utf-8"?>
<cs:colorStyle xmlns:cs="http://schemas.microsoft.com/office/drawing/2012/chartStyle" xmlns:a="http://schemas.openxmlformats.org/drawingml/2006/main" meth="withinLinear" id="14">
  <a:schemeClr val="accent1"/>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withinLinear" id="14">
  <a:schemeClr val="accent1"/>
</cs:colorStyle>
</file>

<file path=word/charts/colors47.xml><?xml version="1.0" encoding="utf-8"?>
<cs:colorStyle xmlns:cs="http://schemas.microsoft.com/office/drawing/2012/chartStyle" xmlns:a="http://schemas.openxmlformats.org/drawingml/2006/main" meth="withinLinear" id="14">
  <a:schemeClr val="accent1"/>
</cs:colorStyle>
</file>

<file path=word/charts/colors48.xml><?xml version="1.0" encoding="utf-8"?>
<cs:colorStyle xmlns:cs="http://schemas.microsoft.com/office/drawing/2012/chartStyle" xmlns:a="http://schemas.openxmlformats.org/drawingml/2006/main" meth="withinLinear" id="14">
  <a:schemeClr val="accent1"/>
</cs:colorStyle>
</file>

<file path=word/charts/colors49.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50.xml><?xml version="1.0" encoding="utf-8"?>
<cs:colorStyle xmlns:cs="http://schemas.microsoft.com/office/drawing/2012/chartStyle" xmlns:a="http://schemas.openxmlformats.org/drawingml/2006/main" meth="withinLinear" id="14">
  <a:schemeClr val="accent1"/>
</cs:colorStyle>
</file>

<file path=word/charts/colors51.xml><?xml version="1.0" encoding="utf-8"?>
<cs:colorStyle xmlns:cs="http://schemas.microsoft.com/office/drawing/2012/chartStyle" xmlns:a="http://schemas.openxmlformats.org/drawingml/2006/main" meth="withinLinear" id="14">
  <a:schemeClr val="accent1"/>
</cs:colorStyle>
</file>

<file path=word/charts/colors52.xml><?xml version="1.0" encoding="utf-8"?>
<cs:colorStyle xmlns:cs="http://schemas.microsoft.com/office/drawing/2012/chartStyle" xmlns:a="http://schemas.openxmlformats.org/drawingml/2006/main" meth="withinLinear" id="14">
  <a:schemeClr val="accent1"/>
</cs:colorStyle>
</file>

<file path=word/charts/colors53.xml><?xml version="1.0" encoding="utf-8"?>
<cs:colorStyle xmlns:cs="http://schemas.microsoft.com/office/drawing/2012/chartStyle" xmlns:a="http://schemas.openxmlformats.org/drawingml/2006/main" meth="withinLinear" id="14">
  <a:schemeClr val="accent1"/>
</cs:colorStyle>
</file>

<file path=word/charts/colors54.xml><?xml version="1.0" encoding="utf-8"?>
<cs:colorStyle xmlns:cs="http://schemas.microsoft.com/office/drawing/2012/chartStyle" xmlns:a="http://schemas.openxmlformats.org/drawingml/2006/main" meth="withinLinear" id="14">
  <a:schemeClr val="accent1"/>
</cs:colorStyle>
</file>

<file path=word/charts/colors55.xml><?xml version="1.0" encoding="utf-8"?>
<cs:colorStyle xmlns:cs="http://schemas.microsoft.com/office/drawing/2012/chartStyle" xmlns:a="http://schemas.openxmlformats.org/drawingml/2006/main" meth="withinLinear" id="14">
  <a:schemeClr val="accent1"/>
</cs:colorStyle>
</file>

<file path=word/charts/colors56.xml><?xml version="1.0" encoding="utf-8"?>
<cs:colorStyle xmlns:cs="http://schemas.microsoft.com/office/drawing/2012/chartStyle" xmlns:a="http://schemas.openxmlformats.org/drawingml/2006/main" meth="withinLinear" id="14">
  <a:schemeClr val="accent1"/>
</cs:colorStyle>
</file>

<file path=word/charts/colors57.xml><?xml version="1.0" encoding="utf-8"?>
<cs:colorStyle xmlns:cs="http://schemas.microsoft.com/office/drawing/2012/chartStyle" xmlns:a="http://schemas.openxmlformats.org/drawingml/2006/main" meth="withinLinear" id="14">
  <a:schemeClr val="accent1"/>
</cs:colorStyle>
</file>

<file path=word/charts/colors58.xml><?xml version="1.0" encoding="utf-8"?>
<cs:colorStyle xmlns:cs="http://schemas.microsoft.com/office/drawing/2012/chartStyle" xmlns:a="http://schemas.openxmlformats.org/drawingml/2006/main" meth="withinLinear" id="14">
  <a:schemeClr val="accent1"/>
</cs:colorStyle>
</file>

<file path=word/charts/colors59.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60.xml><?xml version="1.0" encoding="utf-8"?>
<cs:colorStyle xmlns:cs="http://schemas.microsoft.com/office/drawing/2012/chartStyle" xmlns:a="http://schemas.openxmlformats.org/drawingml/2006/main" meth="withinLinear" id="14">
  <a:schemeClr val="accent1"/>
</cs:colorStyle>
</file>

<file path=word/charts/colors61.xml><?xml version="1.0" encoding="utf-8"?>
<cs:colorStyle xmlns:cs="http://schemas.microsoft.com/office/drawing/2012/chartStyle" xmlns:a="http://schemas.openxmlformats.org/drawingml/2006/main" meth="withinLinear" id="14">
  <a:schemeClr val="accent1"/>
</cs:colorStyle>
</file>

<file path=word/charts/colors62.xml><?xml version="1.0" encoding="utf-8"?>
<cs:colorStyle xmlns:cs="http://schemas.microsoft.com/office/drawing/2012/chartStyle" xmlns:a="http://schemas.openxmlformats.org/drawingml/2006/main" meth="withinLinear" id="14">
  <a:schemeClr val="accent1"/>
</cs:colorStyle>
</file>

<file path=word/charts/colors63.xml><?xml version="1.0" encoding="utf-8"?>
<cs:colorStyle xmlns:cs="http://schemas.microsoft.com/office/drawing/2012/chartStyle" xmlns:a="http://schemas.openxmlformats.org/drawingml/2006/main" meth="withinLinear" id="14">
  <a:schemeClr val="accent1"/>
</cs:colorStyle>
</file>

<file path=word/charts/colors64.xml><?xml version="1.0" encoding="utf-8"?>
<cs:colorStyle xmlns:cs="http://schemas.microsoft.com/office/drawing/2012/chartStyle" xmlns:a="http://schemas.openxmlformats.org/drawingml/2006/main" meth="withinLinear" id="14">
  <a:schemeClr val="accent1"/>
</cs:colorStyle>
</file>

<file path=word/charts/colors65.xml><?xml version="1.0" encoding="utf-8"?>
<cs:colorStyle xmlns:cs="http://schemas.microsoft.com/office/drawing/2012/chartStyle" xmlns:a="http://schemas.openxmlformats.org/drawingml/2006/main" meth="withinLinear" id="14">
  <a:schemeClr val="accent1"/>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withinLinear" id="14">
  <a:schemeClr val="accent1"/>
</cs:colorStyle>
</file>

<file path=word/charts/colors68.xml><?xml version="1.0" encoding="utf-8"?>
<cs:colorStyle xmlns:cs="http://schemas.microsoft.com/office/drawing/2012/chartStyle" xmlns:a="http://schemas.openxmlformats.org/drawingml/2006/main" meth="withinLinear" id="14">
  <a:schemeClr val="accent1"/>
</cs:colorStyle>
</file>

<file path=word/charts/colors69.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withinLinear" id="14">
  <a:schemeClr val="accent1"/>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withinLinear" id="14">
  <a:schemeClr val="accent1"/>
</cs:colorStyle>
</file>

<file path=word/charts/colors72.xml><?xml version="1.0" encoding="utf-8"?>
<cs:colorStyle xmlns:cs="http://schemas.microsoft.com/office/drawing/2012/chartStyle" xmlns:a="http://schemas.openxmlformats.org/drawingml/2006/main" meth="withinLinear" id="14">
  <a:schemeClr val="accent1"/>
</cs:colorStyle>
</file>

<file path=word/charts/colors73.xml><?xml version="1.0" encoding="utf-8"?>
<cs:colorStyle xmlns:cs="http://schemas.microsoft.com/office/drawing/2012/chartStyle" xmlns:a="http://schemas.openxmlformats.org/drawingml/2006/main" meth="withinLinear" id="14">
  <a:schemeClr val="accent1"/>
</cs:colorStyle>
</file>

<file path=word/charts/colors74.xml><?xml version="1.0" encoding="utf-8"?>
<cs:colorStyle xmlns:cs="http://schemas.microsoft.com/office/drawing/2012/chartStyle" xmlns:a="http://schemas.openxmlformats.org/drawingml/2006/main" meth="withinLinear" id="14">
  <a:schemeClr val="accent1"/>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withinLinear" id="14">
  <a:schemeClr val="accent1"/>
</cs:colorStyle>
</file>

<file path=word/charts/colors77.xml><?xml version="1.0" encoding="utf-8"?>
<cs:colorStyle xmlns:cs="http://schemas.microsoft.com/office/drawing/2012/chartStyle" xmlns:a="http://schemas.openxmlformats.org/drawingml/2006/main" meth="withinLinear" id="14">
  <a:schemeClr val="accent1"/>
</cs:colorStyle>
</file>

<file path=word/charts/colors78.xml><?xml version="1.0" encoding="utf-8"?>
<cs:colorStyle xmlns:cs="http://schemas.microsoft.com/office/drawing/2012/chartStyle" xmlns:a="http://schemas.openxmlformats.org/drawingml/2006/main" meth="withinLinear" id="14">
  <a:schemeClr val="accent1"/>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4">
  <a:schemeClr val="accent1"/>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withinLinear" id="14">
  <a:schemeClr val="accent1"/>
</cs:colorStyle>
</file>

<file path=word/charts/colors82.xml><?xml version="1.0" encoding="utf-8"?>
<cs:colorStyle xmlns:cs="http://schemas.microsoft.com/office/drawing/2012/chartStyle" xmlns:a="http://schemas.openxmlformats.org/drawingml/2006/main" meth="withinLinear" id="14">
  <a:schemeClr val="accent1"/>
</cs:colorStyle>
</file>

<file path=word/charts/colors83.xml><?xml version="1.0" encoding="utf-8"?>
<cs:colorStyle xmlns:cs="http://schemas.microsoft.com/office/drawing/2012/chartStyle" xmlns:a="http://schemas.openxmlformats.org/drawingml/2006/main" meth="withinLinear" id="14">
  <a:schemeClr val="accent1"/>
</cs:colorStyle>
</file>

<file path=word/charts/colors84.xml><?xml version="1.0" encoding="utf-8"?>
<cs:colorStyle xmlns:cs="http://schemas.microsoft.com/office/drawing/2012/chartStyle" xmlns:a="http://schemas.openxmlformats.org/drawingml/2006/main" meth="withinLinear" id="14">
  <a:schemeClr val="accent1"/>
</cs:colorStyle>
</file>

<file path=word/charts/colors85.xml><?xml version="1.0" encoding="utf-8"?>
<cs:colorStyle xmlns:cs="http://schemas.microsoft.com/office/drawing/2012/chartStyle" xmlns:a="http://schemas.openxmlformats.org/drawingml/2006/main" meth="withinLinear" id="14">
  <a:schemeClr val="accent1"/>
</cs:colorStyle>
</file>

<file path=word/charts/colors86.xml><?xml version="1.0" encoding="utf-8"?>
<cs:colorStyle xmlns:cs="http://schemas.microsoft.com/office/drawing/2012/chartStyle" xmlns:a="http://schemas.openxmlformats.org/drawingml/2006/main" meth="withinLinear" id="14">
  <a:schemeClr val="accent1"/>
</cs:colorStyle>
</file>

<file path=word/charts/colors87.xml><?xml version="1.0" encoding="utf-8"?>
<cs:colorStyle xmlns:cs="http://schemas.microsoft.com/office/drawing/2012/chartStyle" xmlns:a="http://schemas.openxmlformats.org/drawingml/2006/main" meth="withinLinear" id="14">
  <a:schemeClr val="accent1"/>
</cs:colorStyle>
</file>

<file path=word/charts/colors88.xml><?xml version="1.0" encoding="utf-8"?>
<cs:colorStyle xmlns:cs="http://schemas.microsoft.com/office/drawing/2012/chartStyle" xmlns:a="http://schemas.openxmlformats.org/drawingml/2006/main" meth="withinLinear" id="14">
  <a:schemeClr val="accent1"/>
</cs:colorStyle>
</file>

<file path=word/charts/colors89.xml><?xml version="1.0" encoding="utf-8"?>
<cs:colorStyle xmlns:cs="http://schemas.microsoft.com/office/drawing/2012/chartStyle" xmlns:a="http://schemas.openxmlformats.org/drawingml/2006/main" meth="withinLinear" id="14">
  <a:schemeClr val="accent1"/>
</cs:colorStyle>
</file>

<file path=word/charts/colors9.xml><?xml version="1.0" encoding="utf-8"?>
<cs:colorStyle xmlns:cs="http://schemas.microsoft.com/office/drawing/2012/chartStyle" xmlns:a="http://schemas.openxmlformats.org/drawingml/2006/main" meth="withinLinear" id="14">
  <a:schemeClr val="accent1"/>
</cs:colorStyle>
</file>

<file path=word/charts/colors90.xml><?xml version="1.0" encoding="utf-8"?>
<cs:colorStyle xmlns:cs="http://schemas.microsoft.com/office/drawing/2012/chartStyle" xmlns:a="http://schemas.openxmlformats.org/drawingml/2006/main" meth="withinLinear" id="14">
  <a:schemeClr val="accent1"/>
</cs:colorStyle>
</file>

<file path=word/charts/colors91.xml><?xml version="1.0" encoding="utf-8"?>
<cs:colorStyle xmlns:cs="http://schemas.microsoft.com/office/drawing/2012/chartStyle" xmlns:a="http://schemas.openxmlformats.org/drawingml/2006/main" meth="withinLinear" id="14">
  <a:schemeClr val="accent1"/>
</cs:colorStyle>
</file>

<file path=word/charts/colors92.xml><?xml version="1.0" encoding="utf-8"?>
<cs:colorStyle xmlns:cs="http://schemas.microsoft.com/office/drawing/2012/chartStyle" xmlns:a="http://schemas.openxmlformats.org/drawingml/2006/main" meth="withinLinear" id="14">
  <a:schemeClr val="accent1"/>
</cs:colorStyle>
</file>

<file path=word/charts/colors93.xml><?xml version="1.0" encoding="utf-8"?>
<cs:colorStyle xmlns:cs="http://schemas.microsoft.com/office/drawing/2012/chartStyle" xmlns:a="http://schemas.openxmlformats.org/drawingml/2006/main" meth="withinLinear" id="14">
  <a:schemeClr val="accent1"/>
</cs:colorStyle>
</file>

<file path=word/charts/colors94.xml><?xml version="1.0" encoding="utf-8"?>
<cs:colorStyle xmlns:cs="http://schemas.microsoft.com/office/drawing/2012/chartStyle" xmlns:a="http://schemas.openxmlformats.org/drawingml/2006/main" meth="withinLinear" id="14">
  <a:schemeClr val="accent1"/>
</cs:colorStyle>
</file>

<file path=word/charts/colors95.xml><?xml version="1.0" encoding="utf-8"?>
<cs:colorStyle xmlns:cs="http://schemas.microsoft.com/office/drawing/2012/chartStyle" xmlns:a="http://schemas.openxmlformats.org/drawingml/2006/main" meth="withinLinear" id="14">
  <a:schemeClr val="accent1"/>
</cs:colorStyle>
</file>

<file path=word/charts/colors96.xml><?xml version="1.0" encoding="utf-8"?>
<cs:colorStyle xmlns:cs="http://schemas.microsoft.com/office/drawing/2012/chartStyle" xmlns:a="http://schemas.openxmlformats.org/drawingml/2006/main" meth="withinLinear" id="14">
  <a:schemeClr val="accent1"/>
</cs:colorStyle>
</file>

<file path=word/charts/colors97.xml><?xml version="1.0" encoding="utf-8"?>
<cs:colorStyle xmlns:cs="http://schemas.microsoft.com/office/drawing/2012/chartStyle" xmlns:a="http://schemas.openxmlformats.org/drawingml/2006/main" meth="withinLinear" id="14">
  <a:schemeClr val="accent1"/>
</cs:colorStyle>
</file>

<file path=word/charts/colors98.xml><?xml version="1.0" encoding="utf-8"?>
<cs:colorStyle xmlns:cs="http://schemas.microsoft.com/office/drawing/2012/chartStyle" xmlns:a="http://schemas.openxmlformats.org/drawingml/2006/main" meth="withinLinear" id="14">
  <a:schemeClr val="accent1"/>
</cs:colorStyle>
</file>

<file path=word/charts/colors9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9.xml><?xml version="1.0" encoding="utf-8"?>
<cs:chartStyle xmlns:cs="http://schemas.microsoft.com/office/drawing/2012/chartStyle" xmlns:a="http://schemas.openxmlformats.org/drawingml/2006/main" id="123">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1">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mods="ignoreCSTransforms">
      <cs:styleClr val="0">
        <a:shade val="25000"/>
      </cs:styl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mods="ignoreCSTransforms">
      <cs:styleClr val="0">
        <a:tint val="25000"/>
      </cs:styl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0.xml><?xml version="1.0" encoding="utf-8"?>
<cs:chartStyle xmlns:cs="http://schemas.microsoft.com/office/drawing/2012/chartStyle" xmlns:a="http://schemas.openxmlformats.org/drawingml/2006/main" id="123">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2">
      <a:schemeClr val="dk1"/>
    </cs:effectRef>
    <cs:fontRef idx="minor">
      <a:schemeClr val="tx1"/>
    </cs:fontRef>
  </cs:dataPoint>
  <cs:dataPoint3D>
    <cs:lnRef idx="0"/>
    <cs:fillRef idx="1">
      <cs:styleClr val="auto"/>
    </cs:fillRef>
    <cs:effectRef idx="2">
      <a:schemeClr val="dk1"/>
    </cs:effectRef>
    <cs:fontRef idx="minor">
      <a:schemeClr val="tx1"/>
    </cs:fontRef>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3">
      <cs:styleClr val="auto"/>
    </cs:fillRef>
    <cs:effectRef idx="2">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mods="ignoreCSTransforms">
      <cs:styleClr val="0">
        <a:shade val="25000"/>
      </cs:styleClr>
    </cs:fillRef>
    <cs:effectRef idx="2">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mods="ignoreCSTransforms">
      <cs:styleClr val="0">
        <a:tint val="25000"/>
      </cs:styleClr>
    </cs:fillRef>
    <cs:effectRef idx="2">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4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93D9A-46F5-45DE-935B-6C341E304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3460</TotalTime>
  <Pages>220</Pages>
  <Words>33989</Words>
  <Characters>183542</Characters>
  <Application>Microsoft Office Word</Application>
  <DocSecurity>0</DocSecurity>
  <Lines>1529</Lines>
  <Paragraphs>434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Carolina Freitas de Andrade</dc:creator>
  <cp:lastModifiedBy>Valdson Silva Cleto</cp:lastModifiedBy>
  <cp:revision>109</cp:revision>
  <cp:lastPrinted>2015-05-20T14:11:00Z</cp:lastPrinted>
  <dcterms:created xsi:type="dcterms:W3CDTF">2018-09-25T15:05:00Z</dcterms:created>
  <dcterms:modified xsi:type="dcterms:W3CDTF">2018-09-28T19:39:00Z</dcterms:modified>
</cp:coreProperties>
</file>